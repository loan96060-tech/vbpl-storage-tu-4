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10" w:type="dxa"/>
        <w:tblCellSpacing w:w="0" w:type="dxa"/>
        <w:tblInd w:w="-365" w:type="dxa"/>
        <w:shd w:val="clear" w:color="auto" w:fill="FFFFFF"/>
        <w:tblCellMar>
          <w:left w:w="0" w:type="dxa"/>
          <w:right w:w="0" w:type="dxa"/>
        </w:tblCellMar>
        <w:tblLook w:val="04A0" w:firstRow="1" w:lastRow="0" w:firstColumn="1" w:lastColumn="0" w:noHBand="0" w:noVBand="1"/>
      </w:tblPr>
      <w:tblGrid>
        <w:gridCol w:w="3965"/>
        <w:gridCol w:w="5845"/>
      </w:tblGrid>
      <w:tr w:rsidR="00571905" w:rsidRPr="00571905" w14:paraId="45435683" w14:textId="77777777" w:rsidTr="009C78A2">
        <w:trPr>
          <w:tblCellSpacing w:w="0" w:type="dxa"/>
        </w:trPr>
        <w:tc>
          <w:tcPr>
            <w:tcW w:w="3965" w:type="dxa"/>
            <w:shd w:val="clear" w:color="auto" w:fill="FFFFFF"/>
            <w:tcMar>
              <w:top w:w="0" w:type="dxa"/>
              <w:left w:w="108" w:type="dxa"/>
              <w:bottom w:w="0" w:type="dxa"/>
              <w:right w:w="108" w:type="dxa"/>
            </w:tcMar>
            <w:hideMark/>
          </w:tcPr>
          <w:p w14:paraId="60490077" w14:textId="77777777" w:rsidR="009F465F" w:rsidRDefault="00571905" w:rsidP="009F465F">
            <w:pPr>
              <w:spacing w:after="0" w:line="234" w:lineRule="atLeast"/>
              <w:jc w:val="center"/>
              <w:rPr>
                <w:rFonts w:eastAsia="Times New Roman" w:cs="Times New Roman"/>
                <w:b/>
                <w:bCs/>
                <w:color w:val="000000"/>
                <w:sz w:val="26"/>
                <w:szCs w:val="28"/>
              </w:rPr>
            </w:pPr>
            <w:r w:rsidRPr="009F465F">
              <w:rPr>
                <w:rFonts w:eastAsia="Times New Roman" w:cs="Times New Roman"/>
                <w:b/>
                <w:bCs/>
                <w:color w:val="000000"/>
                <w:sz w:val="26"/>
                <w:szCs w:val="28"/>
              </w:rPr>
              <w:t xml:space="preserve">BỘ NÔNG NGHIỆP </w:t>
            </w:r>
          </w:p>
          <w:p w14:paraId="6BA3BC7B" w14:textId="77777777" w:rsidR="00571905" w:rsidRPr="00571905" w:rsidRDefault="008A242E" w:rsidP="009F465F">
            <w:pPr>
              <w:spacing w:after="0" w:line="234" w:lineRule="atLeast"/>
              <w:jc w:val="center"/>
              <w:rPr>
                <w:rFonts w:eastAsia="Times New Roman" w:cs="Times New Roman"/>
                <w:color w:val="000000"/>
                <w:szCs w:val="28"/>
              </w:rPr>
            </w:pPr>
            <w:r w:rsidRPr="004C3FB5">
              <w:rPr>
                <w:rFonts w:eastAsia="Times New Roman" w:cs="Times New Roman"/>
                <w:b/>
                <w:noProof/>
                <w:color w:val="000000"/>
                <w:szCs w:val="28"/>
              </w:rPr>
              <mc:AlternateContent>
                <mc:Choice Requires="wps">
                  <w:drawing>
                    <wp:anchor distT="0" distB="0" distL="114300" distR="114300" simplePos="0" relativeHeight="251665408" behindDoc="0" locked="0" layoutInCell="1" allowOverlap="1" wp14:anchorId="4D545C89" wp14:editId="386EC72A">
                      <wp:simplePos x="0" y="0"/>
                      <wp:positionH relativeFrom="column">
                        <wp:posOffset>572135</wp:posOffset>
                      </wp:positionH>
                      <wp:positionV relativeFrom="paragraph">
                        <wp:posOffset>201295</wp:posOffset>
                      </wp:positionV>
                      <wp:extent cx="1423358" cy="0"/>
                      <wp:effectExtent l="0" t="0" r="24765" b="19050"/>
                      <wp:wrapNone/>
                      <wp:docPr id="3" name="Straight Connector 3"/>
                      <wp:cNvGraphicFramePr/>
                      <a:graphic xmlns:a="http://schemas.openxmlformats.org/drawingml/2006/main">
                        <a:graphicData uri="http://schemas.microsoft.com/office/word/2010/wordprocessingShape">
                          <wps:wsp>
                            <wps:cNvCnPr/>
                            <wps:spPr>
                              <a:xfrm>
                                <a:off x="0" y="0"/>
                                <a:ext cx="142335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4584EA" id="Straight Connector 3"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05pt,15.85pt" to="157.1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" strokecolor="black [3213]" strokeweight="1pt">
                      <v:stroke joinstyle="miter"/>
                    </v:line>
                  </w:pict>
                </mc:Fallback>
              </mc:AlternateContent>
            </w:r>
            <w:r w:rsidR="00571905" w:rsidRPr="009F465F">
              <w:rPr>
                <w:rFonts w:eastAsia="Times New Roman" w:cs="Times New Roman"/>
                <w:b/>
                <w:bCs/>
                <w:color w:val="000000"/>
                <w:sz w:val="26"/>
                <w:szCs w:val="28"/>
              </w:rPr>
              <w:t>VÀ PHÁT TRIỂN NÔNG THÔN</w:t>
            </w:r>
            <w:r>
              <w:rPr>
                <w:rFonts w:eastAsia="Times New Roman" w:cs="Times New Roman"/>
                <w:b/>
                <w:bCs/>
                <w:color w:val="000000"/>
                <w:szCs w:val="28"/>
                <w:lang w:val="vi-VN"/>
              </w:rPr>
              <w:br/>
            </w:r>
          </w:p>
        </w:tc>
        <w:tc>
          <w:tcPr>
            <w:tcW w:w="5845" w:type="dxa"/>
            <w:shd w:val="clear" w:color="auto" w:fill="FFFFFF"/>
            <w:tcMar>
              <w:top w:w="0" w:type="dxa"/>
              <w:left w:w="108" w:type="dxa"/>
              <w:bottom w:w="0" w:type="dxa"/>
              <w:right w:w="108" w:type="dxa"/>
            </w:tcMar>
            <w:hideMark/>
          </w:tcPr>
          <w:p w14:paraId="0382A011" w14:textId="2F2AF2EB" w:rsidR="00571905" w:rsidRPr="00571905" w:rsidRDefault="00571905" w:rsidP="008A242E">
            <w:pPr>
              <w:spacing w:after="0" w:line="234" w:lineRule="atLeast"/>
              <w:jc w:val="center"/>
              <w:rPr>
                <w:rFonts w:eastAsia="Times New Roman" w:cs="Times New Roman"/>
                <w:color w:val="000000"/>
                <w:szCs w:val="28"/>
              </w:rPr>
            </w:pPr>
            <w:r w:rsidRPr="009F465F">
              <w:rPr>
                <w:rFonts w:eastAsia="Times New Roman" w:cs="Times New Roman"/>
                <w:b/>
                <w:bCs/>
                <w:color w:val="000000"/>
                <w:sz w:val="26"/>
                <w:szCs w:val="28"/>
                <w:lang w:val="vi-VN"/>
              </w:rPr>
              <w:t>CỘNG HÒA XÃ HỘI CHỦ NGHĨA VIỆT NAM</w:t>
            </w:r>
            <w:r w:rsidRPr="009F465F">
              <w:rPr>
                <w:rFonts w:eastAsia="Times New Roman" w:cs="Times New Roman"/>
                <w:b/>
                <w:bCs/>
                <w:color w:val="000000"/>
                <w:sz w:val="26"/>
                <w:szCs w:val="28"/>
                <w:lang w:val="vi-VN"/>
              </w:rPr>
              <w:br/>
            </w:r>
            <w:r w:rsidRPr="00571905">
              <w:rPr>
                <w:rFonts w:eastAsia="Times New Roman" w:cs="Times New Roman"/>
                <w:b/>
                <w:bCs/>
                <w:color w:val="000000"/>
                <w:szCs w:val="28"/>
                <w:lang w:val="vi-VN"/>
              </w:rPr>
              <w:t>Độc lập - Tự do - Hạnh phúc</w:t>
            </w:r>
            <w:r w:rsidRPr="00571905">
              <w:rPr>
                <w:rFonts w:eastAsia="Times New Roman" w:cs="Times New Roman"/>
                <w:b/>
                <w:bCs/>
                <w:color w:val="000000"/>
                <w:szCs w:val="28"/>
                <w:lang w:val="vi-VN"/>
              </w:rPr>
              <w:br/>
            </w:r>
          </w:p>
        </w:tc>
      </w:tr>
      <w:tr w:rsidR="00571905" w:rsidRPr="00571905" w14:paraId="6B7F591F" w14:textId="77777777" w:rsidTr="009C78A2">
        <w:trPr>
          <w:tblCellSpacing w:w="0" w:type="dxa"/>
        </w:trPr>
        <w:tc>
          <w:tcPr>
            <w:tcW w:w="3965" w:type="dxa"/>
            <w:shd w:val="clear" w:color="auto" w:fill="FFFFFF"/>
            <w:tcMar>
              <w:top w:w="0" w:type="dxa"/>
              <w:left w:w="108" w:type="dxa"/>
              <w:bottom w:w="0" w:type="dxa"/>
              <w:right w:w="108" w:type="dxa"/>
            </w:tcMar>
            <w:hideMark/>
          </w:tcPr>
          <w:p w14:paraId="435AAB1E" w14:textId="388C0CF5" w:rsidR="00571905" w:rsidRPr="00571905" w:rsidRDefault="00571905" w:rsidP="00603E2B">
            <w:pPr>
              <w:spacing w:before="120" w:after="120" w:line="234" w:lineRule="atLeast"/>
              <w:jc w:val="center"/>
              <w:rPr>
                <w:rFonts w:eastAsia="Times New Roman" w:cs="Times New Roman"/>
                <w:color w:val="000000"/>
                <w:szCs w:val="28"/>
              </w:rPr>
            </w:pPr>
            <w:r w:rsidRPr="009F465F">
              <w:rPr>
                <w:rFonts w:eastAsia="Times New Roman" w:cs="Times New Roman"/>
                <w:color w:val="000000"/>
                <w:sz w:val="26"/>
                <w:szCs w:val="28"/>
                <w:lang w:val="vi-VN"/>
              </w:rPr>
              <w:t>Số: </w:t>
            </w:r>
            <w:r w:rsidRPr="009F465F">
              <w:rPr>
                <w:rFonts w:eastAsia="Times New Roman" w:cs="Times New Roman"/>
                <w:color w:val="000000"/>
                <w:sz w:val="26"/>
                <w:szCs w:val="28"/>
              </w:rPr>
              <w:t xml:space="preserve">  </w:t>
            </w:r>
            <w:r w:rsidR="009F465F">
              <w:rPr>
                <w:rFonts w:eastAsia="Times New Roman" w:cs="Times New Roman"/>
                <w:color w:val="000000"/>
                <w:sz w:val="26"/>
                <w:szCs w:val="28"/>
              </w:rPr>
              <w:t xml:space="preserve">   </w:t>
            </w:r>
            <w:r w:rsidR="00603E2B">
              <w:rPr>
                <w:rFonts w:eastAsia="Times New Roman" w:cs="Times New Roman"/>
                <w:color w:val="000000"/>
                <w:sz w:val="26"/>
                <w:szCs w:val="28"/>
              </w:rPr>
              <w:t xml:space="preserve"> </w:t>
            </w:r>
            <w:ins w:id="0" w:author="Nam" w:date="2022-10-26T14:40:00Z">
              <w:r w:rsidR="00C67609">
                <w:rPr>
                  <w:rFonts w:eastAsia="Times New Roman" w:cs="Times New Roman"/>
                  <w:color w:val="000000"/>
                  <w:sz w:val="26"/>
                  <w:szCs w:val="28"/>
                </w:rPr>
                <w:t>16</w:t>
              </w:r>
            </w:ins>
            <w:r w:rsidR="00603E2B">
              <w:rPr>
                <w:rFonts w:eastAsia="Times New Roman" w:cs="Times New Roman"/>
                <w:color w:val="000000"/>
                <w:sz w:val="26"/>
                <w:szCs w:val="28"/>
              </w:rPr>
              <w:t xml:space="preserve">  </w:t>
            </w:r>
            <w:r w:rsidR="009F465F">
              <w:rPr>
                <w:rFonts w:eastAsia="Times New Roman" w:cs="Times New Roman"/>
                <w:color w:val="000000"/>
                <w:sz w:val="26"/>
                <w:szCs w:val="28"/>
              </w:rPr>
              <w:t xml:space="preserve"> </w:t>
            </w:r>
            <w:r w:rsidRPr="009F465F">
              <w:rPr>
                <w:rFonts w:eastAsia="Times New Roman" w:cs="Times New Roman"/>
                <w:color w:val="000000"/>
                <w:sz w:val="26"/>
                <w:szCs w:val="28"/>
              </w:rPr>
              <w:t xml:space="preserve"> /202</w:t>
            </w:r>
            <w:r w:rsidR="00625369">
              <w:rPr>
                <w:rFonts w:eastAsia="Times New Roman" w:cs="Times New Roman"/>
                <w:color w:val="000000"/>
                <w:sz w:val="26"/>
                <w:szCs w:val="28"/>
              </w:rPr>
              <w:t>2</w:t>
            </w:r>
            <w:r w:rsidRPr="009F465F">
              <w:rPr>
                <w:rFonts w:eastAsia="Times New Roman" w:cs="Times New Roman"/>
                <w:color w:val="000000"/>
                <w:sz w:val="26"/>
                <w:szCs w:val="28"/>
              </w:rPr>
              <w:t>/TT-BNNPTNT</w:t>
            </w:r>
          </w:p>
        </w:tc>
        <w:tc>
          <w:tcPr>
            <w:tcW w:w="5845" w:type="dxa"/>
            <w:shd w:val="clear" w:color="auto" w:fill="FFFFFF"/>
            <w:tcMar>
              <w:top w:w="0" w:type="dxa"/>
              <w:left w:w="108" w:type="dxa"/>
              <w:bottom w:w="0" w:type="dxa"/>
              <w:right w:w="108" w:type="dxa"/>
            </w:tcMar>
            <w:hideMark/>
          </w:tcPr>
          <w:p w14:paraId="08637B56" w14:textId="5648E86E" w:rsidR="00571905" w:rsidRPr="00571905" w:rsidRDefault="00402A85" w:rsidP="00603E2B">
            <w:pPr>
              <w:spacing w:before="120" w:after="120" w:line="234" w:lineRule="atLeast"/>
              <w:jc w:val="center"/>
              <w:rPr>
                <w:rFonts w:eastAsia="Times New Roman" w:cs="Times New Roman"/>
                <w:color w:val="000000"/>
                <w:szCs w:val="28"/>
              </w:rPr>
            </w:pPr>
            <w:r w:rsidRPr="004C3FB5">
              <w:rPr>
                <w:rFonts w:eastAsia="Times New Roman" w:cs="Times New Roman"/>
                <w:b/>
                <w:noProof/>
                <w:color w:val="000000"/>
                <w:szCs w:val="28"/>
              </w:rPr>
              <mc:AlternateContent>
                <mc:Choice Requires="wps">
                  <w:drawing>
                    <wp:anchor distT="0" distB="0" distL="114300" distR="114300" simplePos="0" relativeHeight="251663360" behindDoc="0" locked="0" layoutInCell="1" allowOverlap="1" wp14:anchorId="0CDB7678" wp14:editId="7F3C38F1">
                      <wp:simplePos x="0" y="0"/>
                      <wp:positionH relativeFrom="column">
                        <wp:posOffset>673735</wp:posOffset>
                      </wp:positionH>
                      <wp:positionV relativeFrom="paragraph">
                        <wp:posOffset>20467</wp:posOffset>
                      </wp:positionV>
                      <wp:extent cx="21907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907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96A1B8"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05pt,1.6pt" to="225.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" strokecolor="black [3213]" strokeweight="1pt">
                      <v:stroke joinstyle="miter"/>
                    </v:line>
                  </w:pict>
                </mc:Fallback>
              </mc:AlternateContent>
            </w:r>
            <w:r w:rsidR="00571905" w:rsidRPr="00571905">
              <w:rPr>
                <w:rFonts w:eastAsia="Times New Roman" w:cs="Times New Roman"/>
                <w:i/>
                <w:iCs/>
                <w:color w:val="000000"/>
                <w:szCs w:val="28"/>
                <w:lang w:val="vi-VN"/>
              </w:rPr>
              <w:t>Hà Nội, ngày </w:t>
            </w:r>
            <w:r w:rsidR="00571905">
              <w:rPr>
                <w:rFonts w:eastAsia="Times New Roman" w:cs="Times New Roman"/>
                <w:i/>
                <w:iCs/>
                <w:color w:val="000000"/>
                <w:szCs w:val="28"/>
              </w:rPr>
              <w:t xml:space="preserve"> </w:t>
            </w:r>
            <w:ins w:id="1" w:author="Nam" w:date="2022-10-26T14:43:00Z">
              <w:r w:rsidR="00CD3282">
                <w:rPr>
                  <w:rFonts w:eastAsia="Times New Roman" w:cs="Times New Roman"/>
                  <w:i/>
                  <w:iCs/>
                  <w:color w:val="000000"/>
                  <w:szCs w:val="28"/>
                </w:rPr>
                <w:t>25</w:t>
              </w:r>
            </w:ins>
            <w:r w:rsidR="00603E2B">
              <w:rPr>
                <w:rFonts w:eastAsia="Times New Roman" w:cs="Times New Roman"/>
                <w:i/>
                <w:iCs/>
                <w:color w:val="000000"/>
                <w:szCs w:val="28"/>
              </w:rPr>
              <w:t xml:space="preserve">  </w:t>
            </w:r>
            <w:r w:rsidR="00571905">
              <w:rPr>
                <w:rFonts w:eastAsia="Times New Roman" w:cs="Times New Roman"/>
                <w:i/>
                <w:iCs/>
                <w:color w:val="000000"/>
                <w:szCs w:val="28"/>
              </w:rPr>
              <w:t xml:space="preserve">   </w:t>
            </w:r>
            <w:r w:rsidR="00571905" w:rsidRPr="00571905">
              <w:rPr>
                <w:rFonts w:eastAsia="Times New Roman" w:cs="Times New Roman"/>
                <w:i/>
                <w:iCs/>
                <w:color w:val="000000"/>
                <w:szCs w:val="28"/>
                <w:lang w:val="vi-VN"/>
              </w:rPr>
              <w:t> tháng </w:t>
            </w:r>
            <w:r w:rsidR="00571905">
              <w:rPr>
                <w:rFonts w:eastAsia="Times New Roman" w:cs="Times New Roman"/>
                <w:i/>
                <w:iCs/>
                <w:color w:val="000000"/>
                <w:szCs w:val="28"/>
              </w:rPr>
              <w:t xml:space="preserve">  </w:t>
            </w:r>
            <w:ins w:id="2" w:author="Nam" w:date="2022-10-26T14:43:00Z">
              <w:r w:rsidR="00CD3282">
                <w:rPr>
                  <w:rFonts w:eastAsia="Times New Roman" w:cs="Times New Roman"/>
                  <w:i/>
                  <w:iCs/>
                  <w:color w:val="000000"/>
                  <w:szCs w:val="28"/>
                </w:rPr>
                <w:t>10</w:t>
              </w:r>
            </w:ins>
            <w:r w:rsidR="00603E2B">
              <w:rPr>
                <w:rFonts w:eastAsia="Times New Roman" w:cs="Times New Roman"/>
                <w:i/>
                <w:iCs/>
                <w:color w:val="000000"/>
                <w:szCs w:val="28"/>
              </w:rPr>
              <w:t xml:space="preserve">  </w:t>
            </w:r>
            <w:r w:rsidR="00571905">
              <w:rPr>
                <w:rFonts w:eastAsia="Times New Roman" w:cs="Times New Roman"/>
                <w:i/>
                <w:iCs/>
                <w:color w:val="000000"/>
                <w:szCs w:val="28"/>
              </w:rPr>
              <w:t xml:space="preserve"> </w:t>
            </w:r>
            <w:r w:rsidR="00571905" w:rsidRPr="00571905">
              <w:rPr>
                <w:rFonts w:eastAsia="Times New Roman" w:cs="Times New Roman"/>
                <w:i/>
                <w:iCs/>
                <w:color w:val="000000"/>
                <w:szCs w:val="28"/>
                <w:lang w:val="vi-VN"/>
              </w:rPr>
              <w:t> năm 20</w:t>
            </w:r>
            <w:r w:rsidR="00571905">
              <w:rPr>
                <w:rFonts w:eastAsia="Times New Roman" w:cs="Times New Roman"/>
                <w:i/>
                <w:iCs/>
                <w:color w:val="000000"/>
                <w:szCs w:val="28"/>
              </w:rPr>
              <w:t>2</w:t>
            </w:r>
            <w:r w:rsidR="00625369">
              <w:rPr>
                <w:rFonts w:eastAsia="Times New Roman" w:cs="Times New Roman"/>
                <w:i/>
                <w:iCs/>
                <w:color w:val="000000"/>
                <w:szCs w:val="28"/>
              </w:rPr>
              <w:t>2</w:t>
            </w:r>
          </w:p>
        </w:tc>
      </w:tr>
    </w:tbl>
    <w:p w14:paraId="0F8AF406" w14:textId="77777777" w:rsidR="00A132BF" w:rsidRDefault="00A132BF" w:rsidP="005F10EE">
      <w:pPr>
        <w:shd w:val="clear" w:color="auto" w:fill="FFFFFF"/>
        <w:tabs>
          <w:tab w:val="left" w:pos="4320"/>
        </w:tabs>
        <w:spacing w:before="120" w:after="0" w:line="234" w:lineRule="atLeast"/>
        <w:jc w:val="center"/>
        <w:rPr>
          <w:rFonts w:eastAsia="Times New Roman" w:cs="Times New Roman"/>
          <w:b/>
          <w:bCs/>
          <w:color w:val="000000"/>
          <w:szCs w:val="28"/>
        </w:rPr>
      </w:pPr>
      <w:bookmarkStart w:id="3" w:name="loai_1"/>
    </w:p>
    <w:p w14:paraId="60C04419" w14:textId="77777777" w:rsidR="00A132BF" w:rsidRDefault="00571905" w:rsidP="00A132BF">
      <w:pPr>
        <w:shd w:val="clear" w:color="auto" w:fill="FFFFFF"/>
        <w:tabs>
          <w:tab w:val="left" w:pos="4320"/>
        </w:tabs>
        <w:spacing w:after="0" w:line="234" w:lineRule="atLeast"/>
        <w:jc w:val="center"/>
        <w:rPr>
          <w:rFonts w:eastAsia="Times New Roman" w:cs="Times New Roman"/>
          <w:b/>
          <w:bCs/>
          <w:color w:val="000000"/>
          <w:szCs w:val="28"/>
        </w:rPr>
      </w:pPr>
      <w:r w:rsidRPr="004C3FB5">
        <w:rPr>
          <w:rFonts w:eastAsia="Times New Roman" w:cs="Times New Roman"/>
          <w:b/>
          <w:bCs/>
          <w:color w:val="000000"/>
          <w:szCs w:val="28"/>
        </w:rPr>
        <w:t>THÔNG TƯ</w:t>
      </w:r>
      <w:bookmarkStart w:id="4" w:name="loai_1_name"/>
      <w:bookmarkEnd w:id="3"/>
    </w:p>
    <w:p w14:paraId="4B015C95" w14:textId="2B8C38BC" w:rsidR="00571905" w:rsidRPr="00A132BF" w:rsidRDefault="009C78A2" w:rsidP="00A132BF">
      <w:pPr>
        <w:shd w:val="clear" w:color="auto" w:fill="FFFFFF"/>
        <w:tabs>
          <w:tab w:val="left" w:pos="4320"/>
        </w:tabs>
        <w:spacing w:after="240" w:line="234" w:lineRule="atLeast"/>
        <w:jc w:val="center"/>
        <w:rPr>
          <w:rFonts w:eastAsia="Times New Roman" w:cs="Times New Roman"/>
          <w:b/>
          <w:bCs/>
          <w:color w:val="000000"/>
          <w:szCs w:val="28"/>
        </w:rPr>
      </w:pPr>
      <w:del w:id="5" w:author="Nam" w:date="2022-10-26T14:48:00Z">
        <w:r w:rsidRPr="004C3FB5" w:rsidDel="00DD0603">
          <w:rPr>
            <w:rFonts w:eastAsia="Times New Roman" w:cs="Times New Roman"/>
            <w:b/>
            <w:noProof/>
            <w:color w:val="000000"/>
            <w:szCs w:val="28"/>
          </w:rPr>
          <mc:AlternateContent>
            <mc:Choice Requires="wps">
              <w:drawing>
                <wp:anchor distT="0" distB="0" distL="114300" distR="114300" simplePos="0" relativeHeight="251659264" behindDoc="0" locked="0" layoutInCell="1" allowOverlap="1" wp14:anchorId="2CEA2E36" wp14:editId="3D695093">
                  <wp:simplePos x="0" y="0"/>
                  <wp:positionH relativeFrom="column">
                    <wp:posOffset>2122805</wp:posOffset>
                  </wp:positionH>
                  <wp:positionV relativeFrom="paragraph">
                    <wp:posOffset>250190</wp:posOffset>
                  </wp:positionV>
                  <wp:extent cx="1423358" cy="0"/>
                  <wp:effectExtent l="0" t="0" r="24765" b="19050"/>
                  <wp:wrapNone/>
                  <wp:docPr id="2" name="Straight Connector 2"/>
                  <wp:cNvGraphicFramePr/>
                  <a:graphic xmlns:a="http://schemas.openxmlformats.org/drawingml/2006/main">
                    <a:graphicData uri="http://schemas.microsoft.com/office/word/2010/wordprocessingShape">
                      <wps:wsp>
                        <wps:cNvCnPr/>
                        <wps:spPr>
                          <a:xfrm>
                            <a:off x="0" y="0"/>
                            <a:ext cx="142335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7.15pt,19.7pt" to="279.2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" strokecolor="black [3213]" strokeweight="1pt">
                  <v:stroke joinstyle="miter"/>
                </v:line>
              </w:pict>
            </mc:Fallback>
          </mc:AlternateContent>
        </w:r>
      </w:del>
      <w:r w:rsidRPr="004C3FB5">
        <w:rPr>
          <w:rFonts w:eastAsia="Times New Roman" w:cs="Times New Roman"/>
          <w:b/>
          <w:color w:val="000000"/>
          <w:szCs w:val="28"/>
        </w:rPr>
        <w:t xml:space="preserve">Ban hành </w:t>
      </w:r>
      <w:r w:rsidR="00AF50B1">
        <w:rPr>
          <w:rFonts w:eastAsia="Times New Roman" w:cs="Times New Roman"/>
          <w:b/>
          <w:color w:val="000000"/>
          <w:szCs w:val="28"/>
        </w:rPr>
        <w:t>Quy chuẩn kỹ thuật quốc gia về k</w:t>
      </w:r>
      <w:r w:rsidRPr="004C3FB5">
        <w:rPr>
          <w:rFonts w:eastAsia="Times New Roman" w:cs="Times New Roman"/>
          <w:b/>
          <w:color w:val="000000"/>
          <w:szCs w:val="28"/>
        </w:rPr>
        <w:t>eo dán gỗ</w:t>
      </w:r>
      <w:bookmarkEnd w:id="4"/>
    </w:p>
    <w:p w14:paraId="6557F582" w14:textId="550D7391" w:rsidR="00117D59" w:rsidRDefault="00DD0603" w:rsidP="00DD0603">
      <w:pPr>
        <w:shd w:val="clear" w:color="auto" w:fill="FFFFFF"/>
        <w:spacing w:after="0" w:line="300" w:lineRule="exact"/>
        <w:ind w:firstLine="720"/>
        <w:jc w:val="center"/>
        <w:rPr>
          <w:ins w:id="6" w:author="Nam" w:date="2022-10-26T14:48:00Z"/>
          <w:rFonts w:eastAsia="Times New Roman" w:cs="Times New Roman"/>
          <w:i/>
          <w:iCs/>
          <w:color w:val="000000"/>
          <w:szCs w:val="28"/>
        </w:rPr>
        <w:pPrChange w:id="7" w:author="Nam" w:date="2022-10-26T14:48:00Z">
          <w:pPr>
            <w:shd w:val="clear" w:color="auto" w:fill="FFFFFF"/>
            <w:spacing w:before="120" w:after="120" w:line="240" w:lineRule="auto"/>
            <w:ind w:firstLine="720"/>
          </w:pPr>
        </w:pPrChange>
      </w:pPr>
      <w:bookmarkStart w:id="8" w:name="_GoBack"/>
      <w:bookmarkEnd w:id="8"/>
      <w:ins w:id="9" w:author="Nam" w:date="2022-10-26T14:48:00Z">
        <w:r>
          <w:rPr>
            <w:rFonts w:eastAsia="Times New Roman" w:cs="Times New Roman"/>
            <w:i/>
            <w:iCs/>
            <w:color w:val="000000"/>
            <w:szCs w:val="28"/>
          </w:rPr>
          <w:t>____________________________</w:t>
        </w:r>
      </w:ins>
    </w:p>
    <w:p w14:paraId="0B6C6E40" w14:textId="77777777" w:rsidR="00DD0603" w:rsidRPr="00DD0603" w:rsidRDefault="00DD0603" w:rsidP="00DD0603">
      <w:pPr>
        <w:shd w:val="clear" w:color="auto" w:fill="FFFFFF"/>
        <w:spacing w:after="0" w:line="300" w:lineRule="exact"/>
        <w:ind w:firstLine="720"/>
        <w:rPr>
          <w:rFonts w:eastAsia="Times New Roman" w:cs="Times New Roman"/>
          <w:i/>
          <w:iCs/>
          <w:color w:val="000000"/>
          <w:szCs w:val="28"/>
          <w:rPrChange w:id="10" w:author="Nam" w:date="2022-10-26T14:48:00Z">
            <w:rPr>
              <w:rFonts w:eastAsia="Times New Roman" w:cs="Times New Roman"/>
              <w:i/>
              <w:iCs/>
              <w:color w:val="000000"/>
              <w:szCs w:val="28"/>
              <w:lang w:val="vi-VN"/>
            </w:rPr>
          </w:rPrChange>
        </w:rPr>
        <w:pPrChange w:id="11" w:author="Nam" w:date="2022-10-26T14:49:00Z">
          <w:pPr>
            <w:shd w:val="clear" w:color="auto" w:fill="FFFFFF"/>
            <w:spacing w:before="120" w:after="120" w:line="240" w:lineRule="auto"/>
            <w:ind w:firstLine="720"/>
          </w:pPr>
        </w:pPrChange>
      </w:pPr>
    </w:p>
    <w:p w14:paraId="23B8F3A5" w14:textId="1ECE246C" w:rsidR="004153BE" w:rsidRPr="00054773" w:rsidRDefault="004153BE" w:rsidP="004153BE">
      <w:pPr>
        <w:shd w:val="clear" w:color="auto" w:fill="FFFFFF"/>
        <w:spacing w:before="120" w:after="120" w:line="240" w:lineRule="auto"/>
        <w:ind w:firstLine="720"/>
        <w:rPr>
          <w:rFonts w:eastAsia="Times New Roman" w:cs="Times New Roman"/>
          <w:color w:val="000000"/>
          <w:szCs w:val="28"/>
        </w:rPr>
      </w:pPr>
      <w:r w:rsidRPr="00054773">
        <w:rPr>
          <w:rFonts w:eastAsia="Times New Roman" w:cs="Times New Roman"/>
          <w:i/>
          <w:iCs/>
          <w:color w:val="000000"/>
          <w:szCs w:val="28"/>
          <w:lang w:val="vi-VN"/>
        </w:rPr>
        <w:t>Căn cứ Nghị định số </w:t>
      </w:r>
      <w:r w:rsidRPr="00054773">
        <w:rPr>
          <w:rFonts w:eastAsia="Times New Roman" w:cs="Times New Roman"/>
          <w:i/>
          <w:iCs/>
          <w:color w:val="000000"/>
          <w:szCs w:val="28"/>
        </w:rPr>
        <w:t>1</w:t>
      </w:r>
      <w:r w:rsidRPr="00054773">
        <w:rPr>
          <w:rFonts w:eastAsia="Times New Roman" w:cs="Times New Roman"/>
          <w:i/>
          <w:iCs/>
          <w:color w:val="000000"/>
          <w:szCs w:val="28"/>
          <w:lang w:val="vi-VN"/>
        </w:rPr>
        <w:t>5/2017/NĐ-CP ngày 17 tháng 02 năm 2017 của Chính phủ quy định chức năng, nhiệm vụ, quyền hạn và cơ cấu tổ chức của Bộ Nông nghiệp và Phát triển nông thôn;</w:t>
      </w:r>
    </w:p>
    <w:p w14:paraId="76D6FC12" w14:textId="57FC8A48" w:rsidR="00A67EDF" w:rsidRDefault="00A67EDF" w:rsidP="004153BE">
      <w:pPr>
        <w:shd w:val="clear" w:color="auto" w:fill="FFFFFF"/>
        <w:spacing w:before="120" w:after="120" w:line="234" w:lineRule="atLeast"/>
        <w:ind w:firstLine="720"/>
        <w:rPr>
          <w:i/>
          <w:iCs/>
        </w:rPr>
      </w:pPr>
      <w:r>
        <w:rPr>
          <w:i/>
          <w:iCs/>
        </w:rPr>
        <w:t xml:space="preserve">Căn cứ Luật </w:t>
      </w:r>
      <w:r w:rsidR="009859D3">
        <w:rPr>
          <w:i/>
          <w:iCs/>
        </w:rPr>
        <w:t>B</w:t>
      </w:r>
      <w:r>
        <w:rPr>
          <w:i/>
          <w:iCs/>
        </w:rPr>
        <w:t xml:space="preserve">an hành văn bản quy phạm pháp luật ngày 22 tháng 6 năm 2015; Luật </w:t>
      </w:r>
      <w:r w:rsidR="009859D3">
        <w:rPr>
          <w:i/>
          <w:iCs/>
        </w:rPr>
        <w:t>S</w:t>
      </w:r>
      <w:r>
        <w:rPr>
          <w:i/>
          <w:iCs/>
        </w:rPr>
        <w:t xml:space="preserve">ửa đổi, bổ sung một số điều của Luật </w:t>
      </w:r>
      <w:r w:rsidR="00402A85">
        <w:rPr>
          <w:i/>
          <w:iCs/>
        </w:rPr>
        <w:t>B</w:t>
      </w:r>
      <w:r>
        <w:rPr>
          <w:i/>
          <w:iCs/>
        </w:rPr>
        <w:t>an hành văn bản quy phạm pháp luật ngày 18 tháng 6 năm 2020;</w:t>
      </w:r>
    </w:p>
    <w:p w14:paraId="0E499061" w14:textId="20D71896" w:rsidR="00571905" w:rsidRPr="004C3FB5" w:rsidRDefault="00571905" w:rsidP="00C55534">
      <w:pPr>
        <w:shd w:val="clear" w:color="auto" w:fill="FFFFFF"/>
        <w:spacing w:before="120" w:after="120" w:line="234" w:lineRule="atLeast"/>
        <w:ind w:firstLine="720"/>
        <w:rPr>
          <w:rFonts w:eastAsia="Times New Roman" w:cs="Times New Roman"/>
          <w:color w:val="000000"/>
          <w:spacing w:val="-6"/>
          <w:szCs w:val="28"/>
        </w:rPr>
      </w:pPr>
      <w:r w:rsidRPr="004C3FB5">
        <w:rPr>
          <w:rFonts w:eastAsia="Times New Roman" w:cs="Times New Roman"/>
          <w:i/>
          <w:iCs/>
          <w:color w:val="000000"/>
          <w:spacing w:val="-6"/>
          <w:szCs w:val="28"/>
          <w:lang w:val="vi-VN"/>
        </w:rPr>
        <w:t>Căn cứ Luật Tiêu chuẩn và Quy chuẩn </w:t>
      </w:r>
      <w:r w:rsidR="00594458">
        <w:rPr>
          <w:rFonts w:eastAsia="Times New Roman" w:cs="Times New Roman"/>
          <w:i/>
          <w:iCs/>
          <w:color w:val="000000"/>
          <w:spacing w:val="-6"/>
          <w:szCs w:val="28"/>
        </w:rPr>
        <w:t>k</w:t>
      </w:r>
      <w:r w:rsidRPr="004C3FB5">
        <w:rPr>
          <w:rFonts w:eastAsia="Times New Roman" w:cs="Times New Roman"/>
          <w:i/>
          <w:iCs/>
          <w:color w:val="000000"/>
          <w:spacing w:val="-6"/>
          <w:szCs w:val="28"/>
          <w:lang w:val="vi-VN"/>
        </w:rPr>
        <w:t>ỹ thuật ngày 29 tháng 6 năm 2006;</w:t>
      </w:r>
    </w:p>
    <w:p w14:paraId="3734A152" w14:textId="77777777" w:rsidR="00571905" w:rsidRPr="00054773" w:rsidRDefault="00571905" w:rsidP="00054773">
      <w:pPr>
        <w:shd w:val="clear" w:color="auto" w:fill="FFFFFF"/>
        <w:spacing w:before="120" w:after="120" w:line="240" w:lineRule="auto"/>
        <w:ind w:firstLine="720"/>
        <w:rPr>
          <w:rFonts w:eastAsia="Times New Roman" w:cs="Times New Roman"/>
          <w:color w:val="000000"/>
          <w:spacing w:val="-6"/>
          <w:szCs w:val="28"/>
        </w:rPr>
      </w:pPr>
      <w:r w:rsidRPr="00054773">
        <w:rPr>
          <w:rFonts w:eastAsia="Times New Roman" w:cs="Times New Roman"/>
          <w:i/>
          <w:iCs/>
          <w:color w:val="000000"/>
          <w:spacing w:val="-6"/>
          <w:szCs w:val="28"/>
          <w:lang w:val="vi-VN"/>
        </w:rPr>
        <w:t>Căn cứ Luật Chất lượng sản phẩm, hàng hóa ngày 21 tháng 11 năm 2007;</w:t>
      </w:r>
    </w:p>
    <w:p w14:paraId="791D9696" w14:textId="129A0103" w:rsidR="009B03B8" w:rsidRPr="00054773" w:rsidRDefault="00571905" w:rsidP="00054773">
      <w:pPr>
        <w:shd w:val="clear" w:color="auto" w:fill="FFFFFF"/>
        <w:spacing w:before="120" w:after="120" w:line="240" w:lineRule="auto"/>
        <w:ind w:firstLine="720"/>
        <w:rPr>
          <w:rFonts w:eastAsia="Times New Roman" w:cs="Times New Roman"/>
          <w:i/>
          <w:iCs/>
          <w:color w:val="000000"/>
          <w:szCs w:val="28"/>
        </w:rPr>
      </w:pPr>
      <w:r w:rsidRPr="00054773">
        <w:rPr>
          <w:rFonts w:eastAsia="Times New Roman" w:cs="Times New Roman"/>
          <w:i/>
          <w:iCs/>
          <w:color w:val="000000"/>
          <w:szCs w:val="28"/>
          <w:lang w:val="vi-VN"/>
        </w:rPr>
        <w:t>Căn cứ Nghị định số 127/2007/NĐ-CP ngày 01 tháng 8 năm 2007 của Chính phủ quy định chi tiết th</w:t>
      </w:r>
      <w:r w:rsidR="004153BE">
        <w:rPr>
          <w:rFonts w:eastAsia="Times New Roman" w:cs="Times New Roman"/>
          <w:i/>
          <w:iCs/>
          <w:color w:val="000000"/>
          <w:szCs w:val="28"/>
        </w:rPr>
        <w:t>i</w:t>
      </w:r>
      <w:r w:rsidRPr="00054773">
        <w:rPr>
          <w:rFonts w:eastAsia="Times New Roman" w:cs="Times New Roman"/>
          <w:i/>
          <w:iCs/>
          <w:color w:val="000000"/>
          <w:szCs w:val="28"/>
          <w:lang w:val="vi-VN"/>
        </w:rPr>
        <w:t xml:space="preserve"> hành một số điều của Luật Tiêu chuẩn và Quy chuẩn kỹ thuật</w:t>
      </w:r>
      <w:r w:rsidR="009B03B8" w:rsidRPr="00054773">
        <w:rPr>
          <w:rFonts w:eastAsia="Times New Roman" w:cs="Times New Roman"/>
          <w:i/>
          <w:iCs/>
          <w:color w:val="000000"/>
          <w:szCs w:val="28"/>
        </w:rPr>
        <w:t>;</w:t>
      </w:r>
    </w:p>
    <w:p w14:paraId="7F26E37C" w14:textId="77777777" w:rsidR="009B03B8" w:rsidRPr="00054773" w:rsidRDefault="00571905" w:rsidP="00054773">
      <w:pPr>
        <w:shd w:val="clear" w:color="auto" w:fill="FFFFFF"/>
        <w:spacing w:before="120" w:after="120" w:line="240" w:lineRule="auto"/>
        <w:ind w:firstLine="720"/>
        <w:rPr>
          <w:rFonts w:eastAsia="Times New Roman" w:cs="Times New Roman"/>
          <w:color w:val="000000"/>
          <w:szCs w:val="28"/>
        </w:rPr>
      </w:pPr>
      <w:r w:rsidRPr="00054773">
        <w:rPr>
          <w:rFonts w:eastAsia="Times New Roman" w:cs="Times New Roman"/>
          <w:i/>
          <w:iCs/>
          <w:color w:val="000000"/>
          <w:szCs w:val="28"/>
          <w:lang w:val="vi-VN"/>
        </w:rPr>
        <w:t>Căn cứ Nghị định số </w:t>
      </w:r>
      <w:r w:rsidRPr="00054773">
        <w:rPr>
          <w:rFonts w:eastAsia="Times New Roman" w:cs="Times New Roman"/>
          <w:i/>
          <w:iCs/>
          <w:color w:val="000000"/>
          <w:szCs w:val="28"/>
        </w:rPr>
        <w:t>1</w:t>
      </w:r>
      <w:r w:rsidRPr="00054773">
        <w:rPr>
          <w:rFonts w:eastAsia="Times New Roman" w:cs="Times New Roman"/>
          <w:i/>
          <w:iCs/>
          <w:color w:val="000000"/>
          <w:szCs w:val="28"/>
          <w:lang w:val="vi-VN"/>
        </w:rPr>
        <w:t>32/2008/NĐ-CP ngày 31 tháng 12 năm 2008 của Chính phủ quy định chi tiết thi hành một số điều của Luật Chất lượng sản phẩm, hàng h</w:t>
      </w:r>
      <w:r w:rsidRPr="00054773">
        <w:rPr>
          <w:rFonts w:eastAsia="Times New Roman" w:cs="Times New Roman"/>
          <w:i/>
          <w:iCs/>
          <w:color w:val="000000"/>
          <w:szCs w:val="28"/>
        </w:rPr>
        <w:t>ó</w:t>
      </w:r>
      <w:r w:rsidR="009B03B8" w:rsidRPr="00054773">
        <w:rPr>
          <w:rFonts w:eastAsia="Times New Roman" w:cs="Times New Roman"/>
          <w:i/>
          <w:iCs/>
          <w:color w:val="000000"/>
          <w:szCs w:val="28"/>
          <w:lang w:val="vi-VN"/>
        </w:rPr>
        <w:t xml:space="preserve">a </w:t>
      </w:r>
      <w:r w:rsidR="009B03B8" w:rsidRPr="00054773">
        <w:rPr>
          <w:rFonts w:eastAsia="Times New Roman" w:cs="Times New Roman"/>
          <w:i/>
          <w:iCs/>
          <w:color w:val="000000"/>
          <w:szCs w:val="28"/>
        </w:rPr>
        <w:t>được sửa đổi, bổ sung tại Ngh</w:t>
      </w:r>
      <w:r w:rsidR="00797703" w:rsidRPr="00054773">
        <w:rPr>
          <w:rFonts w:eastAsia="Times New Roman" w:cs="Times New Roman"/>
          <w:i/>
          <w:iCs/>
          <w:color w:val="000000"/>
          <w:szCs w:val="28"/>
        </w:rPr>
        <w:t xml:space="preserve">ị định số 74/2018/NĐ-CP ngày 15 tháng </w:t>
      </w:r>
      <w:r w:rsidR="009B03B8" w:rsidRPr="00054773">
        <w:rPr>
          <w:rFonts w:eastAsia="Times New Roman" w:cs="Times New Roman"/>
          <w:i/>
          <w:iCs/>
          <w:color w:val="000000"/>
          <w:szCs w:val="28"/>
        </w:rPr>
        <w:t>5</w:t>
      </w:r>
      <w:r w:rsidR="00797703" w:rsidRPr="00054773">
        <w:rPr>
          <w:rFonts w:eastAsia="Times New Roman" w:cs="Times New Roman"/>
          <w:i/>
          <w:iCs/>
          <w:color w:val="000000"/>
          <w:szCs w:val="28"/>
        </w:rPr>
        <w:t xml:space="preserve"> năm </w:t>
      </w:r>
      <w:r w:rsidR="009B03B8" w:rsidRPr="00054773">
        <w:rPr>
          <w:rFonts w:eastAsia="Times New Roman" w:cs="Times New Roman"/>
          <w:i/>
          <w:iCs/>
          <w:color w:val="000000"/>
          <w:szCs w:val="28"/>
        </w:rPr>
        <w:t>2018</w:t>
      </w:r>
      <w:r w:rsidR="00625369" w:rsidRPr="00054773">
        <w:rPr>
          <w:rFonts w:eastAsia="Times New Roman" w:cs="Times New Roman"/>
          <w:i/>
          <w:iCs/>
          <w:color w:val="000000"/>
          <w:szCs w:val="28"/>
        </w:rPr>
        <w:t xml:space="preserve"> và Nghị định số 154/2018/NĐ-CP ngày 9 tháng 11 năm 2018</w:t>
      </w:r>
      <w:r w:rsidR="009B03B8" w:rsidRPr="00054773">
        <w:rPr>
          <w:rFonts w:eastAsia="Times New Roman" w:cs="Times New Roman"/>
          <w:i/>
          <w:iCs/>
          <w:color w:val="000000"/>
          <w:szCs w:val="28"/>
          <w:lang w:val="vi-VN"/>
        </w:rPr>
        <w:t>;</w:t>
      </w:r>
    </w:p>
    <w:p w14:paraId="10002BA7" w14:textId="0008CE5F" w:rsidR="00571905" w:rsidRPr="00054773" w:rsidRDefault="00571905" w:rsidP="00054773">
      <w:pPr>
        <w:shd w:val="clear" w:color="auto" w:fill="FFFFFF"/>
        <w:spacing w:before="120" w:after="120" w:line="240" w:lineRule="auto"/>
        <w:ind w:firstLine="720"/>
        <w:rPr>
          <w:rFonts w:eastAsia="Times New Roman" w:cs="Times New Roman"/>
          <w:color w:val="000000"/>
          <w:szCs w:val="28"/>
        </w:rPr>
      </w:pPr>
      <w:r w:rsidRPr="00054773">
        <w:rPr>
          <w:rFonts w:eastAsia="Times New Roman" w:cs="Times New Roman"/>
          <w:i/>
          <w:iCs/>
          <w:color w:val="000000"/>
          <w:szCs w:val="28"/>
          <w:lang w:val="vi-VN"/>
        </w:rPr>
        <w:t xml:space="preserve">Theo đề nghị của </w:t>
      </w:r>
      <w:r w:rsidRPr="00054773">
        <w:rPr>
          <w:rFonts w:eastAsia="Times New Roman" w:cs="Times New Roman"/>
          <w:i/>
          <w:iCs/>
          <w:color w:val="000000"/>
          <w:szCs w:val="28"/>
        </w:rPr>
        <w:t xml:space="preserve">Tổng cục </w:t>
      </w:r>
      <w:r w:rsidRPr="00054773">
        <w:rPr>
          <w:rFonts w:eastAsia="Times New Roman" w:cs="Times New Roman"/>
          <w:i/>
          <w:iCs/>
          <w:color w:val="000000"/>
          <w:szCs w:val="28"/>
          <w:lang w:val="vi-VN"/>
        </w:rPr>
        <w:t xml:space="preserve">trưởng </w:t>
      </w:r>
      <w:r w:rsidRPr="00054773">
        <w:rPr>
          <w:rFonts w:eastAsia="Times New Roman" w:cs="Times New Roman"/>
          <w:i/>
          <w:iCs/>
          <w:color w:val="000000"/>
          <w:szCs w:val="28"/>
        </w:rPr>
        <w:t>Tổng cục Lâm nghiệp</w:t>
      </w:r>
      <w:r w:rsidR="008B6EEC" w:rsidRPr="00054773">
        <w:rPr>
          <w:rFonts w:eastAsia="Times New Roman" w:cs="Times New Roman"/>
          <w:i/>
          <w:iCs/>
          <w:color w:val="000000"/>
          <w:szCs w:val="28"/>
        </w:rPr>
        <w:t xml:space="preserve"> và Vụ trưởng Vụ Khoa học</w:t>
      </w:r>
      <w:r w:rsidR="00402A85">
        <w:rPr>
          <w:rFonts w:eastAsia="Times New Roman" w:cs="Times New Roman"/>
          <w:i/>
          <w:iCs/>
          <w:color w:val="000000"/>
          <w:szCs w:val="28"/>
        </w:rPr>
        <w:t xml:space="preserve">, </w:t>
      </w:r>
      <w:r w:rsidR="008B6EEC" w:rsidRPr="00054773">
        <w:rPr>
          <w:rFonts w:eastAsia="Times New Roman" w:cs="Times New Roman"/>
          <w:i/>
          <w:iCs/>
          <w:color w:val="000000"/>
          <w:szCs w:val="28"/>
        </w:rPr>
        <w:t>Công nghệ và Môi trường</w:t>
      </w:r>
      <w:r w:rsidRPr="00054773">
        <w:rPr>
          <w:rFonts w:eastAsia="Times New Roman" w:cs="Times New Roman"/>
          <w:i/>
          <w:iCs/>
          <w:color w:val="000000"/>
          <w:szCs w:val="28"/>
          <w:lang w:val="vi-VN"/>
        </w:rPr>
        <w:t>;</w:t>
      </w:r>
    </w:p>
    <w:p w14:paraId="71975D90" w14:textId="1647FB84" w:rsidR="00571905" w:rsidRPr="00054773" w:rsidRDefault="00571905" w:rsidP="00054773">
      <w:pPr>
        <w:shd w:val="clear" w:color="auto" w:fill="FFFFFF"/>
        <w:spacing w:before="120" w:after="120" w:line="240" w:lineRule="auto"/>
        <w:ind w:firstLine="720"/>
        <w:rPr>
          <w:rFonts w:eastAsia="Times New Roman" w:cs="Times New Roman"/>
          <w:color w:val="000000"/>
          <w:szCs w:val="28"/>
        </w:rPr>
      </w:pPr>
      <w:r w:rsidRPr="00054773">
        <w:rPr>
          <w:rFonts w:eastAsia="Times New Roman" w:cs="Times New Roman"/>
          <w:i/>
          <w:iCs/>
          <w:color w:val="000000"/>
          <w:szCs w:val="28"/>
          <w:lang w:val="vi-VN"/>
        </w:rPr>
        <w:t>Bộ trưởng Bộ Nông nghiệp và Phát triển nông thôn ban hành Quy chu</w:t>
      </w:r>
      <w:r w:rsidRPr="00054773">
        <w:rPr>
          <w:rFonts w:eastAsia="Times New Roman" w:cs="Times New Roman"/>
          <w:i/>
          <w:iCs/>
          <w:color w:val="000000"/>
          <w:szCs w:val="28"/>
        </w:rPr>
        <w:t>ẩ</w:t>
      </w:r>
      <w:r w:rsidRPr="00054773">
        <w:rPr>
          <w:rFonts w:eastAsia="Times New Roman" w:cs="Times New Roman"/>
          <w:i/>
          <w:iCs/>
          <w:color w:val="000000"/>
          <w:szCs w:val="28"/>
          <w:lang w:val="vi-VN"/>
        </w:rPr>
        <w:t xml:space="preserve">n </w:t>
      </w:r>
      <w:r w:rsidR="00BB02CD" w:rsidRPr="00054773">
        <w:rPr>
          <w:rFonts w:eastAsia="Times New Roman" w:cs="Times New Roman"/>
          <w:i/>
          <w:iCs/>
          <w:color w:val="000000"/>
          <w:szCs w:val="28"/>
          <w:lang w:val="vi-VN"/>
        </w:rPr>
        <w:t xml:space="preserve">kỹ thuật quốc gia về </w:t>
      </w:r>
      <w:r w:rsidR="00FE563A" w:rsidRPr="00054773">
        <w:rPr>
          <w:rFonts w:eastAsia="Times New Roman" w:cs="Times New Roman"/>
          <w:i/>
          <w:iCs/>
          <w:color w:val="000000"/>
          <w:szCs w:val="28"/>
        </w:rPr>
        <w:t>k</w:t>
      </w:r>
      <w:r w:rsidR="00BB02CD" w:rsidRPr="00054773">
        <w:rPr>
          <w:rFonts w:eastAsia="Times New Roman" w:cs="Times New Roman"/>
          <w:i/>
          <w:iCs/>
          <w:color w:val="000000"/>
          <w:szCs w:val="28"/>
          <w:lang w:val="vi-VN"/>
        </w:rPr>
        <w:t>eo dán gỗ</w:t>
      </w:r>
      <w:r w:rsidR="00F57D3C" w:rsidRPr="00054773">
        <w:rPr>
          <w:rFonts w:eastAsia="Times New Roman" w:cs="Times New Roman"/>
          <w:i/>
          <w:iCs/>
          <w:color w:val="000000"/>
          <w:szCs w:val="28"/>
        </w:rPr>
        <w:t>.</w:t>
      </w:r>
    </w:p>
    <w:p w14:paraId="56ED4A7B" w14:textId="77777777" w:rsidR="00571905" w:rsidRPr="00054773" w:rsidRDefault="00571905" w:rsidP="00054773">
      <w:pPr>
        <w:shd w:val="clear" w:color="auto" w:fill="FFFFFF"/>
        <w:spacing w:before="120" w:after="120" w:line="240" w:lineRule="auto"/>
        <w:ind w:firstLine="720"/>
        <w:rPr>
          <w:rFonts w:eastAsia="Times New Roman" w:cs="Times New Roman"/>
          <w:color w:val="000000"/>
          <w:szCs w:val="28"/>
        </w:rPr>
      </w:pPr>
      <w:bookmarkStart w:id="12" w:name="dieu_1"/>
      <w:r w:rsidRPr="00054773">
        <w:rPr>
          <w:rFonts w:eastAsia="Times New Roman" w:cs="Times New Roman"/>
          <w:b/>
          <w:bCs/>
          <w:color w:val="000000"/>
          <w:szCs w:val="28"/>
          <w:lang w:val="vi-VN"/>
        </w:rPr>
        <w:t>Điều 1.</w:t>
      </w:r>
      <w:bookmarkEnd w:id="12"/>
      <w:r w:rsidRPr="00054773">
        <w:rPr>
          <w:rFonts w:eastAsia="Times New Roman" w:cs="Times New Roman"/>
          <w:color w:val="000000"/>
          <w:szCs w:val="28"/>
          <w:lang w:val="vi-VN"/>
        </w:rPr>
        <w:t> </w:t>
      </w:r>
      <w:bookmarkStart w:id="13" w:name="dieu_1_name"/>
      <w:r w:rsidRPr="00054773">
        <w:rPr>
          <w:rFonts w:eastAsia="Times New Roman" w:cs="Times New Roman"/>
          <w:color w:val="000000"/>
          <w:szCs w:val="28"/>
          <w:lang w:val="vi-VN"/>
        </w:rPr>
        <w:t>Ban hành kèm theo Thông tư này Quy chuẩn kỹ thuật quốc gia về keo dán gỗ</w:t>
      </w:r>
      <w:bookmarkEnd w:id="13"/>
      <w:r w:rsidR="009F465F" w:rsidRPr="00054773">
        <w:rPr>
          <w:rFonts w:eastAsia="Times New Roman" w:cs="Times New Roman"/>
          <w:color w:val="000000"/>
          <w:szCs w:val="28"/>
        </w:rPr>
        <w:t xml:space="preserve">. </w:t>
      </w:r>
      <w:r w:rsidR="00BA2ECE" w:rsidRPr="00054773">
        <w:rPr>
          <w:rFonts w:eastAsia="Times New Roman" w:cs="Times New Roman"/>
          <w:color w:val="000000"/>
          <w:szCs w:val="28"/>
          <w:lang w:val="vi-VN"/>
        </w:rPr>
        <w:t>Ký hiệu: QCVN 03-</w:t>
      </w:r>
      <w:r w:rsidR="00BA2ECE" w:rsidRPr="00054773">
        <w:rPr>
          <w:rFonts w:eastAsia="Times New Roman" w:cs="Times New Roman"/>
          <w:color w:val="000000"/>
          <w:szCs w:val="28"/>
        </w:rPr>
        <w:t>01</w:t>
      </w:r>
      <w:r w:rsidR="005435AA" w:rsidRPr="00054773">
        <w:rPr>
          <w:rFonts w:eastAsia="Times New Roman" w:cs="Times New Roman"/>
          <w:color w:val="000000"/>
          <w:szCs w:val="28"/>
          <w:lang w:val="vi-VN"/>
        </w:rPr>
        <w:t>:20</w:t>
      </w:r>
      <w:r w:rsidR="005E5032" w:rsidRPr="00054773">
        <w:rPr>
          <w:rFonts w:eastAsia="Times New Roman" w:cs="Times New Roman"/>
          <w:color w:val="000000"/>
          <w:szCs w:val="28"/>
        </w:rPr>
        <w:t>2</w:t>
      </w:r>
      <w:r w:rsidR="00BA2ECE" w:rsidRPr="00054773">
        <w:rPr>
          <w:rFonts w:eastAsia="Times New Roman" w:cs="Times New Roman"/>
          <w:color w:val="000000"/>
          <w:szCs w:val="28"/>
          <w:lang w:val="vi-VN"/>
        </w:rPr>
        <w:t>2</w:t>
      </w:r>
      <w:r w:rsidRPr="00054773">
        <w:rPr>
          <w:rFonts w:eastAsia="Times New Roman" w:cs="Times New Roman"/>
          <w:color w:val="000000"/>
          <w:szCs w:val="28"/>
          <w:lang w:val="vi-VN"/>
        </w:rPr>
        <w:t>/BNNPTNT</w:t>
      </w:r>
      <w:r w:rsidR="005C5BF8" w:rsidRPr="00054773">
        <w:rPr>
          <w:rFonts w:eastAsia="Times New Roman" w:cs="Times New Roman"/>
          <w:color w:val="000000"/>
          <w:szCs w:val="28"/>
        </w:rPr>
        <w:t>.</w:t>
      </w:r>
    </w:p>
    <w:p w14:paraId="6CAAED57" w14:textId="711D405D" w:rsidR="00E774E3" w:rsidRDefault="00E774E3" w:rsidP="00054773">
      <w:pPr>
        <w:shd w:val="clear" w:color="auto" w:fill="FFFFFF"/>
        <w:spacing w:before="120" w:after="120" w:line="240" w:lineRule="auto"/>
        <w:ind w:firstLine="720"/>
        <w:rPr>
          <w:rFonts w:eastAsia="Times New Roman" w:cs="Times New Roman"/>
          <w:color w:val="000000"/>
          <w:szCs w:val="28"/>
        </w:rPr>
      </w:pPr>
      <w:bookmarkStart w:id="14" w:name="dieu_3_name"/>
      <w:r w:rsidRPr="00054773">
        <w:rPr>
          <w:rFonts w:eastAsia="Times New Roman" w:cs="Times New Roman"/>
          <w:b/>
          <w:bCs/>
          <w:color w:val="000000"/>
          <w:szCs w:val="28"/>
          <w:lang w:val="vi-VN"/>
        </w:rPr>
        <w:t xml:space="preserve">Điều </w:t>
      </w:r>
      <w:r w:rsidR="00272D36">
        <w:rPr>
          <w:rFonts w:eastAsia="Times New Roman" w:cs="Times New Roman"/>
          <w:b/>
          <w:bCs/>
          <w:color w:val="000000"/>
          <w:szCs w:val="28"/>
        </w:rPr>
        <w:t>2</w:t>
      </w:r>
      <w:r w:rsidRPr="00054773">
        <w:rPr>
          <w:rFonts w:eastAsia="Times New Roman" w:cs="Times New Roman"/>
          <w:b/>
          <w:bCs/>
          <w:color w:val="000000"/>
          <w:szCs w:val="28"/>
          <w:lang w:val="vi-VN"/>
        </w:rPr>
        <w:t>.</w:t>
      </w:r>
      <w:r w:rsidRPr="00054773">
        <w:rPr>
          <w:rFonts w:eastAsia="Times New Roman" w:cs="Times New Roman"/>
          <w:b/>
          <w:bCs/>
          <w:color w:val="000000"/>
          <w:szCs w:val="28"/>
        </w:rPr>
        <w:t xml:space="preserve"> </w:t>
      </w:r>
      <w:r w:rsidRPr="00054773">
        <w:rPr>
          <w:rFonts w:eastAsia="Times New Roman" w:cs="Times New Roman"/>
          <w:bCs/>
          <w:color w:val="000000"/>
          <w:szCs w:val="28"/>
        </w:rPr>
        <w:t>Hiệu lực thi hành</w:t>
      </w:r>
      <w:r w:rsidR="009859D3">
        <w:rPr>
          <w:rFonts w:eastAsia="Times New Roman" w:cs="Times New Roman"/>
          <w:bCs/>
          <w:color w:val="000000"/>
          <w:szCs w:val="28"/>
        </w:rPr>
        <w:t>:</w:t>
      </w:r>
      <w:r w:rsidRPr="00054773">
        <w:rPr>
          <w:rFonts w:eastAsia="Times New Roman" w:cs="Times New Roman"/>
          <w:color w:val="000000"/>
          <w:szCs w:val="28"/>
        </w:rPr>
        <w:t xml:space="preserve"> </w:t>
      </w:r>
      <w:r w:rsidRPr="00054773">
        <w:rPr>
          <w:rFonts w:eastAsia="Times New Roman" w:cs="Times New Roman"/>
          <w:color w:val="000000"/>
          <w:szCs w:val="28"/>
          <w:lang w:val="vi-VN"/>
        </w:rPr>
        <w:t xml:space="preserve">Thông tư này có hiệu lực </w:t>
      </w:r>
      <w:r w:rsidRPr="00054773">
        <w:rPr>
          <w:rFonts w:eastAsia="Times New Roman" w:cs="Times New Roman"/>
          <w:color w:val="000000"/>
          <w:szCs w:val="28"/>
        </w:rPr>
        <w:t>thi hành kể từ ngày</w:t>
      </w:r>
      <w:r w:rsidR="00402A85">
        <w:rPr>
          <w:rFonts w:eastAsia="Times New Roman" w:cs="Times New Roman"/>
          <w:color w:val="000000"/>
          <w:szCs w:val="28"/>
        </w:rPr>
        <w:t xml:space="preserve"> </w:t>
      </w:r>
      <w:del w:id="15" w:author="Nam" w:date="2022-10-26T14:47:00Z">
        <w:r w:rsidRPr="00054773" w:rsidDel="00CD3282">
          <w:rPr>
            <w:rFonts w:eastAsia="Times New Roman" w:cs="Times New Roman"/>
            <w:color w:val="000000"/>
            <w:szCs w:val="28"/>
          </w:rPr>
          <w:delText>…….</w:delText>
        </w:r>
        <w:r w:rsidR="00054773" w:rsidDel="00CD3282">
          <w:rPr>
            <w:rFonts w:eastAsia="Times New Roman" w:cs="Times New Roman"/>
            <w:color w:val="000000"/>
            <w:szCs w:val="28"/>
          </w:rPr>
          <w:delText xml:space="preserve"> </w:delText>
        </w:r>
      </w:del>
      <w:ins w:id="16" w:author="Nam" w:date="2022-10-26T14:47:00Z">
        <w:r w:rsidR="00CD3282">
          <w:rPr>
            <w:rFonts w:eastAsia="Times New Roman" w:cs="Times New Roman"/>
            <w:color w:val="000000"/>
            <w:szCs w:val="28"/>
          </w:rPr>
          <w:t xml:space="preserve">25 </w:t>
        </w:r>
      </w:ins>
      <w:r w:rsidRPr="00054773">
        <w:rPr>
          <w:rFonts w:eastAsia="Times New Roman" w:cs="Times New Roman"/>
          <w:color w:val="000000"/>
          <w:szCs w:val="28"/>
          <w:lang w:val="vi-VN"/>
        </w:rPr>
        <w:t xml:space="preserve">tháng </w:t>
      </w:r>
      <w:ins w:id="17" w:author="Nam" w:date="2022-10-26T14:47:00Z">
        <w:r w:rsidR="00CD3282">
          <w:rPr>
            <w:rFonts w:eastAsia="Times New Roman" w:cs="Times New Roman"/>
            <w:color w:val="000000"/>
            <w:szCs w:val="28"/>
          </w:rPr>
          <w:t xml:space="preserve">4 </w:t>
        </w:r>
      </w:ins>
      <w:del w:id="18" w:author="Nam" w:date="2022-10-26T14:47:00Z">
        <w:r w:rsidRPr="00054773" w:rsidDel="00CD3282">
          <w:rPr>
            <w:rFonts w:eastAsia="Times New Roman" w:cs="Times New Roman"/>
            <w:color w:val="000000"/>
            <w:szCs w:val="28"/>
          </w:rPr>
          <w:delText>……</w:delText>
        </w:r>
      </w:del>
      <w:r w:rsidRPr="00054773">
        <w:rPr>
          <w:rFonts w:eastAsia="Times New Roman" w:cs="Times New Roman"/>
          <w:color w:val="000000"/>
          <w:szCs w:val="28"/>
          <w:lang w:val="vi-VN"/>
        </w:rPr>
        <w:t>năm 2</w:t>
      </w:r>
      <w:r w:rsidRPr="00054773">
        <w:rPr>
          <w:rFonts w:eastAsia="Times New Roman" w:cs="Times New Roman"/>
          <w:color w:val="000000"/>
          <w:szCs w:val="28"/>
        </w:rPr>
        <w:t>0</w:t>
      </w:r>
      <w:del w:id="19" w:author="Nam" w:date="2022-10-26T14:47:00Z">
        <w:r w:rsidR="005E29E4" w:rsidDel="00CD3282">
          <w:rPr>
            <w:rFonts w:eastAsia="Times New Roman" w:cs="Times New Roman"/>
            <w:color w:val="000000"/>
            <w:szCs w:val="28"/>
          </w:rPr>
          <w:delText>….</w:delText>
        </w:r>
        <w:r w:rsidRPr="00054773" w:rsidDel="00CD3282">
          <w:rPr>
            <w:rFonts w:eastAsia="Times New Roman" w:cs="Times New Roman"/>
            <w:color w:val="000000"/>
            <w:szCs w:val="28"/>
          </w:rPr>
          <w:delText xml:space="preserve"> </w:delText>
        </w:r>
      </w:del>
      <w:ins w:id="20" w:author="Nam" w:date="2022-10-26T14:47:00Z">
        <w:r w:rsidR="00CD3282">
          <w:rPr>
            <w:rFonts w:eastAsia="Times New Roman" w:cs="Times New Roman"/>
            <w:color w:val="000000"/>
            <w:szCs w:val="28"/>
          </w:rPr>
          <w:t>22</w:t>
        </w:r>
        <w:r w:rsidR="00CD3282" w:rsidRPr="00054773">
          <w:rPr>
            <w:rFonts w:eastAsia="Times New Roman" w:cs="Times New Roman"/>
            <w:color w:val="000000"/>
            <w:szCs w:val="28"/>
          </w:rPr>
          <w:t xml:space="preserve"> </w:t>
        </w:r>
      </w:ins>
      <w:r w:rsidRPr="00054773">
        <w:rPr>
          <w:rFonts w:eastAsia="Times New Roman" w:cs="Times New Roman"/>
          <w:color w:val="000000"/>
          <w:szCs w:val="28"/>
        </w:rPr>
        <w:t xml:space="preserve">và thay thế Thông tư số 40/2018/TT-BNNPTNT ngày 27 tháng 12 năm 2018  của </w:t>
      </w:r>
      <w:r w:rsidR="004153BE">
        <w:rPr>
          <w:rFonts w:eastAsia="Times New Roman" w:cs="Times New Roman"/>
          <w:color w:val="000000"/>
          <w:szCs w:val="28"/>
        </w:rPr>
        <w:t xml:space="preserve">Bộ trưởng </w:t>
      </w:r>
      <w:r w:rsidRPr="00054773">
        <w:rPr>
          <w:rFonts w:eastAsia="Times New Roman" w:cs="Times New Roman"/>
          <w:color w:val="000000"/>
          <w:szCs w:val="28"/>
        </w:rPr>
        <w:t>Bộ Nông nghiệp và Phát triển nông thôn ban hành Quy chuẩn kỹ thuật quốc gia về keo dán gỗ.</w:t>
      </w:r>
    </w:p>
    <w:p w14:paraId="30FADC12" w14:textId="3B645B8F" w:rsidR="00272D36" w:rsidRPr="00054773" w:rsidRDefault="00272D36" w:rsidP="00272D36">
      <w:pPr>
        <w:pStyle w:val="NormalWeb"/>
        <w:shd w:val="clear" w:color="auto" w:fill="FFFFFF"/>
        <w:spacing w:before="120" w:beforeAutospacing="0" w:after="120" w:afterAutospacing="0"/>
        <w:ind w:firstLine="720"/>
        <w:rPr>
          <w:sz w:val="28"/>
          <w:szCs w:val="28"/>
        </w:rPr>
      </w:pPr>
      <w:r w:rsidRPr="00054773">
        <w:rPr>
          <w:b/>
          <w:sz w:val="28"/>
          <w:szCs w:val="28"/>
        </w:rPr>
        <w:t xml:space="preserve">Điều </w:t>
      </w:r>
      <w:r>
        <w:rPr>
          <w:b/>
          <w:sz w:val="28"/>
          <w:szCs w:val="28"/>
        </w:rPr>
        <w:t>3</w:t>
      </w:r>
      <w:r w:rsidRPr="00054773">
        <w:rPr>
          <w:b/>
          <w:sz w:val="28"/>
          <w:szCs w:val="28"/>
        </w:rPr>
        <w:t xml:space="preserve">. </w:t>
      </w:r>
      <w:r w:rsidRPr="00054773">
        <w:rPr>
          <w:sz w:val="28"/>
          <w:szCs w:val="28"/>
        </w:rPr>
        <w:t>Điều khoản chuyển tiếp</w:t>
      </w:r>
    </w:p>
    <w:p w14:paraId="22D95DC8" w14:textId="77777777" w:rsidR="00272D36" w:rsidRPr="00054773" w:rsidRDefault="00272D36" w:rsidP="00272D36">
      <w:pPr>
        <w:pStyle w:val="NormalWeb"/>
        <w:shd w:val="clear" w:color="auto" w:fill="FFFFFF"/>
        <w:spacing w:before="120" w:beforeAutospacing="0" w:after="120" w:afterAutospacing="0"/>
        <w:ind w:firstLine="720"/>
        <w:jc w:val="both"/>
        <w:rPr>
          <w:sz w:val="28"/>
          <w:szCs w:val="28"/>
        </w:rPr>
      </w:pPr>
      <w:r w:rsidRPr="00054773">
        <w:rPr>
          <w:sz w:val="28"/>
          <w:szCs w:val="28"/>
        </w:rPr>
        <w:t xml:space="preserve">1. Đối với các tổ chức, cá nhân sản xuất, nhập khẩu keo dán gỗ đã được cấp Giấy chứng nhận hợp quy theo QCVN 03-01:2018/BNNPTNT trước ngày </w:t>
      </w:r>
      <w:r w:rsidRPr="00054773">
        <w:rPr>
          <w:sz w:val="28"/>
          <w:szCs w:val="28"/>
        </w:rPr>
        <w:lastRenderedPageBreak/>
        <w:t>Thông tư này có hiệu lực thì tiếp tục được phép sử dụng Giấy chứng nhận hợp quy cho đến ngày hết hiệu lực ghi trên Giấy chứng nhận đó.</w:t>
      </w:r>
    </w:p>
    <w:p w14:paraId="07EF80D3" w14:textId="0D6D9C75" w:rsidR="00272D36" w:rsidRPr="00054773" w:rsidRDefault="00272D36" w:rsidP="00272D36">
      <w:pPr>
        <w:pStyle w:val="NormalWeb"/>
        <w:shd w:val="clear" w:color="auto" w:fill="FFFFFF"/>
        <w:spacing w:before="120" w:beforeAutospacing="0" w:after="120" w:afterAutospacing="0"/>
        <w:ind w:firstLine="720"/>
        <w:jc w:val="both"/>
        <w:rPr>
          <w:spacing w:val="-4"/>
          <w:sz w:val="28"/>
          <w:szCs w:val="28"/>
        </w:rPr>
      </w:pPr>
      <w:r w:rsidRPr="00054773">
        <w:rPr>
          <w:spacing w:val="-4"/>
          <w:sz w:val="28"/>
          <w:szCs w:val="28"/>
        </w:rPr>
        <w:t xml:space="preserve">2. Các tổ chức được chỉ định thực hiện hoạt động thử nghiệm, chứng nhận hợp quy đối với keo dán gỗ theo QCVN 03-01:2018/BNNPTNT, trong trường hợp hiệu lực của </w:t>
      </w:r>
      <w:r w:rsidRPr="00054773">
        <w:rPr>
          <w:spacing w:val="-4"/>
          <w:sz w:val="28"/>
          <w:szCs w:val="28"/>
          <w:lang w:val="vi-VN"/>
        </w:rPr>
        <w:t>q</w:t>
      </w:r>
      <w:r w:rsidRPr="00054773">
        <w:rPr>
          <w:spacing w:val="-4"/>
          <w:sz w:val="28"/>
          <w:szCs w:val="28"/>
        </w:rPr>
        <w:t>uyết định chỉ định hết hạn trước ngày Thông tư này có hiệu lực thì tiếp tục được chỉ định thực hiện hoạt động thử nghiệm, chứng nhận đến ngày Thông tư này có hiệu lực</w:t>
      </w:r>
      <w:r w:rsidR="00E3101E">
        <w:rPr>
          <w:spacing w:val="-4"/>
          <w:sz w:val="28"/>
          <w:szCs w:val="28"/>
        </w:rPr>
        <w:t xml:space="preserve"> theo quy định tại </w:t>
      </w:r>
      <w:r w:rsidR="00E3101E" w:rsidRPr="00054773">
        <w:rPr>
          <w:spacing w:val="-4"/>
          <w:sz w:val="28"/>
          <w:szCs w:val="28"/>
        </w:rPr>
        <w:t>QCVN 03-01:2018/BNNPTNT</w:t>
      </w:r>
      <w:r w:rsidRPr="00054773">
        <w:rPr>
          <w:spacing w:val="-4"/>
          <w:sz w:val="28"/>
          <w:szCs w:val="28"/>
        </w:rPr>
        <w:t xml:space="preserve">. </w:t>
      </w:r>
    </w:p>
    <w:p w14:paraId="419D7EBB" w14:textId="7D01F066" w:rsidR="00272D36" w:rsidRPr="00054773" w:rsidRDefault="00272D36" w:rsidP="00054773">
      <w:pPr>
        <w:shd w:val="clear" w:color="auto" w:fill="FFFFFF"/>
        <w:spacing w:before="120" w:after="120" w:line="240" w:lineRule="auto"/>
        <w:ind w:firstLine="720"/>
        <w:rPr>
          <w:rFonts w:eastAsia="Times New Roman" w:cs="Times New Roman"/>
          <w:b/>
          <w:color w:val="000000"/>
          <w:szCs w:val="28"/>
        </w:rPr>
      </w:pPr>
      <w:r>
        <w:rPr>
          <w:rFonts w:eastAsia="Times New Roman" w:cs="Times New Roman"/>
          <w:b/>
          <w:color w:val="000000"/>
          <w:szCs w:val="28"/>
        </w:rPr>
        <w:t>Điều 4. Tổ chức thực hiện</w:t>
      </w:r>
    </w:p>
    <w:p w14:paraId="746005CF" w14:textId="521DD81B" w:rsidR="00571905" w:rsidRPr="00054773" w:rsidRDefault="00966599" w:rsidP="00054773">
      <w:pPr>
        <w:shd w:val="clear" w:color="auto" w:fill="FFFFFF"/>
        <w:spacing w:before="120" w:after="120" w:line="240" w:lineRule="auto"/>
        <w:ind w:firstLine="720"/>
        <w:rPr>
          <w:rFonts w:eastAsia="Times New Roman" w:cs="Times New Roman"/>
          <w:szCs w:val="28"/>
        </w:rPr>
      </w:pPr>
      <w:r w:rsidRPr="00054773">
        <w:rPr>
          <w:rFonts w:eastAsia="Times New Roman" w:cs="Times New Roman"/>
          <w:szCs w:val="28"/>
        </w:rPr>
        <w:t xml:space="preserve">Tổng cục trưởng </w:t>
      </w:r>
      <w:r w:rsidR="009F465F" w:rsidRPr="00054773">
        <w:rPr>
          <w:rFonts w:eastAsia="Times New Roman" w:cs="Times New Roman"/>
          <w:szCs w:val="28"/>
        </w:rPr>
        <w:t>Tổng cục Lâm nghiệp</w:t>
      </w:r>
      <w:r w:rsidR="00571905" w:rsidRPr="00054773">
        <w:rPr>
          <w:rFonts w:eastAsia="Times New Roman" w:cs="Times New Roman"/>
          <w:szCs w:val="28"/>
          <w:lang w:val="vi-VN"/>
        </w:rPr>
        <w:t xml:space="preserve">, </w:t>
      </w:r>
      <w:r w:rsidR="008E3866" w:rsidRPr="00054773">
        <w:rPr>
          <w:rFonts w:eastAsia="Times New Roman" w:cs="Times New Roman"/>
          <w:szCs w:val="28"/>
          <w:lang w:val="vi-VN"/>
        </w:rPr>
        <w:t xml:space="preserve">Vụ trưởng Vụ Khoa học, Công nghệ và Môi trường, </w:t>
      </w:r>
      <w:r w:rsidR="00571905" w:rsidRPr="00054773">
        <w:rPr>
          <w:rFonts w:eastAsia="Times New Roman" w:cs="Times New Roman"/>
          <w:szCs w:val="28"/>
          <w:lang w:val="vi-VN"/>
        </w:rPr>
        <w:t>Thủ trưởng các đơn vị có liên quan thuộc Bộ; Giám đốc Sở Nông nghiệp và Phát triển nông thôn các tỉnh, thành phố trực thuộc Trung ương và tổ chức, cá nhân liên quan chịu trách nhiệm thi hành Thông tư này.</w:t>
      </w:r>
      <w:bookmarkEnd w:id="14"/>
    </w:p>
    <w:p w14:paraId="22CBC2EC" w14:textId="77777777" w:rsidR="00571905" w:rsidRPr="00054773" w:rsidRDefault="00571905" w:rsidP="00054773">
      <w:pPr>
        <w:shd w:val="clear" w:color="auto" w:fill="FFFFFF"/>
        <w:spacing w:before="120" w:after="120" w:line="240" w:lineRule="auto"/>
        <w:ind w:firstLine="720"/>
        <w:rPr>
          <w:rFonts w:eastAsia="Times New Roman" w:cs="Times New Roman"/>
          <w:szCs w:val="28"/>
          <w:lang w:val="vi-VN"/>
        </w:rPr>
      </w:pPr>
      <w:r w:rsidRPr="00054773">
        <w:rPr>
          <w:rFonts w:eastAsia="Times New Roman" w:cs="Times New Roman"/>
          <w:szCs w:val="28"/>
          <w:lang w:val="vi-VN"/>
        </w:rPr>
        <w:t>Trong quá trình thực hiện, nếu có vướng mắc, các cơ quan, tổ chức và cá nhân</w:t>
      </w:r>
      <w:r w:rsidR="008E0398" w:rsidRPr="00054773">
        <w:rPr>
          <w:rFonts w:eastAsia="Times New Roman" w:cs="Times New Roman"/>
          <w:szCs w:val="28"/>
        </w:rPr>
        <w:t xml:space="preserve"> </w:t>
      </w:r>
      <w:r w:rsidR="008E0398" w:rsidRPr="00054773">
        <w:rPr>
          <w:rFonts w:eastAsia="Times New Roman" w:cs="Times New Roman"/>
          <w:szCs w:val="28"/>
          <w:lang w:val="vi-VN"/>
        </w:rPr>
        <w:t xml:space="preserve">kịp </w:t>
      </w:r>
      <w:r w:rsidRPr="00054773">
        <w:rPr>
          <w:rFonts w:eastAsia="Times New Roman" w:cs="Times New Roman"/>
          <w:szCs w:val="28"/>
          <w:lang w:val="vi-VN"/>
        </w:rPr>
        <w:t>thời</w:t>
      </w:r>
      <w:r w:rsidR="008E0398" w:rsidRPr="00054773">
        <w:rPr>
          <w:rFonts w:eastAsia="Times New Roman" w:cs="Times New Roman"/>
          <w:szCs w:val="28"/>
        </w:rPr>
        <w:t xml:space="preserve"> </w:t>
      </w:r>
      <w:r w:rsidRPr="00054773">
        <w:rPr>
          <w:rFonts w:eastAsia="Times New Roman" w:cs="Times New Roman"/>
          <w:szCs w:val="28"/>
          <w:lang w:val="vi-VN"/>
        </w:rPr>
        <w:t>phản</w:t>
      </w:r>
      <w:r w:rsidR="008E0398" w:rsidRPr="00054773">
        <w:rPr>
          <w:rFonts w:eastAsia="Times New Roman" w:cs="Times New Roman"/>
          <w:szCs w:val="28"/>
        </w:rPr>
        <w:t xml:space="preserve"> </w:t>
      </w:r>
      <w:r w:rsidR="008E0398" w:rsidRPr="00054773">
        <w:rPr>
          <w:rFonts w:eastAsia="Times New Roman" w:cs="Times New Roman"/>
          <w:szCs w:val="28"/>
          <w:lang w:val="vi-VN"/>
        </w:rPr>
        <w:t xml:space="preserve">ánh </w:t>
      </w:r>
      <w:r w:rsidRPr="00054773">
        <w:rPr>
          <w:rFonts w:eastAsia="Times New Roman" w:cs="Times New Roman"/>
          <w:szCs w:val="28"/>
          <w:lang w:val="vi-VN"/>
        </w:rPr>
        <w:t>về</w:t>
      </w:r>
      <w:r w:rsidR="008E0398" w:rsidRPr="00054773">
        <w:rPr>
          <w:rFonts w:eastAsia="Times New Roman" w:cs="Times New Roman"/>
          <w:szCs w:val="28"/>
        </w:rPr>
        <w:t xml:space="preserve"> </w:t>
      </w:r>
      <w:r w:rsidRPr="00054773">
        <w:rPr>
          <w:rFonts w:eastAsia="Times New Roman" w:cs="Times New Roman"/>
          <w:szCs w:val="28"/>
          <w:lang w:val="vi-VN"/>
        </w:rPr>
        <w:t>Bộ</w:t>
      </w:r>
      <w:r w:rsidR="008E0398" w:rsidRPr="00054773">
        <w:rPr>
          <w:rFonts w:eastAsia="Times New Roman" w:cs="Times New Roman"/>
          <w:szCs w:val="28"/>
        </w:rPr>
        <w:t xml:space="preserve"> </w:t>
      </w:r>
      <w:r w:rsidRPr="00054773">
        <w:rPr>
          <w:rFonts w:eastAsia="Times New Roman" w:cs="Times New Roman"/>
          <w:szCs w:val="28"/>
          <w:lang w:val="vi-VN"/>
        </w:rPr>
        <w:t>Nông</w:t>
      </w:r>
      <w:r w:rsidR="008E0398" w:rsidRPr="00054773">
        <w:rPr>
          <w:rFonts w:eastAsia="Times New Roman" w:cs="Times New Roman"/>
          <w:szCs w:val="28"/>
        </w:rPr>
        <w:t xml:space="preserve"> </w:t>
      </w:r>
      <w:r w:rsidRPr="00054773">
        <w:rPr>
          <w:rFonts w:eastAsia="Times New Roman" w:cs="Times New Roman"/>
          <w:szCs w:val="28"/>
          <w:lang w:val="vi-VN"/>
        </w:rPr>
        <w:t>nghiệp</w:t>
      </w:r>
      <w:r w:rsidR="008E0398" w:rsidRPr="00054773">
        <w:rPr>
          <w:rFonts w:eastAsia="Times New Roman" w:cs="Times New Roman"/>
          <w:szCs w:val="28"/>
        </w:rPr>
        <w:t xml:space="preserve"> </w:t>
      </w:r>
      <w:r w:rsidR="008E0398" w:rsidRPr="00054773">
        <w:rPr>
          <w:rFonts w:eastAsia="Times New Roman" w:cs="Times New Roman"/>
          <w:szCs w:val="28"/>
          <w:lang w:val="vi-VN"/>
        </w:rPr>
        <w:t xml:space="preserve">và </w:t>
      </w:r>
      <w:r w:rsidRPr="00054773">
        <w:rPr>
          <w:rFonts w:eastAsia="Times New Roman" w:cs="Times New Roman"/>
          <w:szCs w:val="28"/>
          <w:lang w:val="vi-VN"/>
        </w:rPr>
        <w:t>Phát</w:t>
      </w:r>
      <w:r w:rsidR="008E0398" w:rsidRPr="00054773">
        <w:rPr>
          <w:rFonts w:eastAsia="Times New Roman" w:cs="Times New Roman"/>
          <w:szCs w:val="28"/>
        </w:rPr>
        <w:t xml:space="preserve"> </w:t>
      </w:r>
      <w:r w:rsidRPr="00054773">
        <w:rPr>
          <w:rFonts w:eastAsia="Times New Roman" w:cs="Times New Roman"/>
          <w:szCs w:val="28"/>
          <w:lang w:val="vi-VN"/>
        </w:rPr>
        <w:t>triển</w:t>
      </w:r>
      <w:r w:rsidR="008E0398" w:rsidRPr="00054773">
        <w:rPr>
          <w:rFonts w:eastAsia="Times New Roman" w:cs="Times New Roman"/>
          <w:szCs w:val="28"/>
        </w:rPr>
        <w:t xml:space="preserve"> </w:t>
      </w:r>
      <w:r w:rsidR="008E0398" w:rsidRPr="00054773">
        <w:rPr>
          <w:rFonts w:eastAsia="Times New Roman" w:cs="Times New Roman"/>
          <w:szCs w:val="28"/>
          <w:lang w:val="vi-VN"/>
        </w:rPr>
        <w:t xml:space="preserve">nông thôn </w:t>
      </w:r>
      <w:r w:rsidRPr="00054773">
        <w:rPr>
          <w:rFonts w:eastAsia="Times New Roman" w:cs="Times New Roman"/>
          <w:szCs w:val="28"/>
          <w:lang w:val="vi-VN"/>
        </w:rPr>
        <w:t>để nghiên cứu sửa đổi, bổ sung./.</w:t>
      </w:r>
    </w:p>
    <w:tbl>
      <w:tblPr>
        <w:tblW w:w="9540" w:type="dxa"/>
        <w:tblCellSpacing w:w="0" w:type="dxa"/>
        <w:shd w:val="clear" w:color="auto" w:fill="FFFFFF"/>
        <w:tblCellMar>
          <w:left w:w="0" w:type="dxa"/>
          <w:right w:w="0" w:type="dxa"/>
        </w:tblCellMar>
        <w:tblLook w:val="04A0" w:firstRow="1" w:lastRow="0" w:firstColumn="1" w:lastColumn="0" w:noHBand="0" w:noVBand="1"/>
      </w:tblPr>
      <w:tblGrid>
        <w:gridCol w:w="5040"/>
        <w:gridCol w:w="4500"/>
      </w:tblGrid>
      <w:tr w:rsidR="004D5CFA" w:rsidRPr="004D5CFA" w14:paraId="3F748649" w14:textId="77777777" w:rsidTr="00C109BD">
        <w:trPr>
          <w:tblCellSpacing w:w="0" w:type="dxa"/>
        </w:trPr>
        <w:tc>
          <w:tcPr>
            <w:tcW w:w="5040" w:type="dxa"/>
            <w:shd w:val="clear" w:color="auto" w:fill="FFFFFF"/>
            <w:tcMar>
              <w:top w:w="0" w:type="dxa"/>
              <w:left w:w="108" w:type="dxa"/>
              <w:bottom w:w="0" w:type="dxa"/>
              <w:right w:w="108" w:type="dxa"/>
            </w:tcMar>
            <w:hideMark/>
          </w:tcPr>
          <w:p w14:paraId="457709B0" w14:textId="77777777" w:rsidR="00673221" w:rsidRDefault="00571905" w:rsidP="00060122">
            <w:pPr>
              <w:spacing w:after="0" w:line="234" w:lineRule="atLeast"/>
              <w:jc w:val="left"/>
              <w:rPr>
                <w:rFonts w:eastAsia="Times New Roman" w:cs="Times New Roman"/>
                <w:sz w:val="22"/>
                <w:szCs w:val="28"/>
              </w:rPr>
            </w:pPr>
            <w:r w:rsidRPr="004D5CFA">
              <w:rPr>
                <w:rFonts w:eastAsia="Times New Roman" w:cs="Times New Roman"/>
                <w:szCs w:val="28"/>
                <w:lang w:val="vi-VN"/>
              </w:rPr>
              <w:t> </w:t>
            </w:r>
            <w:r w:rsidRPr="004D5CFA">
              <w:rPr>
                <w:rFonts w:eastAsia="Times New Roman" w:cs="Times New Roman"/>
                <w:b/>
                <w:bCs/>
                <w:i/>
                <w:iCs/>
                <w:sz w:val="24"/>
                <w:szCs w:val="28"/>
                <w:lang w:val="vi-VN"/>
              </w:rPr>
              <w:t>Nơi nhận:</w:t>
            </w:r>
          </w:p>
          <w:p w14:paraId="66EE20D6" w14:textId="51E5D268" w:rsidR="000E2CF3" w:rsidRDefault="00673221" w:rsidP="00060122">
            <w:pPr>
              <w:spacing w:after="0" w:line="234" w:lineRule="atLeast"/>
              <w:jc w:val="left"/>
              <w:rPr>
                <w:rFonts w:eastAsia="Times New Roman" w:cs="Times New Roman"/>
                <w:sz w:val="22"/>
                <w:szCs w:val="28"/>
              </w:rPr>
            </w:pPr>
            <w:r>
              <w:rPr>
                <w:rFonts w:eastAsia="Times New Roman" w:cs="Times New Roman"/>
                <w:sz w:val="22"/>
                <w:szCs w:val="28"/>
              </w:rPr>
              <w:t>-</w:t>
            </w:r>
            <w:r w:rsidR="000E2CF3">
              <w:rPr>
                <w:rFonts w:eastAsia="Times New Roman" w:cs="Times New Roman"/>
                <w:sz w:val="22"/>
                <w:szCs w:val="28"/>
              </w:rPr>
              <w:t xml:space="preserve"> Thủ tướng Chính phủ;</w:t>
            </w:r>
          </w:p>
          <w:p w14:paraId="2FEBA3A2" w14:textId="1C8CB62A" w:rsidR="00D0589D" w:rsidRDefault="000E2CF3" w:rsidP="00060122">
            <w:pPr>
              <w:spacing w:after="0" w:line="234" w:lineRule="atLeast"/>
              <w:jc w:val="left"/>
              <w:rPr>
                <w:rFonts w:eastAsia="Times New Roman" w:cs="Times New Roman"/>
                <w:sz w:val="22"/>
                <w:szCs w:val="28"/>
                <w:lang w:val="vi-VN"/>
              </w:rPr>
            </w:pPr>
            <w:r>
              <w:rPr>
                <w:rFonts w:eastAsia="Times New Roman" w:cs="Times New Roman"/>
                <w:sz w:val="22"/>
                <w:szCs w:val="28"/>
              </w:rPr>
              <w:t xml:space="preserve">- Các Phó </w:t>
            </w:r>
            <w:r w:rsidR="00866D84">
              <w:rPr>
                <w:rFonts w:eastAsia="Times New Roman" w:cs="Times New Roman"/>
                <w:sz w:val="22"/>
                <w:szCs w:val="28"/>
              </w:rPr>
              <w:t>T</w:t>
            </w:r>
            <w:r>
              <w:rPr>
                <w:rFonts w:eastAsia="Times New Roman" w:cs="Times New Roman"/>
                <w:sz w:val="22"/>
                <w:szCs w:val="28"/>
              </w:rPr>
              <w:t>hủ tướng Chính phủ;</w:t>
            </w:r>
            <w:r w:rsidR="00571905" w:rsidRPr="004D5CFA">
              <w:rPr>
                <w:rFonts w:eastAsia="Times New Roman" w:cs="Times New Roman"/>
                <w:sz w:val="22"/>
                <w:szCs w:val="28"/>
                <w:lang w:val="vi-VN"/>
              </w:rPr>
              <w:br/>
              <w:t xml:space="preserve">- Các Bộ, </w:t>
            </w:r>
            <w:r w:rsidR="00E774E3">
              <w:rPr>
                <w:rFonts w:eastAsia="Times New Roman" w:cs="Times New Roman"/>
                <w:sz w:val="22"/>
                <w:szCs w:val="28"/>
              </w:rPr>
              <w:t>c</w:t>
            </w:r>
            <w:r w:rsidR="00571905" w:rsidRPr="004D5CFA">
              <w:rPr>
                <w:rFonts w:eastAsia="Times New Roman" w:cs="Times New Roman"/>
                <w:sz w:val="22"/>
                <w:szCs w:val="28"/>
                <w:lang w:val="vi-VN"/>
              </w:rPr>
              <w:t>ơ quan ngang Bộ</w:t>
            </w:r>
            <w:r w:rsidR="00571905" w:rsidRPr="004D5CFA">
              <w:rPr>
                <w:rFonts w:eastAsia="Times New Roman" w:cs="Times New Roman"/>
                <w:sz w:val="22"/>
                <w:szCs w:val="28"/>
              </w:rPr>
              <w:t>, </w:t>
            </w:r>
            <w:r w:rsidR="00571905" w:rsidRPr="004D5CFA">
              <w:rPr>
                <w:rFonts w:eastAsia="Times New Roman" w:cs="Times New Roman"/>
                <w:sz w:val="22"/>
                <w:szCs w:val="28"/>
                <w:lang w:val="vi-VN"/>
              </w:rPr>
              <w:t>cơ quan thuộc CP;</w:t>
            </w:r>
          </w:p>
          <w:p w14:paraId="4630B968" w14:textId="77777777" w:rsidR="00D0589D" w:rsidRDefault="00D0589D" w:rsidP="00D0589D">
            <w:pPr>
              <w:spacing w:after="0" w:line="234" w:lineRule="atLeast"/>
              <w:jc w:val="left"/>
              <w:rPr>
                <w:rFonts w:eastAsia="Times New Roman" w:cs="Times New Roman"/>
                <w:sz w:val="22"/>
                <w:szCs w:val="28"/>
                <w:lang w:val="vi-VN"/>
              </w:rPr>
            </w:pPr>
            <w:r w:rsidRPr="004D5CFA">
              <w:rPr>
                <w:rFonts w:eastAsia="Times New Roman" w:cs="Times New Roman"/>
                <w:sz w:val="22"/>
                <w:szCs w:val="28"/>
                <w:lang w:val="vi-VN"/>
              </w:rPr>
              <w:t>- Lãnh đạo Bộ</w:t>
            </w:r>
            <w:r>
              <w:rPr>
                <w:rFonts w:eastAsia="Times New Roman" w:cs="Times New Roman"/>
                <w:sz w:val="22"/>
                <w:szCs w:val="28"/>
              </w:rPr>
              <w:t xml:space="preserve"> Nông nghiệp và PTNT</w:t>
            </w:r>
            <w:r w:rsidRPr="004D5CFA">
              <w:rPr>
                <w:rFonts w:eastAsia="Times New Roman" w:cs="Times New Roman"/>
                <w:sz w:val="22"/>
                <w:szCs w:val="28"/>
                <w:lang w:val="vi-VN"/>
              </w:rPr>
              <w:t>;</w:t>
            </w:r>
          </w:p>
          <w:p w14:paraId="1ABBD8DC" w14:textId="77777777" w:rsidR="000E2CF3" w:rsidRDefault="00060122" w:rsidP="00060122">
            <w:pPr>
              <w:spacing w:after="0" w:line="234" w:lineRule="atLeast"/>
              <w:jc w:val="left"/>
              <w:rPr>
                <w:rFonts w:eastAsia="Times New Roman" w:cs="Times New Roman"/>
                <w:sz w:val="22"/>
                <w:szCs w:val="28"/>
              </w:rPr>
            </w:pPr>
            <w:r>
              <w:rPr>
                <w:rFonts w:eastAsia="Times New Roman" w:cs="Times New Roman"/>
                <w:sz w:val="22"/>
                <w:szCs w:val="28"/>
              </w:rPr>
              <w:t>- Viện kiểm sát nhân dân tối cao;</w:t>
            </w:r>
          </w:p>
          <w:p w14:paraId="1D654A63" w14:textId="77777777" w:rsidR="000E2CF3" w:rsidRDefault="000E2CF3" w:rsidP="000E2CF3">
            <w:pPr>
              <w:spacing w:after="0" w:line="234" w:lineRule="atLeast"/>
              <w:jc w:val="left"/>
              <w:rPr>
                <w:rFonts w:eastAsia="Times New Roman" w:cs="Times New Roman"/>
                <w:sz w:val="22"/>
                <w:szCs w:val="28"/>
                <w:lang w:val="vi-VN"/>
              </w:rPr>
            </w:pPr>
            <w:r>
              <w:rPr>
                <w:rFonts w:eastAsia="Times New Roman" w:cs="Times New Roman"/>
                <w:sz w:val="22"/>
                <w:szCs w:val="28"/>
                <w:lang w:val="vi-VN"/>
              </w:rPr>
              <w:t>-</w:t>
            </w:r>
            <w:r>
              <w:rPr>
                <w:rFonts w:eastAsia="Times New Roman" w:cs="Times New Roman"/>
                <w:sz w:val="22"/>
                <w:szCs w:val="28"/>
              </w:rPr>
              <w:t xml:space="preserve"> Tòa án nhân dân tối cao</w:t>
            </w:r>
            <w:r w:rsidRPr="004D5CFA">
              <w:rPr>
                <w:rFonts w:eastAsia="Times New Roman" w:cs="Times New Roman"/>
                <w:sz w:val="22"/>
                <w:szCs w:val="28"/>
                <w:lang w:val="vi-VN"/>
              </w:rPr>
              <w:t>;</w:t>
            </w:r>
          </w:p>
          <w:p w14:paraId="5FEB895B" w14:textId="77777777" w:rsidR="000E2CF3" w:rsidRDefault="00571905" w:rsidP="00060122">
            <w:pPr>
              <w:spacing w:after="0" w:line="234" w:lineRule="atLeast"/>
              <w:jc w:val="left"/>
              <w:rPr>
                <w:rFonts w:eastAsia="Times New Roman" w:cs="Times New Roman"/>
                <w:sz w:val="22"/>
                <w:szCs w:val="28"/>
                <w:lang w:val="vi-VN"/>
              </w:rPr>
            </w:pPr>
            <w:r w:rsidRPr="004D5CFA">
              <w:rPr>
                <w:rFonts w:eastAsia="Times New Roman" w:cs="Times New Roman"/>
                <w:sz w:val="22"/>
                <w:szCs w:val="28"/>
                <w:lang w:val="vi-VN"/>
              </w:rPr>
              <w:t xml:space="preserve">- UBND các tỉnh, thành phố trực thuộc </w:t>
            </w:r>
            <w:r w:rsidR="001F402B">
              <w:rPr>
                <w:rFonts w:eastAsia="Times New Roman" w:cs="Times New Roman"/>
                <w:sz w:val="22"/>
                <w:szCs w:val="28"/>
                <w:lang w:val="vi-VN"/>
              </w:rPr>
              <w:t>T</w:t>
            </w:r>
            <w:r w:rsidR="00762550">
              <w:rPr>
                <w:rFonts w:eastAsia="Times New Roman" w:cs="Times New Roman"/>
                <w:sz w:val="22"/>
                <w:szCs w:val="28"/>
              </w:rPr>
              <w:t>W</w:t>
            </w:r>
            <w:r w:rsidR="001F402B">
              <w:rPr>
                <w:rFonts w:eastAsia="Times New Roman" w:cs="Times New Roman"/>
                <w:sz w:val="22"/>
                <w:szCs w:val="28"/>
                <w:lang w:val="vi-VN"/>
              </w:rPr>
              <w:t>;</w:t>
            </w:r>
          </w:p>
          <w:p w14:paraId="34433550" w14:textId="77777777" w:rsidR="000E2CF3" w:rsidRPr="00E6640C" w:rsidRDefault="000E2CF3" w:rsidP="000E2CF3">
            <w:pPr>
              <w:spacing w:after="0" w:line="234" w:lineRule="atLeast"/>
              <w:jc w:val="left"/>
              <w:rPr>
                <w:rFonts w:eastAsia="Times New Roman" w:cs="Times New Roman"/>
                <w:sz w:val="22"/>
                <w:szCs w:val="28"/>
              </w:rPr>
            </w:pPr>
            <w:r>
              <w:rPr>
                <w:rFonts w:eastAsia="Times New Roman" w:cs="Times New Roman"/>
                <w:sz w:val="22"/>
                <w:szCs w:val="28"/>
              </w:rPr>
              <w:t>- Sở Nông nghiệp và PTNT các tỉnh, thành phố trực thuộc trung ương;</w:t>
            </w:r>
          </w:p>
          <w:p w14:paraId="1F82430C" w14:textId="2F8D2EEE" w:rsidR="009F465F" w:rsidRDefault="00571905" w:rsidP="00060122">
            <w:pPr>
              <w:spacing w:after="0" w:line="234" w:lineRule="atLeast"/>
              <w:jc w:val="left"/>
              <w:rPr>
                <w:rFonts w:eastAsia="Times New Roman" w:cs="Times New Roman"/>
                <w:sz w:val="22"/>
                <w:szCs w:val="28"/>
                <w:lang w:val="vi-VN"/>
              </w:rPr>
            </w:pPr>
            <w:r w:rsidRPr="004D5CFA">
              <w:rPr>
                <w:rFonts w:eastAsia="Times New Roman" w:cs="Times New Roman"/>
                <w:sz w:val="22"/>
                <w:szCs w:val="28"/>
                <w:lang w:val="vi-VN"/>
              </w:rPr>
              <w:t>- Cục Kiểm tra văn bản </w:t>
            </w:r>
            <w:r w:rsidRPr="004D5CFA">
              <w:rPr>
                <w:rFonts w:eastAsia="Times New Roman" w:cs="Times New Roman"/>
                <w:sz w:val="22"/>
                <w:szCs w:val="28"/>
              </w:rPr>
              <w:t>Q</w:t>
            </w:r>
            <w:r w:rsidRPr="004D5CFA">
              <w:rPr>
                <w:rFonts w:eastAsia="Times New Roman" w:cs="Times New Roman"/>
                <w:sz w:val="22"/>
                <w:szCs w:val="28"/>
                <w:lang w:val="vi-VN"/>
              </w:rPr>
              <w:t>PPL</w:t>
            </w:r>
            <w:r w:rsidR="008B6EEC">
              <w:rPr>
                <w:rFonts w:eastAsia="Times New Roman" w:cs="Times New Roman"/>
                <w:sz w:val="22"/>
                <w:szCs w:val="28"/>
              </w:rPr>
              <w:t>, Bộ Tư pháp</w:t>
            </w:r>
            <w:r w:rsidR="005876F7">
              <w:rPr>
                <w:rFonts w:eastAsia="Times New Roman" w:cs="Times New Roman"/>
                <w:sz w:val="22"/>
                <w:szCs w:val="28"/>
                <w:lang w:val="vi-VN"/>
              </w:rPr>
              <w:t>;</w:t>
            </w:r>
            <w:r w:rsidRPr="004D5CFA">
              <w:rPr>
                <w:rFonts w:eastAsia="Times New Roman" w:cs="Times New Roman"/>
                <w:sz w:val="22"/>
                <w:szCs w:val="28"/>
                <w:lang w:val="vi-VN"/>
              </w:rPr>
              <w:t xml:space="preserve"> </w:t>
            </w:r>
          </w:p>
          <w:p w14:paraId="21B8BCB5" w14:textId="4A28D3F5" w:rsidR="000E2CF3" w:rsidRPr="00673221" w:rsidRDefault="00673221" w:rsidP="00060122">
            <w:pPr>
              <w:spacing w:after="0" w:line="234" w:lineRule="atLeast"/>
              <w:jc w:val="left"/>
              <w:rPr>
                <w:rFonts w:eastAsia="Times New Roman" w:cs="Times New Roman"/>
                <w:sz w:val="22"/>
                <w:szCs w:val="28"/>
              </w:rPr>
            </w:pPr>
            <w:r>
              <w:rPr>
                <w:rFonts w:eastAsia="Times New Roman" w:cs="Times New Roman"/>
                <w:sz w:val="22"/>
                <w:szCs w:val="28"/>
              </w:rPr>
              <w:t xml:space="preserve">- </w:t>
            </w:r>
            <w:r w:rsidR="000E2CF3">
              <w:rPr>
                <w:rFonts w:eastAsia="Times New Roman" w:cs="Times New Roman"/>
                <w:sz w:val="22"/>
                <w:szCs w:val="28"/>
              </w:rPr>
              <w:t xml:space="preserve">Các đơn vị liên quan thuộc Bộ </w:t>
            </w:r>
            <w:r>
              <w:rPr>
                <w:rFonts w:eastAsia="Times New Roman" w:cs="Times New Roman"/>
                <w:sz w:val="22"/>
                <w:szCs w:val="28"/>
              </w:rPr>
              <w:t>NN&amp;PTNT;</w:t>
            </w:r>
          </w:p>
          <w:p w14:paraId="6352D8EE" w14:textId="77777777" w:rsidR="00594458" w:rsidRDefault="00571905" w:rsidP="00F07967">
            <w:pPr>
              <w:spacing w:after="0" w:line="234" w:lineRule="atLeast"/>
              <w:jc w:val="left"/>
              <w:rPr>
                <w:rFonts w:eastAsia="Times New Roman" w:cs="Times New Roman"/>
                <w:sz w:val="22"/>
                <w:szCs w:val="28"/>
                <w:lang w:val="vi-VN"/>
              </w:rPr>
            </w:pPr>
            <w:r w:rsidRPr="004D5CFA">
              <w:rPr>
                <w:rFonts w:eastAsia="Times New Roman" w:cs="Times New Roman"/>
                <w:sz w:val="22"/>
                <w:szCs w:val="28"/>
                <w:lang w:val="vi-VN"/>
              </w:rPr>
              <w:t>- Công báo Chính ph</w:t>
            </w:r>
            <w:r w:rsidRPr="004D5CFA">
              <w:rPr>
                <w:rFonts w:eastAsia="Times New Roman" w:cs="Times New Roman"/>
                <w:sz w:val="22"/>
                <w:szCs w:val="28"/>
              </w:rPr>
              <w:t>ủ</w:t>
            </w:r>
            <w:r w:rsidRPr="004D5CFA">
              <w:rPr>
                <w:rFonts w:eastAsia="Times New Roman" w:cs="Times New Roman"/>
                <w:sz w:val="22"/>
                <w:szCs w:val="28"/>
                <w:lang w:val="vi-VN"/>
              </w:rPr>
              <w:t>;</w:t>
            </w:r>
          </w:p>
          <w:p w14:paraId="7C591DCA" w14:textId="77777777" w:rsidR="00594458" w:rsidRDefault="00594458" w:rsidP="00F07967">
            <w:pPr>
              <w:spacing w:after="0" w:line="234" w:lineRule="atLeast"/>
              <w:jc w:val="left"/>
              <w:rPr>
                <w:rFonts w:eastAsia="Times New Roman" w:cs="Times New Roman"/>
                <w:sz w:val="22"/>
                <w:szCs w:val="28"/>
              </w:rPr>
            </w:pPr>
            <w:r>
              <w:rPr>
                <w:rFonts w:eastAsia="Times New Roman" w:cs="Times New Roman"/>
                <w:sz w:val="22"/>
                <w:szCs w:val="28"/>
              </w:rPr>
              <w:t>- Cổng thông tin điện tử Chính phủ;</w:t>
            </w:r>
          </w:p>
          <w:p w14:paraId="01D8CDD7" w14:textId="77777777" w:rsidR="006C2F06" w:rsidRDefault="00594458" w:rsidP="00F07967">
            <w:pPr>
              <w:spacing w:after="0" w:line="234" w:lineRule="atLeast"/>
              <w:jc w:val="left"/>
              <w:rPr>
                <w:rFonts w:eastAsia="Times New Roman" w:cs="Times New Roman"/>
                <w:sz w:val="22"/>
                <w:szCs w:val="28"/>
                <w:lang w:val="vi-VN"/>
              </w:rPr>
            </w:pPr>
            <w:r>
              <w:rPr>
                <w:rFonts w:eastAsia="Times New Roman" w:cs="Times New Roman"/>
                <w:sz w:val="22"/>
                <w:szCs w:val="28"/>
              </w:rPr>
              <w:t>- Công thông tin điện tử Bộ Tư pháp;</w:t>
            </w:r>
            <w:r w:rsidR="00571905" w:rsidRPr="004D5CFA">
              <w:rPr>
                <w:rFonts w:eastAsia="Times New Roman" w:cs="Times New Roman"/>
                <w:sz w:val="22"/>
                <w:szCs w:val="28"/>
                <w:lang w:val="vi-VN"/>
              </w:rPr>
              <w:br/>
              <w:t xml:space="preserve">- </w:t>
            </w:r>
            <w:r w:rsidR="00890B26">
              <w:rPr>
                <w:rFonts w:eastAsia="Times New Roman" w:cs="Times New Roman"/>
                <w:sz w:val="22"/>
                <w:szCs w:val="28"/>
              </w:rPr>
              <w:t xml:space="preserve">Cổng thông tin điện tử </w:t>
            </w:r>
            <w:r w:rsidR="00571905" w:rsidRPr="004D5CFA">
              <w:rPr>
                <w:rFonts w:eastAsia="Times New Roman" w:cs="Times New Roman"/>
                <w:sz w:val="22"/>
                <w:szCs w:val="28"/>
                <w:lang w:val="vi-VN"/>
              </w:rPr>
              <w:t>Bộ Nông nghiệp và PTNT;</w:t>
            </w:r>
          </w:p>
          <w:p w14:paraId="4FAC8FD7" w14:textId="77777777" w:rsidR="00571905" w:rsidRPr="004D5CFA" w:rsidRDefault="00571905" w:rsidP="00837C04">
            <w:pPr>
              <w:spacing w:after="0" w:line="234" w:lineRule="atLeast"/>
              <w:jc w:val="left"/>
              <w:rPr>
                <w:rFonts w:eastAsia="Times New Roman" w:cs="Times New Roman"/>
                <w:szCs w:val="28"/>
              </w:rPr>
            </w:pPr>
            <w:r w:rsidRPr="004D5CFA">
              <w:rPr>
                <w:rFonts w:eastAsia="Times New Roman" w:cs="Times New Roman"/>
                <w:sz w:val="22"/>
                <w:szCs w:val="28"/>
                <w:lang w:val="vi-VN"/>
              </w:rPr>
              <w:t xml:space="preserve">- Lưu: VT, </w:t>
            </w:r>
            <w:r w:rsidR="00890B26">
              <w:rPr>
                <w:rFonts w:eastAsia="Times New Roman" w:cs="Times New Roman"/>
                <w:sz w:val="22"/>
                <w:szCs w:val="28"/>
              </w:rPr>
              <w:t>TCLN</w:t>
            </w:r>
            <w:r w:rsidRPr="004D5CFA">
              <w:rPr>
                <w:rFonts w:eastAsia="Times New Roman" w:cs="Times New Roman"/>
                <w:sz w:val="22"/>
                <w:szCs w:val="28"/>
                <w:lang w:val="vi-VN"/>
              </w:rPr>
              <w:t>.</w:t>
            </w:r>
          </w:p>
        </w:tc>
        <w:tc>
          <w:tcPr>
            <w:tcW w:w="4500" w:type="dxa"/>
            <w:shd w:val="clear" w:color="auto" w:fill="FFFFFF"/>
            <w:tcMar>
              <w:top w:w="0" w:type="dxa"/>
              <w:left w:w="108" w:type="dxa"/>
              <w:bottom w:w="0" w:type="dxa"/>
              <w:right w:w="108" w:type="dxa"/>
            </w:tcMar>
            <w:hideMark/>
          </w:tcPr>
          <w:p w14:paraId="66369A78" w14:textId="77777777" w:rsidR="00402A85" w:rsidRDefault="00571905" w:rsidP="00402A85">
            <w:pPr>
              <w:spacing w:after="0" w:line="234" w:lineRule="atLeast"/>
              <w:jc w:val="center"/>
              <w:rPr>
                <w:rFonts w:eastAsia="Times New Roman" w:cs="Times New Roman"/>
                <w:b/>
                <w:bCs/>
                <w:szCs w:val="28"/>
              </w:rPr>
            </w:pPr>
            <w:r w:rsidRPr="004D5CFA">
              <w:rPr>
                <w:rFonts w:eastAsia="Times New Roman" w:cs="Times New Roman"/>
                <w:b/>
                <w:bCs/>
                <w:szCs w:val="28"/>
              </w:rPr>
              <w:t xml:space="preserve"> </w:t>
            </w:r>
            <w:r w:rsidR="00402A85">
              <w:rPr>
                <w:rFonts w:eastAsia="Times New Roman" w:cs="Times New Roman"/>
                <w:b/>
                <w:bCs/>
                <w:szCs w:val="28"/>
              </w:rPr>
              <w:t xml:space="preserve">KT. </w:t>
            </w:r>
            <w:r w:rsidRPr="004D5CFA">
              <w:rPr>
                <w:rFonts w:eastAsia="Times New Roman" w:cs="Times New Roman"/>
                <w:b/>
                <w:bCs/>
                <w:szCs w:val="28"/>
              </w:rPr>
              <w:t>BỘ TRƯỞNG</w:t>
            </w:r>
          </w:p>
          <w:p w14:paraId="2A16FE81" w14:textId="1E48C962" w:rsidR="000B13AC" w:rsidRDefault="00402A85" w:rsidP="00402A85">
            <w:pPr>
              <w:spacing w:after="0" w:line="234" w:lineRule="atLeast"/>
              <w:jc w:val="center"/>
              <w:rPr>
                <w:rFonts w:eastAsia="Times New Roman" w:cs="Times New Roman"/>
                <w:b/>
                <w:bCs/>
                <w:szCs w:val="28"/>
                <w:lang w:val="vi-VN"/>
              </w:rPr>
            </w:pPr>
            <w:r>
              <w:rPr>
                <w:rFonts w:eastAsia="Times New Roman" w:cs="Times New Roman"/>
                <w:b/>
                <w:bCs/>
                <w:szCs w:val="28"/>
              </w:rPr>
              <w:t>THỨ TRƯỞNG</w:t>
            </w:r>
            <w:r w:rsidR="00571905" w:rsidRPr="004D5CFA">
              <w:rPr>
                <w:rFonts w:eastAsia="Times New Roman" w:cs="Times New Roman"/>
                <w:b/>
                <w:bCs/>
                <w:szCs w:val="28"/>
              </w:rPr>
              <w:br/>
            </w:r>
            <w:r w:rsidR="00571905" w:rsidRPr="004D5CFA">
              <w:rPr>
                <w:rFonts w:eastAsia="Times New Roman" w:cs="Times New Roman"/>
                <w:b/>
                <w:bCs/>
                <w:szCs w:val="28"/>
                <w:lang w:val="vi-VN"/>
              </w:rPr>
              <w:br/>
            </w:r>
            <w:r w:rsidR="00571905" w:rsidRPr="004D5CFA">
              <w:rPr>
                <w:rFonts w:eastAsia="Times New Roman" w:cs="Times New Roman"/>
                <w:b/>
                <w:bCs/>
                <w:szCs w:val="28"/>
                <w:lang w:val="vi-VN"/>
              </w:rPr>
              <w:br/>
            </w:r>
            <w:r w:rsidR="00571905" w:rsidRPr="004D5CFA">
              <w:rPr>
                <w:rFonts w:eastAsia="Times New Roman" w:cs="Times New Roman"/>
                <w:b/>
                <w:bCs/>
                <w:szCs w:val="28"/>
                <w:lang w:val="vi-VN"/>
              </w:rPr>
              <w:br/>
            </w:r>
            <w:r w:rsidR="00571905" w:rsidRPr="004D5CFA">
              <w:rPr>
                <w:rFonts w:eastAsia="Times New Roman" w:cs="Times New Roman"/>
                <w:b/>
                <w:bCs/>
                <w:szCs w:val="28"/>
                <w:lang w:val="vi-VN"/>
              </w:rPr>
              <w:br/>
            </w:r>
          </w:p>
          <w:p w14:paraId="4F2E54B5" w14:textId="1433E80E" w:rsidR="00571905" w:rsidRPr="004D5CFA" w:rsidRDefault="00077484" w:rsidP="00077484">
            <w:pPr>
              <w:spacing w:before="120" w:after="120" w:line="234" w:lineRule="atLeast"/>
              <w:jc w:val="center"/>
              <w:rPr>
                <w:rFonts w:eastAsia="Times New Roman" w:cs="Times New Roman"/>
                <w:szCs w:val="28"/>
              </w:rPr>
            </w:pPr>
            <w:r w:rsidRPr="004D5CFA">
              <w:rPr>
                <w:rFonts w:eastAsia="Times New Roman" w:cs="Times New Roman"/>
                <w:b/>
                <w:szCs w:val="28"/>
              </w:rPr>
              <w:t xml:space="preserve">Lê </w:t>
            </w:r>
            <w:r w:rsidR="00402A85">
              <w:rPr>
                <w:rFonts w:eastAsia="Times New Roman" w:cs="Times New Roman"/>
                <w:b/>
                <w:szCs w:val="28"/>
              </w:rPr>
              <w:t>Quốc Doanh</w:t>
            </w:r>
          </w:p>
        </w:tc>
      </w:tr>
    </w:tbl>
    <w:p w14:paraId="745072E3" w14:textId="2AB008B0" w:rsidR="008B6A3F" w:rsidRDefault="008B6A3F" w:rsidP="004C3FB5">
      <w:pPr>
        <w:shd w:val="clear" w:color="auto" w:fill="FFFFFF"/>
        <w:spacing w:before="100" w:after="100" w:line="234" w:lineRule="atLeast"/>
        <w:rPr>
          <w:rFonts w:eastAsia="Times New Roman" w:cs="Times New Roman"/>
          <w:color w:val="000000"/>
          <w:szCs w:val="28"/>
        </w:rPr>
      </w:pPr>
    </w:p>
    <w:p w14:paraId="684F8AC9" w14:textId="77777777" w:rsidR="00D0589D" w:rsidRPr="00D0474B" w:rsidRDefault="00D0589D" w:rsidP="00D0589D">
      <w:pPr>
        <w:shd w:val="clear" w:color="auto" w:fill="FFFFFF"/>
        <w:spacing w:before="100" w:after="100" w:line="234" w:lineRule="atLeast"/>
        <w:rPr>
          <w:rFonts w:eastAsia="Times New Roman" w:cs="Times New Roman"/>
          <w:color w:val="000000"/>
          <w:szCs w:val="28"/>
        </w:rPr>
      </w:pPr>
    </w:p>
    <w:p w14:paraId="301503B8" w14:textId="77777777" w:rsidR="00D0589D" w:rsidRPr="00D0474B" w:rsidRDefault="00D0589D" w:rsidP="004C3FB5">
      <w:pPr>
        <w:shd w:val="clear" w:color="auto" w:fill="FFFFFF"/>
        <w:spacing w:before="100" w:after="100" w:line="234" w:lineRule="atLeast"/>
        <w:rPr>
          <w:rFonts w:eastAsia="Times New Roman" w:cs="Times New Roman"/>
          <w:color w:val="000000"/>
          <w:szCs w:val="28"/>
        </w:rPr>
      </w:pPr>
    </w:p>
    <w:sectPr w:rsidR="00D0589D" w:rsidRPr="00D0474B" w:rsidSect="008A242E">
      <w:headerReference w:type="default" r:id="rId9"/>
      <w:pgSz w:w="11909" w:h="16834" w:code="9"/>
      <w:pgMar w:top="1138" w:right="1138" w:bottom="1008" w:left="1786"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F8094C" w14:textId="77777777" w:rsidR="002E6F67" w:rsidRDefault="002E6F67" w:rsidP="00C711CC">
      <w:pPr>
        <w:spacing w:after="0" w:line="240" w:lineRule="auto"/>
      </w:pPr>
      <w:r>
        <w:separator/>
      </w:r>
    </w:p>
  </w:endnote>
  <w:endnote w:type="continuationSeparator" w:id="0">
    <w:p w14:paraId="5E91AE2D" w14:textId="77777777" w:rsidR="002E6F67" w:rsidRDefault="002E6F67" w:rsidP="00C71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6D1835" w14:textId="77777777" w:rsidR="002E6F67" w:rsidRDefault="002E6F67" w:rsidP="00C711CC">
      <w:pPr>
        <w:spacing w:after="0" w:line="240" w:lineRule="auto"/>
      </w:pPr>
      <w:r>
        <w:separator/>
      </w:r>
    </w:p>
  </w:footnote>
  <w:footnote w:type="continuationSeparator" w:id="0">
    <w:p w14:paraId="59F05428" w14:textId="77777777" w:rsidR="002E6F67" w:rsidRDefault="002E6F67" w:rsidP="00C711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6455632"/>
      <w:docPartObj>
        <w:docPartGallery w:val="Page Numbers (Top of Page)"/>
        <w:docPartUnique/>
      </w:docPartObj>
    </w:sdtPr>
    <w:sdtEndPr>
      <w:rPr>
        <w:noProof/>
      </w:rPr>
    </w:sdtEndPr>
    <w:sdtContent>
      <w:p w14:paraId="79E665A5" w14:textId="77777777" w:rsidR="00C711CC" w:rsidRDefault="00C711CC">
        <w:pPr>
          <w:pStyle w:val="Header"/>
          <w:jc w:val="center"/>
        </w:pPr>
        <w:r>
          <w:fldChar w:fldCharType="begin"/>
        </w:r>
        <w:r>
          <w:instrText xml:space="preserve"> PAGE   \* MERGEFORMAT </w:instrText>
        </w:r>
        <w:r>
          <w:fldChar w:fldCharType="separate"/>
        </w:r>
        <w:r w:rsidR="00DD0603">
          <w:rPr>
            <w:noProof/>
          </w:rPr>
          <w:t>2</w:t>
        </w:r>
        <w:r>
          <w:rPr>
            <w:noProof/>
          </w:rPr>
          <w:fldChar w:fldCharType="end"/>
        </w:r>
      </w:p>
    </w:sdtContent>
  </w:sdt>
  <w:p w14:paraId="16D66155" w14:textId="77777777" w:rsidR="00C711CC" w:rsidRDefault="00C711C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E33190"/>
    <w:multiLevelType w:val="hybridMultilevel"/>
    <w:tmpl w:val="388A7ED6"/>
    <w:lvl w:ilvl="0" w:tplc="1C347AC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trackRevision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4914"/>
    <w:rsid w:val="0001688E"/>
    <w:rsid w:val="00031B09"/>
    <w:rsid w:val="0005165E"/>
    <w:rsid w:val="0005181C"/>
    <w:rsid w:val="00054348"/>
    <w:rsid w:val="00054773"/>
    <w:rsid w:val="00060122"/>
    <w:rsid w:val="00060267"/>
    <w:rsid w:val="000742A5"/>
    <w:rsid w:val="00077484"/>
    <w:rsid w:val="00082FBF"/>
    <w:rsid w:val="00084F3D"/>
    <w:rsid w:val="000929C1"/>
    <w:rsid w:val="000943D3"/>
    <w:rsid w:val="00095DB3"/>
    <w:rsid w:val="000A0674"/>
    <w:rsid w:val="000A246A"/>
    <w:rsid w:val="000B13AC"/>
    <w:rsid w:val="000B2286"/>
    <w:rsid w:val="000B633B"/>
    <w:rsid w:val="000C25C3"/>
    <w:rsid w:val="000E2CF3"/>
    <w:rsid w:val="00117C5E"/>
    <w:rsid w:val="00117D59"/>
    <w:rsid w:val="0012753F"/>
    <w:rsid w:val="0013461E"/>
    <w:rsid w:val="00144914"/>
    <w:rsid w:val="00153294"/>
    <w:rsid w:val="001563FD"/>
    <w:rsid w:val="001A2A55"/>
    <w:rsid w:val="001A45E8"/>
    <w:rsid w:val="001E295F"/>
    <w:rsid w:val="001E2E77"/>
    <w:rsid w:val="001F402B"/>
    <w:rsid w:val="00205EB9"/>
    <w:rsid w:val="00250074"/>
    <w:rsid w:val="00254224"/>
    <w:rsid w:val="0025549E"/>
    <w:rsid w:val="00272D36"/>
    <w:rsid w:val="002844E8"/>
    <w:rsid w:val="00287E5B"/>
    <w:rsid w:val="002A1500"/>
    <w:rsid w:val="002A611C"/>
    <w:rsid w:val="002D2BFD"/>
    <w:rsid w:val="002E3D8A"/>
    <w:rsid w:val="002E6F67"/>
    <w:rsid w:val="00313714"/>
    <w:rsid w:val="003143C6"/>
    <w:rsid w:val="00321F70"/>
    <w:rsid w:val="0033506B"/>
    <w:rsid w:val="00341318"/>
    <w:rsid w:val="00354D4A"/>
    <w:rsid w:val="0037624F"/>
    <w:rsid w:val="00376CAE"/>
    <w:rsid w:val="00383EC3"/>
    <w:rsid w:val="00386506"/>
    <w:rsid w:val="003A2FCA"/>
    <w:rsid w:val="003B03C4"/>
    <w:rsid w:val="003D0B93"/>
    <w:rsid w:val="00401C9F"/>
    <w:rsid w:val="00402A85"/>
    <w:rsid w:val="004153BE"/>
    <w:rsid w:val="00420B21"/>
    <w:rsid w:val="00420D46"/>
    <w:rsid w:val="00422231"/>
    <w:rsid w:val="004733A2"/>
    <w:rsid w:val="00474880"/>
    <w:rsid w:val="004A6523"/>
    <w:rsid w:val="004B0184"/>
    <w:rsid w:val="004B7F00"/>
    <w:rsid w:val="004C3FB5"/>
    <w:rsid w:val="004D4B5E"/>
    <w:rsid w:val="004D5CFA"/>
    <w:rsid w:val="0050638C"/>
    <w:rsid w:val="005335DB"/>
    <w:rsid w:val="00540B7C"/>
    <w:rsid w:val="005413EA"/>
    <w:rsid w:val="005435AA"/>
    <w:rsid w:val="00543B66"/>
    <w:rsid w:val="00552C96"/>
    <w:rsid w:val="005569AF"/>
    <w:rsid w:val="005640AD"/>
    <w:rsid w:val="00571905"/>
    <w:rsid w:val="005876F7"/>
    <w:rsid w:val="00593519"/>
    <w:rsid w:val="00594458"/>
    <w:rsid w:val="00594D08"/>
    <w:rsid w:val="00596BE7"/>
    <w:rsid w:val="005978F0"/>
    <w:rsid w:val="005C0CB0"/>
    <w:rsid w:val="005C5BF8"/>
    <w:rsid w:val="005D7FB6"/>
    <w:rsid w:val="005E0176"/>
    <w:rsid w:val="005E29E4"/>
    <w:rsid w:val="005E2EA0"/>
    <w:rsid w:val="005E3605"/>
    <w:rsid w:val="005E5032"/>
    <w:rsid w:val="005F10EE"/>
    <w:rsid w:val="005F1ECB"/>
    <w:rsid w:val="00603E2B"/>
    <w:rsid w:val="00625369"/>
    <w:rsid w:val="006279C4"/>
    <w:rsid w:val="00627A9F"/>
    <w:rsid w:val="00642A93"/>
    <w:rsid w:val="00642ED0"/>
    <w:rsid w:val="00661A9B"/>
    <w:rsid w:val="00673221"/>
    <w:rsid w:val="0067561E"/>
    <w:rsid w:val="00683006"/>
    <w:rsid w:val="00697211"/>
    <w:rsid w:val="006A3C8B"/>
    <w:rsid w:val="006B41A9"/>
    <w:rsid w:val="006C2F06"/>
    <w:rsid w:val="006D225C"/>
    <w:rsid w:val="006E10B2"/>
    <w:rsid w:val="006E7A02"/>
    <w:rsid w:val="00714474"/>
    <w:rsid w:val="0072240D"/>
    <w:rsid w:val="00746CAF"/>
    <w:rsid w:val="00762550"/>
    <w:rsid w:val="00772225"/>
    <w:rsid w:val="00797703"/>
    <w:rsid w:val="007B3A83"/>
    <w:rsid w:val="007B789E"/>
    <w:rsid w:val="007B7E45"/>
    <w:rsid w:val="007B7EE6"/>
    <w:rsid w:val="007D1661"/>
    <w:rsid w:val="007D2723"/>
    <w:rsid w:val="007D5000"/>
    <w:rsid w:val="008142C4"/>
    <w:rsid w:val="008377A9"/>
    <w:rsid w:val="00837C04"/>
    <w:rsid w:val="00846628"/>
    <w:rsid w:val="008470DC"/>
    <w:rsid w:val="00854DC1"/>
    <w:rsid w:val="00866D84"/>
    <w:rsid w:val="00890B26"/>
    <w:rsid w:val="008A242E"/>
    <w:rsid w:val="008B57C5"/>
    <w:rsid w:val="008B6A3F"/>
    <w:rsid w:val="008B6EEC"/>
    <w:rsid w:val="008C4723"/>
    <w:rsid w:val="008D1FEE"/>
    <w:rsid w:val="008D7BF2"/>
    <w:rsid w:val="008E0398"/>
    <w:rsid w:val="008E3866"/>
    <w:rsid w:val="0090233A"/>
    <w:rsid w:val="00904A6C"/>
    <w:rsid w:val="0090700C"/>
    <w:rsid w:val="00913598"/>
    <w:rsid w:val="00914F48"/>
    <w:rsid w:val="009240C4"/>
    <w:rsid w:val="00957DB0"/>
    <w:rsid w:val="00966599"/>
    <w:rsid w:val="00972ED3"/>
    <w:rsid w:val="009859D3"/>
    <w:rsid w:val="009966FC"/>
    <w:rsid w:val="009A099A"/>
    <w:rsid w:val="009A41F9"/>
    <w:rsid w:val="009B03B8"/>
    <w:rsid w:val="009B6374"/>
    <w:rsid w:val="009B6A2E"/>
    <w:rsid w:val="009C78A2"/>
    <w:rsid w:val="009D06A4"/>
    <w:rsid w:val="009E55DF"/>
    <w:rsid w:val="009F465F"/>
    <w:rsid w:val="009F559F"/>
    <w:rsid w:val="009F67A7"/>
    <w:rsid w:val="00A03145"/>
    <w:rsid w:val="00A132BF"/>
    <w:rsid w:val="00A31B96"/>
    <w:rsid w:val="00A32FB7"/>
    <w:rsid w:val="00A37C83"/>
    <w:rsid w:val="00A436AC"/>
    <w:rsid w:val="00A67EDF"/>
    <w:rsid w:val="00A8380F"/>
    <w:rsid w:val="00A84929"/>
    <w:rsid w:val="00AA0643"/>
    <w:rsid w:val="00AB08FD"/>
    <w:rsid w:val="00AC4C41"/>
    <w:rsid w:val="00AC5E9B"/>
    <w:rsid w:val="00AD093F"/>
    <w:rsid w:val="00AE2103"/>
    <w:rsid w:val="00AE296E"/>
    <w:rsid w:val="00AF298B"/>
    <w:rsid w:val="00AF4355"/>
    <w:rsid w:val="00AF50B1"/>
    <w:rsid w:val="00AF713D"/>
    <w:rsid w:val="00B1182F"/>
    <w:rsid w:val="00B13046"/>
    <w:rsid w:val="00B140A5"/>
    <w:rsid w:val="00B15270"/>
    <w:rsid w:val="00B4656E"/>
    <w:rsid w:val="00B508D7"/>
    <w:rsid w:val="00B73326"/>
    <w:rsid w:val="00BA0758"/>
    <w:rsid w:val="00BA2ECE"/>
    <w:rsid w:val="00BB02CD"/>
    <w:rsid w:val="00BB1E96"/>
    <w:rsid w:val="00BB79E9"/>
    <w:rsid w:val="00BB7BDD"/>
    <w:rsid w:val="00BC7AC1"/>
    <w:rsid w:val="00BD1FC1"/>
    <w:rsid w:val="00BD5CF0"/>
    <w:rsid w:val="00BD62C1"/>
    <w:rsid w:val="00BD6ACD"/>
    <w:rsid w:val="00BE2A78"/>
    <w:rsid w:val="00C04B42"/>
    <w:rsid w:val="00C109BD"/>
    <w:rsid w:val="00C16167"/>
    <w:rsid w:val="00C23E80"/>
    <w:rsid w:val="00C26021"/>
    <w:rsid w:val="00C45D08"/>
    <w:rsid w:val="00C55534"/>
    <w:rsid w:val="00C674D0"/>
    <w:rsid w:val="00C67609"/>
    <w:rsid w:val="00C709D4"/>
    <w:rsid w:val="00C711CC"/>
    <w:rsid w:val="00C75835"/>
    <w:rsid w:val="00C91AFD"/>
    <w:rsid w:val="00CA1B97"/>
    <w:rsid w:val="00CA5E3C"/>
    <w:rsid w:val="00CB046C"/>
    <w:rsid w:val="00CB351D"/>
    <w:rsid w:val="00CC6EAE"/>
    <w:rsid w:val="00CD3282"/>
    <w:rsid w:val="00CE5811"/>
    <w:rsid w:val="00D0474B"/>
    <w:rsid w:val="00D0589D"/>
    <w:rsid w:val="00D073C4"/>
    <w:rsid w:val="00D342A6"/>
    <w:rsid w:val="00D52AEE"/>
    <w:rsid w:val="00D62ECA"/>
    <w:rsid w:val="00D97DA7"/>
    <w:rsid w:val="00DB7764"/>
    <w:rsid w:val="00DC1250"/>
    <w:rsid w:val="00DD0603"/>
    <w:rsid w:val="00DF397A"/>
    <w:rsid w:val="00E200BE"/>
    <w:rsid w:val="00E273F3"/>
    <w:rsid w:val="00E27747"/>
    <w:rsid w:val="00E3101E"/>
    <w:rsid w:val="00E6640C"/>
    <w:rsid w:val="00E7006F"/>
    <w:rsid w:val="00E72BA8"/>
    <w:rsid w:val="00E74700"/>
    <w:rsid w:val="00E774E3"/>
    <w:rsid w:val="00E94BCF"/>
    <w:rsid w:val="00EC591B"/>
    <w:rsid w:val="00ED13E3"/>
    <w:rsid w:val="00ED20D2"/>
    <w:rsid w:val="00ED2505"/>
    <w:rsid w:val="00ED630D"/>
    <w:rsid w:val="00EF211C"/>
    <w:rsid w:val="00F07967"/>
    <w:rsid w:val="00F378D5"/>
    <w:rsid w:val="00F37C55"/>
    <w:rsid w:val="00F5073A"/>
    <w:rsid w:val="00F578DB"/>
    <w:rsid w:val="00F57D3C"/>
    <w:rsid w:val="00F705F9"/>
    <w:rsid w:val="00F74FDB"/>
    <w:rsid w:val="00F77C87"/>
    <w:rsid w:val="00F80194"/>
    <w:rsid w:val="00F8310A"/>
    <w:rsid w:val="00F97A74"/>
    <w:rsid w:val="00FE563A"/>
    <w:rsid w:val="00FF3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F7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4348"/>
    <w:pPr>
      <w:jc w:val="both"/>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49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902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233A"/>
    <w:rPr>
      <w:rFonts w:ascii="Courier New" w:eastAsia="Times New Roman" w:hAnsi="Courier New" w:cs="Courier New"/>
      <w:sz w:val="20"/>
      <w:szCs w:val="20"/>
    </w:rPr>
  </w:style>
  <w:style w:type="paragraph" w:styleId="NormalWeb">
    <w:name w:val="Normal (Web)"/>
    <w:basedOn w:val="Normal"/>
    <w:uiPriority w:val="99"/>
    <w:semiHidden/>
    <w:unhideWhenUsed/>
    <w:rsid w:val="00F705F9"/>
    <w:pPr>
      <w:spacing w:before="100" w:beforeAutospacing="1" w:after="100" w:afterAutospacing="1" w:line="240" w:lineRule="auto"/>
      <w:jc w:val="left"/>
    </w:pPr>
    <w:rPr>
      <w:rFonts w:eastAsia="Times New Roman" w:cs="Times New Roman"/>
      <w:sz w:val="24"/>
      <w:szCs w:val="24"/>
    </w:rPr>
  </w:style>
  <w:style w:type="paragraph" w:styleId="BalloonText">
    <w:name w:val="Balloon Text"/>
    <w:basedOn w:val="Normal"/>
    <w:link w:val="BalloonTextChar"/>
    <w:uiPriority w:val="99"/>
    <w:semiHidden/>
    <w:unhideWhenUsed/>
    <w:rsid w:val="009A41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41F9"/>
    <w:rPr>
      <w:rFonts w:ascii="Segoe UI" w:hAnsi="Segoe UI" w:cs="Segoe UI"/>
      <w:sz w:val="18"/>
      <w:szCs w:val="18"/>
    </w:rPr>
  </w:style>
  <w:style w:type="character" w:customStyle="1" w:styleId="demuc4">
    <w:name w:val="demuc4"/>
    <w:basedOn w:val="DefaultParagraphFont"/>
    <w:rsid w:val="0001688E"/>
  </w:style>
  <w:style w:type="paragraph" w:styleId="Header">
    <w:name w:val="header"/>
    <w:basedOn w:val="Normal"/>
    <w:link w:val="HeaderChar"/>
    <w:uiPriority w:val="99"/>
    <w:unhideWhenUsed/>
    <w:rsid w:val="00C711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1CC"/>
    <w:rPr>
      <w:rFonts w:ascii="Times New Roman" w:hAnsi="Times New Roman"/>
      <w:sz w:val="28"/>
    </w:rPr>
  </w:style>
  <w:style w:type="paragraph" w:styleId="Footer">
    <w:name w:val="footer"/>
    <w:basedOn w:val="Normal"/>
    <w:link w:val="FooterChar"/>
    <w:uiPriority w:val="99"/>
    <w:unhideWhenUsed/>
    <w:rsid w:val="00C711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1CC"/>
    <w:rPr>
      <w:rFonts w:ascii="Times New Roman" w:hAnsi="Times New Roman"/>
      <w:sz w:val="28"/>
    </w:rPr>
  </w:style>
  <w:style w:type="paragraph" w:styleId="ListParagraph">
    <w:name w:val="List Paragraph"/>
    <w:basedOn w:val="Normal"/>
    <w:uiPriority w:val="34"/>
    <w:qFormat/>
    <w:rsid w:val="008B6EEC"/>
    <w:pPr>
      <w:ind w:left="720"/>
      <w:contextualSpacing/>
    </w:pPr>
  </w:style>
  <w:style w:type="paragraph" w:styleId="Revision">
    <w:name w:val="Revision"/>
    <w:hidden/>
    <w:uiPriority w:val="99"/>
    <w:semiHidden/>
    <w:rsid w:val="00540B7C"/>
    <w:pPr>
      <w:spacing w:after="0" w:line="240" w:lineRule="auto"/>
    </w:pPr>
    <w:rPr>
      <w:rFonts w:ascii="Times New Roman" w:hAnsi="Times New Roman"/>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4348"/>
    <w:pPr>
      <w:jc w:val="both"/>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49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902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233A"/>
    <w:rPr>
      <w:rFonts w:ascii="Courier New" w:eastAsia="Times New Roman" w:hAnsi="Courier New" w:cs="Courier New"/>
      <w:sz w:val="20"/>
      <w:szCs w:val="20"/>
    </w:rPr>
  </w:style>
  <w:style w:type="paragraph" w:styleId="NormalWeb">
    <w:name w:val="Normal (Web)"/>
    <w:basedOn w:val="Normal"/>
    <w:uiPriority w:val="99"/>
    <w:semiHidden/>
    <w:unhideWhenUsed/>
    <w:rsid w:val="00F705F9"/>
    <w:pPr>
      <w:spacing w:before="100" w:beforeAutospacing="1" w:after="100" w:afterAutospacing="1" w:line="240" w:lineRule="auto"/>
      <w:jc w:val="left"/>
    </w:pPr>
    <w:rPr>
      <w:rFonts w:eastAsia="Times New Roman" w:cs="Times New Roman"/>
      <w:sz w:val="24"/>
      <w:szCs w:val="24"/>
    </w:rPr>
  </w:style>
  <w:style w:type="paragraph" w:styleId="BalloonText">
    <w:name w:val="Balloon Text"/>
    <w:basedOn w:val="Normal"/>
    <w:link w:val="BalloonTextChar"/>
    <w:uiPriority w:val="99"/>
    <w:semiHidden/>
    <w:unhideWhenUsed/>
    <w:rsid w:val="009A41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41F9"/>
    <w:rPr>
      <w:rFonts w:ascii="Segoe UI" w:hAnsi="Segoe UI" w:cs="Segoe UI"/>
      <w:sz w:val="18"/>
      <w:szCs w:val="18"/>
    </w:rPr>
  </w:style>
  <w:style w:type="character" w:customStyle="1" w:styleId="demuc4">
    <w:name w:val="demuc4"/>
    <w:basedOn w:val="DefaultParagraphFont"/>
    <w:rsid w:val="0001688E"/>
  </w:style>
  <w:style w:type="paragraph" w:styleId="Header">
    <w:name w:val="header"/>
    <w:basedOn w:val="Normal"/>
    <w:link w:val="HeaderChar"/>
    <w:uiPriority w:val="99"/>
    <w:unhideWhenUsed/>
    <w:rsid w:val="00C711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1CC"/>
    <w:rPr>
      <w:rFonts w:ascii="Times New Roman" w:hAnsi="Times New Roman"/>
      <w:sz w:val="28"/>
    </w:rPr>
  </w:style>
  <w:style w:type="paragraph" w:styleId="Footer">
    <w:name w:val="footer"/>
    <w:basedOn w:val="Normal"/>
    <w:link w:val="FooterChar"/>
    <w:uiPriority w:val="99"/>
    <w:unhideWhenUsed/>
    <w:rsid w:val="00C711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1CC"/>
    <w:rPr>
      <w:rFonts w:ascii="Times New Roman" w:hAnsi="Times New Roman"/>
      <w:sz w:val="28"/>
    </w:rPr>
  </w:style>
  <w:style w:type="paragraph" w:styleId="ListParagraph">
    <w:name w:val="List Paragraph"/>
    <w:basedOn w:val="Normal"/>
    <w:uiPriority w:val="34"/>
    <w:qFormat/>
    <w:rsid w:val="008B6EEC"/>
    <w:pPr>
      <w:ind w:left="720"/>
      <w:contextualSpacing/>
    </w:pPr>
  </w:style>
  <w:style w:type="paragraph" w:styleId="Revision">
    <w:name w:val="Revision"/>
    <w:hidden/>
    <w:uiPriority w:val="99"/>
    <w:semiHidden/>
    <w:rsid w:val="00540B7C"/>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9013865">
      <w:bodyDiv w:val="1"/>
      <w:marLeft w:val="0"/>
      <w:marRight w:val="0"/>
      <w:marTop w:val="0"/>
      <w:marBottom w:val="0"/>
      <w:divBdr>
        <w:top w:val="none" w:sz="0" w:space="0" w:color="auto"/>
        <w:left w:val="none" w:sz="0" w:space="0" w:color="auto"/>
        <w:bottom w:val="none" w:sz="0" w:space="0" w:color="auto"/>
        <w:right w:val="none" w:sz="0" w:space="0" w:color="auto"/>
      </w:divBdr>
    </w:div>
    <w:div w:id="1487554095">
      <w:bodyDiv w:val="1"/>
      <w:marLeft w:val="0"/>
      <w:marRight w:val="0"/>
      <w:marTop w:val="0"/>
      <w:marBottom w:val="0"/>
      <w:divBdr>
        <w:top w:val="none" w:sz="0" w:space="0" w:color="auto"/>
        <w:left w:val="none" w:sz="0" w:space="0" w:color="auto"/>
        <w:bottom w:val="none" w:sz="0" w:space="0" w:color="auto"/>
        <w:right w:val="none" w:sz="0" w:space="0" w:color="auto"/>
      </w:divBdr>
    </w:div>
    <w:div w:id="1566528820">
      <w:bodyDiv w:val="1"/>
      <w:marLeft w:val="0"/>
      <w:marRight w:val="0"/>
      <w:marTop w:val="0"/>
      <w:marBottom w:val="0"/>
      <w:divBdr>
        <w:top w:val="none" w:sz="0" w:space="0" w:color="auto"/>
        <w:left w:val="none" w:sz="0" w:space="0" w:color="auto"/>
        <w:bottom w:val="none" w:sz="0" w:space="0" w:color="auto"/>
        <w:right w:val="none" w:sz="0" w:space="0" w:color="auto"/>
      </w:divBdr>
    </w:div>
    <w:div w:id="1889560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C92614-FB87-45D8-9F0A-EB0040F8FF07}">
  <ds:schemaRefs>
    <ds:schemaRef ds:uri="http://schemas.openxmlformats.org/officeDocument/2006/bibliography"/>
  </ds:schemaRefs>
</ds:datastoreItem>
</file>

<file path=customXml/itemProps2.xml><?xml version="1.0" encoding="utf-8"?>
<ds:datastoreItem xmlns:ds="http://schemas.openxmlformats.org/officeDocument/2006/customXml" ds:itemID="{3B70A33C-DCCE-42A8-9C47-1545B9755683}"/>
</file>

<file path=customXml/itemProps3.xml><?xml version="1.0" encoding="utf-8"?>
<ds:datastoreItem xmlns:ds="http://schemas.openxmlformats.org/officeDocument/2006/customXml" ds:itemID="{EF53C883-C65E-4F83-8547-66C97C0F668E}"/>
</file>

<file path=customXml/itemProps4.xml><?xml version="1.0" encoding="utf-8"?>
<ds:datastoreItem xmlns:ds="http://schemas.openxmlformats.org/officeDocument/2006/customXml" ds:itemID="{B8A74CBB-49D6-4B7E-8CD5-FD5149DCFE20}"/>
</file>

<file path=docProps/app.xml><?xml version="1.0" encoding="utf-8"?>
<Properties xmlns="http://schemas.openxmlformats.org/officeDocument/2006/extended-properties" xmlns:vt="http://schemas.openxmlformats.org/officeDocument/2006/docPropsVTypes">
  <Template>Normal</Template>
  <TotalTime>105</TotalTime>
  <Pages>2</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Duong Danh Cong</dc:creator>
  <cp:lastModifiedBy>Nam</cp:lastModifiedBy>
  <cp:revision>18</cp:revision>
  <cp:lastPrinted>2022-10-20T01:19:00Z</cp:lastPrinted>
  <dcterms:created xsi:type="dcterms:W3CDTF">2022-08-29T08:11:00Z</dcterms:created>
  <dcterms:modified xsi:type="dcterms:W3CDTF">2022-10-26T07:49:00Z</dcterms:modified>
</cp:coreProperties>
</file>