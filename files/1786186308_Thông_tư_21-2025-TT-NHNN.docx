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Look w:val="01E0" w:firstRow="1" w:lastRow="1" w:firstColumn="1" w:lastColumn="1" w:noHBand="0" w:noVBand="0"/>
      </w:tblPr>
      <w:tblGrid>
        <w:gridCol w:w="3348"/>
        <w:gridCol w:w="5724"/>
      </w:tblGrid>
      <w:tr w:rsidR="000F37A1" w:rsidRPr="000F37A1" w14:paraId="1AE2513F" w14:textId="77777777" w:rsidTr="00D67339">
        <w:tc>
          <w:tcPr>
            <w:tcW w:w="3348" w:type="dxa"/>
          </w:tcPr>
          <w:bookmarkStart w:id="0" w:name="_GoBack"/>
          <w:bookmarkEnd w:id="0"/>
          <w:p w14:paraId="5F4CF003" w14:textId="77777777" w:rsidR="00864799" w:rsidRPr="000F37A1" w:rsidRDefault="00DB23FE" w:rsidP="00DB23FE">
            <w:pPr>
              <w:jc w:val="center"/>
              <w:rPr>
                <w:rFonts w:cs="Times New Roman"/>
                <w:b/>
                <w:sz w:val="28"/>
                <w:szCs w:val="28"/>
              </w:rPr>
            </w:pPr>
            <w:r w:rsidRPr="000F37A1">
              <w:rPr>
                <w:rFonts w:cs="Times New Roman"/>
                <w:b/>
                <w:noProof/>
                <w:sz w:val="26"/>
                <w:szCs w:val="28"/>
              </w:rPr>
              <mc:AlternateContent>
                <mc:Choice Requires="wps">
                  <w:drawing>
                    <wp:anchor distT="0" distB="0" distL="114300" distR="114300" simplePos="0" relativeHeight="251655680" behindDoc="0" locked="0" layoutInCell="1" allowOverlap="1" wp14:anchorId="72ACC5B0" wp14:editId="0E73B23C">
                      <wp:simplePos x="0" y="0"/>
                      <wp:positionH relativeFrom="column">
                        <wp:posOffset>642620</wp:posOffset>
                      </wp:positionH>
                      <wp:positionV relativeFrom="paragraph">
                        <wp:posOffset>482542</wp:posOffset>
                      </wp:positionV>
                      <wp:extent cx="705427" cy="1"/>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705427"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778E4A"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pt,38pt" to="106.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" strokecolor="black [3200]" strokeweight=".5pt">
                      <v:stroke joinstyle="miter"/>
                    </v:line>
                  </w:pict>
                </mc:Fallback>
              </mc:AlternateContent>
            </w:r>
            <w:r w:rsidR="00864799" w:rsidRPr="000F37A1">
              <w:rPr>
                <w:rFonts w:cs="Times New Roman"/>
                <w:b/>
                <w:sz w:val="26"/>
                <w:szCs w:val="28"/>
                <w:lang w:val="nl-NL"/>
              </w:rPr>
              <w:t>NGÂN HÀNG NHÀ NƯỚC</w:t>
            </w:r>
            <w:r w:rsidR="00864799" w:rsidRPr="000F37A1">
              <w:rPr>
                <w:rFonts w:cs="Times New Roman"/>
                <w:b/>
                <w:sz w:val="26"/>
                <w:szCs w:val="28"/>
                <w:lang w:val="nl-NL"/>
              </w:rPr>
              <w:br/>
              <w:t>VIỆT NAM</w:t>
            </w:r>
            <w:r w:rsidR="00864799" w:rsidRPr="000F37A1">
              <w:rPr>
                <w:rFonts w:cs="Times New Roman"/>
                <w:b/>
                <w:sz w:val="28"/>
                <w:szCs w:val="28"/>
              </w:rPr>
              <w:br/>
            </w:r>
          </w:p>
        </w:tc>
        <w:tc>
          <w:tcPr>
            <w:tcW w:w="5724" w:type="dxa"/>
          </w:tcPr>
          <w:p w14:paraId="25A08A31" w14:textId="77777777" w:rsidR="00864799" w:rsidRPr="000F37A1" w:rsidRDefault="00DB23FE" w:rsidP="00DB23FE">
            <w:pPr>
              <w:jc w:val="center"/>
              <w:rPr>
                <w:rFonts w:cs="Times New Roman"/>
                <w:sz w:val="28"/>
                <w:szCs w:val="28"/>
              </w:rPr>
            </w:pPr>
            <w:r w:rsidRPr="000F37A1">
              <w:rPr>
                <w:rFonts w:cs="Times New Roman"/>
                <w:b/>
                <w:noProof/>
                <w:sz w:val="26"/>
                <w:szCs w:val="28"/>
              </w:rPr>
              <mc:AlternateContent>
                <mc:Choice Requires="wps">
                  <w:drawing>
                    <wp:anchor distT="0" distB="0" distL="114300" distR="114300" simplePos="0" relativeHeight="251657728" behindDoc="0" locked="0" layoutInCell="1" allowOverlap="1" wp14:anchorId="5F734962" wp14:editId="356FC43E">
                      <wp:simplePos x="0" y="0"/>
                      <wp:positionH relativeFrom="column">
                        <wp:posOffset>738505</wp:posOffset>
                      </wp:positionH>
                      <wp:positionV relativeFrom="paragraph">
                        <wp:posOffset>499687</wp:posOffset>
                      </wp:positionV>
                      <wp:extent cx="2012668" cy="0"/>
                      <wp:effectExtent l="0" t="0" r="26035" b="19050"/>
                      <wp:wrapNone/>
                      <wp:docPr id="2" name="Straight Connector 2"/>
                      <wp:cNvGraphicFramePr/>
                      <a:graphic xmlns:a="http://schemas.openxmlformats.org/drawingml/2006/main">
                        <a:graphicData uri="http://schemas.microsoft.com/office/word/2010/wordprocessingShape">
                          <wps:wsp>
                            <wps:cNvCnPr/>
                            <wps:spPr>
                              <a:xfrm flipV="1">
                                <a:off x="0" y="0"/>
                                <a:ext cx="20126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55AF2" id="Straight Connector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9.35pt" to="216.6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" strokecolor="black [3200]" strokeweight=".5pt">
                      <v:stroke joinstyle="miter"/>
                    </v:line>
                  </w:pict>
                </mc:Fallback>
              </mc:AlternateContent>
            </w:r>
            <w:r w:rsidR="00864799" w:rsidRPr="000F37A1">
              <w:rPr>
                <w:rFonts w:cs="Times New Roman"/>
                <w:b/>
                <w:sz w:val="26"/>
                <w:szCs w:val="28"/>
              </w:rPr>
              <w:t>CỘNG HÒA XÃ HỘI CHỦ NGHĨA VIỆT NAM</w:t>
            </w:r>
            <w:r w:rsidR="00864799" w:rsidRPr="000F37A1">
              <w:rPr>
                <w:rFonts w:cs="Times New Roman"/>
                <w:b/>
                <w:sz w:val="28"/>
                <w:szCs w:val="28"/>
              </w:rPr>
              <w:br/>
              <w:t>Độc lập - Tự do - Hạnh phúc</w:t>
            </w:r>
            <w:r w:rsidR="00864799" w:rsidRPr="000F37A1">
              <w:rPr>
                <w:rFonts w:cs="Times New Roman"/>
                <w:b/>
                <w:sz w:val="28"/>
                <w:szCs w:val="28"/>
              </w:rPr>
              <w:br/>
            </w:r>
          </w:p>
        </w:tc>
      </w:tr>
      <w:tr w:rsidR="000F37A1" w:rsidRPr="000F37A1" w14:paraId="6492F763" w14:textId="77777777" w:rsidTr="00D67339">
        <w:tc>
          <w:tcPr>
            <w:tcW w:w="3348" w:type="dxa"/>
          </w:tcPr>
          <w:p w14:paraId="77539063" w14:textId="7FADC5F5" w:rsidR="00864799" w:rsidRPr="000F37A1" w:rsidRDefault="00864799" w:rsidP="00DB23FE">
            <w:pPr>
              <w:jc w:val="center"/>
              <w:rPr>
                <w:rFonts w:cs="Times New Roman"/>
                <w:sz w:val="28"/>
                <w:szCs w:val="28"/>
              </w:rPr>
            </w:pPr>
            <w:r w:rsidRPr="000F37A1">
              <w:rPr>
                <w:rFonts w:cs="Times New Roman"/>
                <w:sz w:val="28"/>
                <w:szCs w:val="28"/>
              </w:rPr>
              <w:t xml:space="preserve">Số: </w:t>
            </w:r>
            <w:r w:rsidR="00D67339" w:rsidRPr="000F37A1">
              <w:rPr>
                <w:rFonts w:cs="Times New Roman"/>
                <w:sz w:val="28"/>
                <w:szCs w:val="28"/>
              </w:rPr>
              <w:t xml:space="preserve"> </w:t>
            </w:r>
            <w:r w:rsidR="008712B4" w:rsidRPr="000F37A1">
              <w:rPr>
                <w:rFonts w:cs="Times New Roman"/>
                <w:sz w:val="28"/>
                <w:szCs w:val="28"/>
              </w:rPr>
              <w:t xml:space="preserve">  </w:t>
            </w:r>
            <w:r w:rsidR="00DB23FE" w:rsidRPr="000F37A1">
              <w:rPr>
                <w:rFonts w:cs="Times New Roman"/>
                <w:sz w:val="28"/>
                <w:szCs w:val="28"/>
              </w:rPr>
              <w:t xml:space="preserve">      </w:t>
            </w:r>
            <w:r w:rsidR="00DF2B03" w:rsidRPr="000F37A1">
              <w:rPr>
                <w:rFonts w:cs="Times New Roman"/>
                <w:sz w:val="28"/>
                <w:szCs w:val="28"/>
              </w:rPr>
              <w:t>/2025</w:t>
            </w:r>
            <w:r w:rsidRPr="000F37A1">
              <w:rPr>
                <w:rFonts w:cs="Times New Roman"/>
                <w:sz w:val="28"/>
                <w:szCs w:val="28"/>
                <w:lang w:val="nl-NL"/>
              </w:rPr>
              <w:t>/</w:t>
            </w:r>
            <w:r w:rsidR="00A20414" w:rsidRPr="000F37A1">
              <w:rPr>
                <w:rFonts w:cs="Times New Roman"/>
                <w:sz w:val="28"/>
                <w:szCs w:val="28"/>
                <w:lang w:val="nl-NL"/>
              </w:rPr>
              <w:t>TT</w:t>
            </w:r>
            <w:r w:rsidRPr="000F37A1">
              <w:rPr>
                <w:rFonts w:cs="Times New Roman"/>
                <w:sz w:val="28"/>
                <w:szCs w:val="28"/>
                <w:lang w:val="nl-NL"/>
              </w:rPr>
              <w:t>-NHNN</w:t>
            </w:r>
          </w:p>
        </w:tc>
        <w:tc>
          <w:tcPr>
            <w:tcW w:w="5724" w:type="dxa"/>
          </w:tcPr>
          <w:p w14:paraId="5BD71023" w14:textId="77777777" w:rsidR="00864799" w:rsidRPr="000F37A1" w:rsidRDefault="00864799" w:rsidP="00DB23FE">
            <w:pPr>
              <w:jc w:val="center"/>
              <w:rPr>
                <w:rFonts w:cs="Times New Roman"/>
                <w:i/>
                <w:sz w:val="28"/>
                <w:szCs w:val="28"/>
              </w:rPr>
            </w:pPr>
            <w:r w:rsidRPr="000F37A1">
              <w:rPr>
                <w:rFonts w:cs="Times New Roman"/>
                <w:i/>
                <w:sz w:val="28"/>
                <w:szCs w:val="28"/>
              </w:rPr>
              <w:t xml:space="preserve">Hà Nội, ngày </w:t>
            </w:r>
            <w:r w:rsidR="00DB23FE" w:rsidRPr="000F37A1">
              <w:rPr>
                <w:rFonts w:cs="Times New Roman"/>
                <w:i/>
                <w:sz w:val="28"/>
                <w:szCs w:val="28"/>
              </w:rPr>
              <w:t xml:space="preserve">     </w:t>
            </w:r>
            <w:r w:rsidRPr="000F37A1">
              <w:rPr>
                <w:rFonts w:cs="Times New Roman"/>
                <w:i/>
                <w:sz w:val="28"/>
                <w:szCs w:val="28"/>
              </w:rPr>
              <w:t xml:space="preserve"> tháng </w:t>
            </w:r>
            <w:r w:rsidR="00DB23FE" w:rsidRPr="000F37A1">
              <w:rPr>
                <w:rFonts w:cs="Times New Roman"/>
                <w:i/>
                <w:sz w:val="28"/>
                <w:szCs w:val="28"/>
              </w:rPr>
              <w:t xml:space="preserve">  </w:t>
            </w:r>
            <w:r w:rsidRPr="000F37A1">
              <w:rPr>
                <w:rFonts w:cs="Times New Roman"/>
                <w:i/>
                <w:sz w:val="28"/>
                <w:szCs w:val="28"/>
              </w:rPr>
              <w:t xml:space="preserve"> năm 202</w:t>
            </w:r>
            <w:r w:rsidR="00DB23FE" w:rsidRPr="000F37A1">
              <w:rPr>
                <w:rFonts w:cs="Times New Roman"/>
                <w:i/>
                <w:sz w:val="28"/>
                <w:szCs w:val="28"/>
              </w:rPr>
              <w:t>5</w:t>
            </w:r>
          </w:p>
        </w:tc>
      </w:tr>
    </w:tbl>
    <w:p w14:paraId="752987A6" w14:textId="30A53FA8" w:rsidR="00864799" w:rsidRPr="000F37A1" w:rsidRDefault="00864799" w:rsidP="00864799">
      <w:pPr>
        <w:widowControl w:val="0"/>
        <w:jc w:val="center"/>
        <w:rPr>
          <w:rFonts w:cs="Times New Roman"/>
          <w:b/>
          <w:sz w:val="28"/>
          <w:szCs w:val="28"/>
        </w:rPr>
      </w:pPr>
    </w:p>
    <w:p w14:paraId="5545E0B7" w14:textId="77777777" w:rsidR="00864799" w:rsidRPr="000F37A1" w:rsidRDefault="00864799" w:rsidP="00D67339">
      <w:pPr>
        <w:widowControl w:val="0"/>
        <w:jc w:val="center"/>
        <w:rPr>
          <w:rFonts w:cs="Times New Roman"/>
          <w:b/>
          <w:sz w:val="28"/>
          <w:szCs w:val="28"/>
          <w:lang w:val="vi-VN"/>
        </w:rPr>
      </w:pPr>
      <w:bookmarkStart w:id="1" w:name="loai_1"/>
      <w:r w:rsidRPr="000F37A1">
        <w:rPr>
          <w:rFonts w:cs="Times New Roman"/>
          <w:b/>
          <w:sz w:val="28"/>
          <w:szCs w:val="28"/>
          <w:lang w:val="vi-VN"/>
        </w:rPr>
        <w:t>THÔNG TƯ</w:t>
      </w:r>
      <w:bookmarkEnd w:id="1"/>
    </w:p>
    <w:p w14:paraId="1516F1D8" w14:textId="79375962" w:rsidR="00F76904" w:rsidRPr="000F37A1" w:rsidRDefault="00F76904" w:rsidP="003B7182">
      <w:pPr>
        <w:widowControl w:val="0"/>
        <w:ind w:firstLine="567"/>
        <w:jc w:val="center"/>
        <w:rPr>
          <w:rFonts w:cs="Times New Roman"/>
          <w:b/>
          <w:sz w:val="28"/>
          <w:szCs w:val="28"/>
        </w:rPr>
      </w:pPr>
      <w:bookmarkStart w:id="2" w:name="loai_1_name"/>
      <w:r w:rsidRPr="000F37A1">
        <w:rPr>
          <w:rFonts w:cs="Times New Roman"/>
          <w:b/>
          <w:sz w:val="28"/>
          <w:szCs w:val="28"/>
        </w:rPr>
        <w:t>Quy định xếp hạng tổ chức tín dụng, chi nhánh ngân hàng nước ngoài</w:t>
      </w:r>
    </w:p>
    <w:p w14:paraId="24A69D7C" w14:textId="3087D22D" w:rsidR="008712B4" w:rsidRPr="000F37A1" w:rsidRDefault="00AE21AB" w:rsidP="003B7182">
      <w:pPr>
        <w:widowControl w:val="0"/>
        <w:spacing w:line="360" w:lineRule="auto"/>
        <w:ind w:firstLine="709"/>
        <w:rPr>
          <w:rFonts w:cs="Times New Roman"/>
          <w:i/>
          <w:sz w:val="28"/>
          <w:szCs w:val="28"/>
          <w:lang w:val="vi-VN"/>
        </w:rPr>
      </w:pPr>
      <w:r w:rsidRPr="000F37A1">
        <w:rPr>
          <w:rFonts w:cs="Times New Roman"/>
          <w:i/>
          <w:noProof/>
          <w:sz w:val="28"/>
          <w:szCs w:val="28"/>
        </w:rPr>
        <mc:AlternateContent>
          <mc:Choice Requires="wps">
            <w:drawing>
              <wp:anchor distT="0" distB="0" distL="114300" distR="114300" simplePos="0" relativeHeight="251660800" behindDoc="0" locked="0" layoutInCell="1" allowOverlap="1" wp14:anchorId="36658B93" wp14:editId="77155428">
                <wp:simplePos x="0" y="0"/>
                <wp:positionH relativeFrom="column">
                  <wp:posOffset>2390266</wp:posOffset>
                </wp:positionH>
                <wp:positionV relativeFrom="paragraph">
                  <wp:posOffset>4445</wp:posOffset>
                </wp:positionV>
                <wp:extent cx="1082029"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10820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0BAE5E" id="Straight Connector 4"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2pt,.35pt" to="273.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" strokecolor="black [3200]" strokeweight=".5pt">
                <v:stroke joinstyle="miter"/>
              </v:line>
            </w:pict>
          </mc:Fallback>
        </mc:AlternateContent>
      </w:r>
      <w:bookmarkEnd w:id="2"/>
    </w:p>
    <w:p w14:paraId="0A43CCA5" w14:textId="5E3EA251" w:rsidR="00864799" w:rsidRPr="000F37A1" w:rsidRDefault="00864799" w:rsidP="0003006E">
      <w:pPr>
        <w:widowControl w:val="0"/>
        <w:ind w:firstLine="709"/>
        <w:rPr>
          <w:rFonts w:cs="Times New Roman"/>
          <w:i/>
          <w:sz w:val="28"/>
          <w:szCs w:val="28"/>
          <w:lang w:val="vi-VN"/>
        </w:rPr>
      </w:pPr>
      <w:r w:rsidRPr="000F37A1">
        <w:rPr>
          <w:rFonts w:cs="Times New Roman"/>
          <w:i/>
          <w:sz w:val="28"/>
          <w:szCs w:val="28"/>
          <w:lang w:val="vi-VN"/>
        </w:rPr>
        <w:t xml:space="preserve">Căn cứ Luật Ngân hàng Nhà nước Việt Nam </w:t>
      </w:r>
      <w:r w:rsidR="00DF2B03" w:rsidRPr="000F37A1">
        <w:rPr>
          <w:rFonts w:cs="Times New Roman"/>
          <w:i/>
          <w:sz w:val="28"/>
          <w:szCs w:val="28"/>
        </w:rPr>
        <w:t>số 46/2010/QH12</w:t>
      </w:r>
      <w:r w:rsidRPr="000F37A1">
        <w:rPr>
          <w:rFonts w:cs="Times New Roman"/>
          <w:i/>
          <w:sz w:val="28"/>
          <w:szCs w:val="28"/>
          <w:lang w:val="vi-VN"/>
        </w:rPr>
        <w:t xml:space="preserve">; </w:t>
      </w:r>
    </w:p>
    <w:p w14:paraId="660E7CFA" w14:textId="23E5DF49" w:rsidR="00C270C6" w:rsidRPr="0053469D" w:rsidRDefault="00C270C6" w:rsidP="0003006E">
      <w:pPr>
        <w:widowControl w:val="0"/>
        <w:ind w:firstLine="709"/>
        <w:rPr>
          <w:rFonts w:cs="Times New Roman"/>
          <w:i/>
          <w:iCs/>
          <w:sz w:val="28"/>
          <w:szCs w:val="28"/>
        </w:rPr>
      </w:pPr>
      <w:r w:rsidRPr="000F37A1">
        <w:rPr>
          <w:rFonts w:cs="Times New Roman"/>
          <w:i/>
          <w:iCs/>
          <w:sz w:val="28"/>
          <w:szCs w:val="28"/>
          <w:lang w:val="vi-VN"/>
        </w:rPr>
        <w:t>Căn cứ </w:t>
      </w:r>
      <w:r w:rsidRPr="000F37A1">
        <w:rPr>
          <w:rFonts w:cs="Times New Roman"/>
          <w:i/>
          <w:iCs/>
          <w:sz w:val="28"/>
          <w:szCs w:val="28"/>
        </w:rPr>
        <w:t xml:space="preserve">Luật </w:t>
      </w:r>
      <w:r w:rsidR="00A20414" w:rsidRPr="000F37A1">
        <w:rPr>
          <w:rFonts w:cs="Times New Roman"/>
          <w:i/>
          <w:iCs/>
          <w:sz w:val="28"/>
          <w:szCs w:val="28"/>
        </w:rPr>
        <w:t>C</w:t>
      </w:r>
      <w:r w:rsidRPr="000F37A1">
        <w:rPr>
          <w:rFonts w:cs="Times New Roman"/>
          <w:i/>
          <w:iCs/>
          <w:sz w:val="28"/>
          <w:szCs w:val="28"/>
        </w:rPr>
        <w:t>ác tổ chức tín dụng</w:t>
      </w:r>
      <w:r w:rsidRPr="000F37A1">
        <w:rPr>
          <w:rFonts w:cs="Times New Roman"/>
          <w:i/>
          <w:iCs/>
          <w:sz w:val="28"/>
          <w:szCs w:val="28"/>
          <w:lang w:val="vi-VN"/>
        </w:rPr>
        <w:t> </w:t>
      </w:r>
      <w:r w:rsidR="00DF2B03" w:rsidRPr="000F37A1">
        <w:rPr>
          <w:rFonts w:cs="Times New Roman"/>
          <w:i/>
          <w:iCs/>
          <w:sz w:val="28"/>
          <w:szCs w:val="28"/>
        </w:rPr>
        <w:t>số 32/2024/QH15</w:t>
      </w:r>
      <w:r w:rsidRPr="0053469D">
        <w:rPr>
          <w:rFonts w:cs="Times New Roman"/>
          <w:i/>
          <w:iCs/>
          <w:sz w:val="28"/>
          <w:szCs w:val="28"/>
        </w:rPr>
        <w:t>;</w:t>
      </w:r>
    </w:p>
    <w:p w14:paraId="54DD7503" w14:textId="22C78338" w:rsidR="00C270C6" w:rsidRPr="000F37A1" w:rsidRDefault="00C270C6" w:rsidP="0003006E">
      <w:pPr>
        <w:widowControl w:val="0"/>
        <w:ind w:firstLine="709"/>
        <w:rPr>
          <w:rFonts w:cs="Times New Roman"/>
          <w:i/>
          <w:sz w:val="28"/>
          <w:szCs w:val="28"/>
        </w:rPr>
      </w:pPr>
      <w:r w:rsidRPr="000F37A1">
        <w:rPr>
          <w:rFonts w:cs="Times New Roman"/>
          <w:i/>
          <w:sz w:val="28"/>
          <w:szCs w:val="28"/>
        </w:rPr>
        <w:t xml:space="preserve">Căn cứ Nghị định số 26/2025/NĐ-CP của Chính phủ quy định chức năng, nhiệm vụ, quyền hạn và cơ cấu tổ chức của Ngân hàng Nhà nước Việt Nam; </w:t>
      </w:r>
    </w:p>
    <w:p w14:paraId="6A10E4CC" w14:textId="0D3644C8" w:rsidR="00864799" w:rsidRPr="000F37A1" w:rsidRDefault="00C270C6" w:rsidP="0003006E">
      <w:pPr>
        <w:widowControl w:val="0"/>
        <w:ind w:firstLine="709"/>
        <w:rPr>
          <w:rFonts w:cs="Times New Roman"/>
          <w:i/>
          <w:sz w:val="28"/>
          <w:szCs w:val="28"/>
          <w:lang w:val="vi-VN"/>
        </w:rPr>
      </w:pPr>
      <w:r w:rsidRPr="000F37A1">
        <w:rPr>
          <w:rFonts w:cs="Times New Roman"/>
          <w:i/>
          <w:iCs/>
          <w:sz w:val="28"/>
          <w:szCs w:val="28"/>
          <w:lang w:val="vi-VN"/>
        </w:rPr>
        <w:t xml:space="preserve">Theo đề nghị của </w:t>
      </w:r>
      <w:r w:rsidRPr="000F37A1">
        <w:rPr>
          <w:rFonts w:cs="Times New Roman"/>
          <w:i/>
          <w:iCs/>
          <w:sz w:val="28"/>
          <w:szCs w:val="28"/>
        </w:rPr>
        <w:t>Cục trưởng Cục An toàn hệ thống các tổ chức tín dụng</w:t>
      </w:r>
      <w:r w:rsidRPr="000F37A1">
        <w:rPr>
          <w:rFonts w:cs="Times New Roman"/>
          <w:i/>
          <w:iCs/>
          <w:sz w:val="28"/>
          <w:szCs w:val="28"/>
          <w:lang w:val="vi-VN"/>
        </w:rPr>
        <w:t>;</w:t>
      </w:r>
    </w:p>
    <w:p w14:paraId="25265E99" w14:textId="3E374E84" w:rsidR="00864799" w:rsidRPr="000F37A1" w:rsidRDefault="00864799" w:rsidP="0003006E">
      <w:pPr>
        <w:widowControl w:val="0"/>
        <w:ind w:firstLine="709"/>
        <w:rPr>
          <w:rFonts w:cs="Times New Roman"/>
          <w:i/>
          <w:sz w:val="28"/>
          <w:szCs w:val="28"/>
          <w:lang w:val="vi-VN"/>
        </w:rPr>
      </w:pPr>
      <w:r w:rsidRPr="000F37A1">
        <w:rPr>
          <w:rFonts w:cs="Times New Roman"/>
          <w:i/>
          <w:sz w:val="28"/>
          <w:szCs w:val="28"/>
          <w:lang w:val="vi-VN"/>
        </w:rPr>
        <w:t>Thống đốc Ngân hàng Nhà nước Việt Nam ban hành Thông tư quy định xếp hạng tổ chức tín dụng, chi nhánh ngân hàng nước ngoài.</w:t>
      </w:r>
    </w:p>
    <w:p w14:paraId="4C07CA0E" w14:textId="77777777" w:rsidR="00864799" w:rsidRPr="000F37A1" w:rsidRDefault="00864799" w:rsidP="003B7182">
      <w:pPr>
        <w:widowControl w:val="0"/>
        <w:spacing w:before="240"/>
        <w:jc w:val="center"/>
        <w:rPr>
          <w:rFonts w:cs="Times New Roman"/>
          <w:b/>
          <w:sz w:val="28"/>
          <w:szCs w:val="28"/>
        </w:rPr>
      </w:pPr>
      <w:bookmarkStart w:id="3" w:name="chuong_1"/>
      <w:r w:rsidRPr="000F37A1">
        <w:rPr>
          <w:rFonts w:cs="Times New Roman"/>
          <w:b/>
          <w:sz w:val="28"/>
          <w:szCs w:val="28"/>
        </w:rPr>
        <w:t>Chương I</w:t>
      </w:r>
      <w:bookmarkEnd w:id="3"/>
    </w:p>
    <w:p w14:paraId="61DF56F2" w14:textId="77777777" w:rsidR="00864799" w:rsidRPr="000F37A1" w:rsidRDefault="00864799" w:rsidP="00D67339">
      <w:pPr>
        <w:widowControl w:val="0"/>
        <w:jc w:val="center"/>
        <w:rPr>
          <w:rFonts w:cs="Times New Roman"/>
          <w:b/>
          <w:sz w:val="28"/>
          <w:szCs w:val="28"/>
        </w:rPr>
      </w:pPr>
      <w:bookmarkStart w:id="4" w:name="chuong_1_name"/>
      <w:r w:rsidRPr="000F37A1">
        <w:rPr>
          <w:rFonts w:cs="Times New Roman"/>
          <w:b/>
          <w:sz w:val="28"/>
          <w:szCs w:val="28"/>
        </w:rPr>
        <w:t>QUY ĐỊNH CHUNG</w:t>
      </w:r>
      <w:bookmarkEnd w:id="4"/>
    </w:p>
    <w:p w14:paraId="50177647" w14:textId="77777777" w:rsidR="00864799" w:rsidRPr="000F37A1" w:rsidRDefault="00864799" w:rsidP="00B72257">
      <w:pPr>
        <w:widowControl w:val="0"/>
        <w:tabs>
          <w:tab w:val="left" w:pos="709"/>
        </w:tabs>
        <w:ind w:firstLine="709"/>
        <w:rPr>
          <w:rFonts w:cs="Times New Roman"/>
          <w:b/>
          <w:sz w:val="28"/>
          <w:szCs w:val="28"/>
        </w:rPr>
      </w:pPr>
      <w:bookmarkStart w:id="5" w:name="dieu_1"/>
      <w:r w:rsidRPr="000F37A1">
        <w:rPr>
          <w:rFonts w:cs="Times New Roman"/>
          <w:b/>
          <w:sz w:val="28"/>
          <w:szCs w:val="28"/>
        </w:rPr>
        <w:t>Điều 1. Phạm vi điều chỉnh</w:t>
      </w:r>
      <w:bookmarkEnd w:id="5"/>
    </w:p>
    <w:p w14:paraId="2F215F01"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Thông tư này quy định về việc xếp hạng tổ chức tín dụng, chi nhánh ngân hàng nước ngoài.</w:t>
      </w:r>
    </w:p>
    <w:p w14:paraId="2E4681B5" w14:textId="77777777" w:rsidR="00864799" w:rsidRPr="000F37A1" w:rsidRDefault="00864799" w:rsidP="00B72257">
      <w:pPr>
        <w:widowControl w:val="0"/>
        <w:tabs>
          <w:tab w:val="left" w:pos="709"/>
        </w:tabs>
        <w:ind w:firstLine="709"/>
        <w:rPr>
          <w:rFonts w:cs="Times New Roman"/>
          <w:b/>
          <w:sz w:val="28"/>
          <w:szCs w:val="28"/>
        </w:rPr>
      </w:pPr>
      <w:bookmarkStart w:id="6" w:name="dieu_2"/>
      <w:r w:rsidRPr="000F37A1">
        <w:rPr>
          <w:rFonts w:cs="Times New Roman"/>
          <w:b/>
          <w:sz w:val="28"/>
          <w:szCs w:val="28"/>
        </w:rPr>
        <w:t>Điều 2. Đối tượng áp dụng</w:t>
      </w:r>
      <w:bookmarkEnd w:id="6"/>
    </w:p>
    <w:p w14:paraId="61EAB626"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1. Thông tư này áp dụng đối với các đối tượng sau đây: </w:t>
      </w:r>
    </w:p>
    <w:p w14:paraId="045AAEE5" w14:textId="3826409D"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a) Tổ chức tín dụng bao gồm: Ngân hàng thương mại (bao gồm ngân hàng thương mại </w:t>
      </w:r>
      <w:r w:rsidRPr="000F37A1">
        <w:rPr>
          <w:rFonts w:cs="Times New Roman"/>
          <w:sz w:val="28"/>
          <w:szCs w:val="28"/>
          <w:lang w:val="nl-NL"/>
        </w:rPr>
        <w:t>do nhà nước sở hữu trên 50% vốn điều lệ, ngân hàng thương mại cổ phần, ngân hàng liên doanh, ngân hàng 100% vốn nước ngoài</w:t>
      </w:r>
      <w:r w:rsidRPr="000F37A1">
        <w:rPr>
          <w:rFonts w:cs="Times New Roman"/>
          <w:sz w:val="28"/>
          <w:szCs w:val="28"/>
        </w:rPr>
        <w:t xml:space="preserve">), ngân hàng hợp tác xã, </w:t>
      </w:r>
      <w:r w:rsidR="00A20414" w:rsidRPr="000F37A1">
        <w:rPr>
          <w:rFonts w:cs="Times New Roman"/>
          <w:sz w:val="28"/>
          <w:szCs w:val="28"/>
        </w:rPr>
        <w:t>tổ chức tín dụng phi ngân hàng</w:t>
      </w:r>
      <w:r w:rsidRPr="000F37A1">
        <w:rPr>
          <w:rFonts w:cs="Times New Roman"/>
          <w:sz w:val="28"/>
          <w:szCs w:val="28"/>
        </w:rPr>
        <w:t>;</w:t>
      </w:r>
    </w:p>
    <w:p w14:paraId="25F42790"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b) Chi nhánh ngân hàng nước ngoài;</w:t>
      </w:r>
    </w:p>
    <w:p w14:paraId="229E84C6"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c) Các tổ chức, cá nhân có liên quan đến việc xếp hạng tổ chức tín dụng, chi nhánh ngân hàng nước ngoài.</w:t>
      </w:r>
    </w:p>
    <w:p w14:paraId="36586204"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2. Thông tư này không áp dụng đối với tổ chức tín dụng, chi nhánh ngân hàng nước ngoài thuộc một trong các trường hợp sau đây:</w:t>
      </w:r>
    </w:p>
    <w:p w14:paraId="77B5153B" w14:textId="57A5C28E"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a) Tổ chức tín dụng đang được Ngân hàng Nhà nước Việt Nam (sau đây gọi là Ngân hàng Nhà nước) đặt vào tình trạng kiểm soát đặc biệt;</w:t>
      </w:r>
    </w:p>
    <w:p w14:paraId="78FC7A35" w14:textId="2E8993C3"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b) Tổ chức tín dụng, chi nhánh ngân hàng nước ngoài đã gửi Ngân hàng Nhà nước hồ sơ đề nghị giải thể (trong trường hợp tổ chức tín dụng, chi nhánh </w:t>
      </w:r>
      <w:r w:rsidRPr="000F37A1">
        <w:rPr>
          <w:rFonts w:cs="Times New Roman"/>
          <w:sz w:val="28"/>
          <w:szCs w:val="28"/>
        </w:rPr>
        <w:lastRenderedPageBreak/>
        <w:t xml:space="preserve">ngân hàng nước ngoài giải thể tự nguyện) hoặc đã bị </w:t>
      </w:r>
      <w:r w:rsidR="00A20414" w:rsidRPr="000F37A1">
        <w:rPr>
          <w:rFonts w:cs="Times New Roman"/>
          <w:sz w:val="28"/>
          <w:szCs w:val="28"/>
        </w:rPr>
        <w:t>đơn vị giám sát an toàn vi mô</w:t>
      </w:r>
      <w:r w:rsidRPr="000F37A1">
        <w:rPr>
          <w:rFonts w:cs="Times New Roman"/>
          <w:sz w:val="28"/>
          <w:szCs w:val="28"/>
        </w:rPr>
        <w:t xml:space="preserve"> đề nghị Thống đốc Ngân hàng Nhà nước có văn bản yêu cầu </w:t>
      </w:r>
      <w:r w:rsidRPr="000F37A1">
        <w:rPr>
          <w:rFonts w:cs="Times New Roman"/>
          <w:sz w:val="28"/>
          <w:szCs w:val="28"/>
          <w:lang w:val="vi-VN"/>
        </w:rPr>
        <w:t>thanh lý tài sản</w:t>
      </w:r>
      <w:r w:rsidRPr="000F37A1">
        <w:rPr>
          <w:rFonts w:cs="Times New Roman"/>
          <w:sz w:val="28"/>
          <w:szCs w:val="28"/>
        </w:rPr>
        <w:t>,</w:t>
      </w:r>
      <w:r w:rsidRPr="000F37A1">
        <w:rPr>
          <w:rFonts w:cs="Times New Roman"/>
          <w:sz w:val="28"/>
          <w:szCs w:val="28"/>
          <w:lang w:val="vi-VN"/>
        </w:rPr>
        <w:t xml:space="preserve"> thành lập Hội đồng thanh lý, Tổ giám sát thanh lý</w:t>
      </w:r>
      <w:r w:rsidRPr="000F37A1">
        <w:rPr>
          <w:rFonts w:cs="Times New Roman"/>
          <w:sz w:val="28"/>
          <w:szCs w:val="28"/>
        </w:rPr>
        <w:t xml:space="preserve"> (trong trường hợp tổ chức tín dụng, chi nhánh ngân hàng nước ngoài bị thu hồi Giấy phép) theo quy định của pháp luật;</w:t>
      </w:r>
    </w:p>
    <w:p w14:paraId="08E9342D" w14:textId="118E8325"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c) Thời gian hoạt động chưa đủ 24 tháng kể từ ngày khai trương hoạt động</w:t>
      </w:r>
      <w:r w:rsidR="00011E1E" w:rsidRPr="000F37A1">
        <w:rPr>
          <w:rFonts w:cs="Times New Roman"/>
          <w:sz w:val="28"/>
          <w:szCs w:val="28"/>
        </w:rPr>
        <w:t>;</w:t>
      </w:r>
    </w:p>
    <w:p w14:paraId="75834BA1" w14:textId="2349D911" w:rsidR="00DB6349" w:rsidRPr="000F37A1" w:rsidRDefault="00DB6349" w:rsidP="00B72257">
      <w:pPr>
        <w:widowControl w:val="0"/>
        <w:tabs>
          <w:tab w:val="left" w:pos="709"/>
        </w:tabs>
        <w:ind w:firstLine="709"/>
        <w:rPr>
          <w:rFonts w:cs="Times New Roman"/>
          <w:sz w:val="28"/>
          <w:szCs w:val="28"/>
        </w:rPr>
      </w:pPr>
      <w:r w:rsidRPr="000F37A1">
        <w:rPr>
          <w:rFonts w:cs="Times New Roman"/>
          <w:sz w:val="28"/>
          <w:szCs w:val="28"/>
          <w:lang w:val="pt-BR"/>
        </w:rPr>
        <w:t>d) Tổ chức tín dụng, chi nhánh ngân hàng nước ngoài</w:t>
      </w:r>
      <w:r w:rsidRPr="000F37A1">
        <w:rPr>
          <w:rFonts w:cs="Times New Roman"/>
          <w:i/>
          <w:sz w:val="28"/>
          <w:szCs w:val="28"/>
          <w:lang w:val="pt-BR"/>
        </w:rPr>
        <w:t xml:space="preserve"> </w:t>
      </w:r>
      <w:r w:rsidR="00B077BC" w:rsidRPr="000F37A1">
        <w:rPr>
          <w:rFonts w:cs="Times New Roman"/>
          <w:sz w:val="28"/>
          <w:szCs w:val="28"/>
        </w:rPr>
        <w:t xml:space="preserve">được can thiệp sớm theo quy định tại Luật Các </w:t>
      </w:r>
      <w:r w:rsidR="00D00BA9" w:rsidRPr="000F37A1">
        <w:rPr>
          <w:rFonts w:cs="Times New Roman"/>
          <w:sz w:val="28"/>
          <w:szCs w:val="28"/>
        </w:rPr>
        <w:t>tổ chức tín dụng</w:t>
      </w:r>
      <w:r w:rsidR="005D22C4" w:rsidRPr="000F37A1">
        <w:rPr>
          <w:rFonts w:cs="Times New Roman"/>
          <w:sz w:val="28"/>
          <w:szCs w:val="28"/>
        </w:rPr>
        <w:t xml:space="preserve"> (không bao gồm tổ chức tín dụng, chi nhánh ngân hàng nước ngoài được can thiệp sớm </w:t>
      </w:r>
      <w:r w:rsidR="001D663E" w:rsidRPr="000F37A1">
        <w:rPr>
          <w:rFonts w:cs="Times New Roman"/>
          <w:sz w:val="28"/>
          <w:szCs w:val="28"/>
        </w:rPr>
        <w:t xml:space="preserve">theo quy định </w:t>
      </w:r>
      <w:r w:rsidR="005D22C4" w:rsidRPr="000F37A1">
        <w:rPr>
          <w:rFonts w:cs="Times New Roman"/>
          <w:sz w:val="28"/>
          <w:szCs w:val="28"/>
        </w:rPr>
        <w:t xml:space="preserve">tại điểm b khoản 1 Điều 156 Luật Các </w:t>
      </w:r>
      <w:r w:rsidR="00011E1E" w:rsidRPr="000F37A1">
        <w:rPr>
          <w:rFonts w:cs="Times New Roman"/>
          <w:sz w:val="28"/>
          <w:szCs w:val="28"/>
        </w:rPr>
        <w:t>t</w:t>
      </w:r>
      <w:r w:rsidR="00954477" w:rsidRPr="000F37A1">
        <w:rPr>
          <w:rFonts w:cs="Times New Roman"/>
          <w:sz w:val="28"/>
          <w:szCs w:val="28"/>
        </w:rPr>
        <w:t>ổ chức tín dụng</w:t>
      </w:r>
      <w:r w:rsidR="005D22C4" w:rsidRPr="000F37A1">
        <w:rPr>
          <w:rFonts w:cs="Times New Roman"/>
          <w:sz w:val="28"/>
          <w:szCs w:val="28"/>
        </w:rPr>
        <w:t>)</w:t>
      </w:r>
      <w:r w:rsidR="00B077BC" w:rsidRPr="000F37A1">
        <w:rPr>
          <w:rFonts w:cs="Times New Roman"/>
          <w:i/>
          <w:sz w:val="28"/>
          <w:szCs w:val="28"/>
          <w:lang w:val="pt-BR"/>
        </w:rPr>
        <w:t>.</w:t>
      </w:r>
    </w:p>
    <w:p w14:paraId="48F962EA" w14:textId="77777777" w:rsidR="00864799" w:rsidRPr="000F37A1" w:rsidRDefault="00864799" w:rsidP="00B72257">
      <w:pPr>
        <w:widowControl w:val="0"/>
        <w:tabs>
          <w:tab w:val="left" w:pos="709"/>
        </w:tabs>
        <w:ind w:firstLine="709"/>
        <w:rPr>
          <w:rFonts w:cs="Times New Roman"/>
          <w:b/>
          <w:sz w:val="28"/>
          <w:szCs w:val="28"/>
        </w:rPr>
      </w:pPr>
      <w:bookmarkStart w:id="7" w:name="dieu_3"/>
      <w:r w:rsidRPr="000F37A1">
        <w:rPr>
          <w:rFonts w:cs="Times New Roman"/>
          <w:b/>
          <w:sz w:val="28"/>
          <w:szCs w:val="28"/>
        </w:rPr>
        <w:t>Điều 3. Giải thích từ ngữ</w:t>
      </w:r>
      <w:bookmarkEnd w:id="7"/>
    </w:p>
    <w:p w14:paraId="22547590"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Trong Thông tư này, các từ ngữ dưới đây được hiểu như sau:</w:t>
      </w:r>
    </w:p>
    <w:p w14:paraId="1D2EE4E4" w14:textId="335E448F" w:rsidR="002E79BB" w:rsidRPr="000F37A1" w:rsidRDefault="00864799" w:rsidP="00B72257">
      <w:pPr>
        <w:widowControl w:val="0"/>
        <w:tabs>
          <w:tab w:val="left" w:pos="709"/>
        </w:tabs>
        <w:ind w:firstLine="709"/>
        <w:rPr>
          <w:rFonts w:cs="Times New Roman"/>
          <w:sz w:val="28"/>
          <w:szCs w:val="28"/>
        </w:rPr>
      </w:pPr>
      <w:r w:rsidRPr="000F37A1">
        <w:rPr>
          <w:rFonts w:cs="Times New Roman"/>
          <w:sz w:val="28"/>
          <w:szCs w:val="28"/>
          <w:lang w:val="vi-VN"/>
        </w:rPr>
        <w:t>1.</w:t>
      </w:r>
      <w:r w:rsidRPr="000F37A1">
        <w:rPr>
          <w:rFonts w:cs="Times New Roman"/>
          <w:i/>
          <w:sz w:val="28"/>
          <w:szCs w:val="28"/>
          <w:lang w:val="vi-VN"/>
        </w:rPr>
        <w:t xml:space="preserve"> </w:t>
      </w:r>
      <w:r w:rsidR="002E79BB" w:rsidRPr="000F37A1">
        <w:rPr>
          <w:rFonts w:cs="Times New Roman"/>
          <w:i/>
          <w:sz w:val="28"/>
          <w:szCs w:val="28"/>
          <w:lang w:val="vi-VN"/>
        </w:rPr>
        <w:t>Tỷ lệ an toàn vốn</w:t>
      </w:r>
      <w:r w:rsidR="002E79BB" w:rsidRPr="000F37A1">
        <w:rPr>
          <w:rFonts w:cs="Times New Roman"/>
          <w:sz w:val="28"/>
          <w:szCs w:val="28"/>
          <w:lang w:val="vi-VN"/>
        </w:rPr>
        <w:t xml:space="preserve"> là chỉ tiêu được xác định theo quy định </w:t>
      </w:r>
      <w:r w:rsidR="002E79BB" w:rsidRPr="000F37A1">
        <w:rPr>
          <w:rFonts w:cs="Times New Roman"/>
          <w:sz w:val="28"/>
          <w:szCs w:val="28"/>
        </w:rPr>
        <w:t xml:space="preserve">đang có hiệu lực thi hành </w:t>
      </w:r>
      <w:r w:rsidR="002E79BB" w:rsidRPr="000F37A1">
        <w:rPr>
          <w:rFonts w:cs="Times New Roman"/>
          <w:sz w:val="28"/>
          <w:szCs w:val="28"/>
          <w:lang w:val="vi-VN"/>
        </w:rPr>
        <w:t xml:space="preserve">của Ngân hàng Nhà nước </w:t>
      </w:r>
      <w:r w:rsidR="00337EF7" w:rsidRPr="000F37A1">
        <w:rPr>
          <w:rFonts w:cs="Times New Roman"/>
          <w:sz w:val="28"/>
          <w:szCs w:val="28"/>
        </w:rPr>
        <w:t>về tỷ lệ an toàn vốn</w:t>
      </w:r>
      <w:r w:rsidR="00CC2A0C" w:rsidRPr="000F37A1">
        <w:rPr>
          <w:rFonts w:cs="Times New Roman"/>
          <w:sz w:val="28"/>
          <w:szCs w:val="28"/>
        </w:rPr>
        <w:t>,</w:t>
      </w:r>
      <w:r w:rsidR="00337EF7" w:rsidRPr="000F37A1">
        <w:rPr>
          <w:rFonts w:cs="Times New Roman"/>
          <w:sz w:val="28"/>
          <w:szCs w:val="28"/>
        </w:rPr>
        <w:t xml:space="preserve"> </w:t>
      </w:r>
      <w:r w:rsidR="002E79BB" w:rsidRPr="000F37A1">
        <w:rPr>
          <w:rFonts w:cs="Times New Roman"/>
          <w:sz w:val="28"/>
          <w:szCs w:val="28"/>
          <w:lang w:val="vi-VN"/>
        </w:rPr>
        <w:t xml:space="preserve">về </w:t>
      </w:r>
      <w:r w:rsidR="005A4E75" w:rsidRPr="000F37A1">
        <w:rPr>
          <w:rFonts w:cs="Times New Roman"/>
          <w:sz w:val="28"/>
          <w:szCs w:val="28"/>
          <w:lang w:val="vi-VN"/>
        </w:rPr>
        <w:t xml:space="preserve">các giới hạn, tỷ lệ </w:t>
      </w:r>
      <w:r w:rsidR="005A4E75" w:rsidRPr="000F37A1">
        <w:rPr>
          <w:rFonts w:cs="Times New Roman"/>
          <w:sz w:val="28"/>
          <w:szCs w:val="28"/>
        </w:rPr>
        <w:t xml:space="preserve">bảo </w:t>
      </w:r>
      <w:r w:rsidR="005A4E75" w:rsidRPr="000F37A1">
        <w:rPr>
          <w:rFonts w:cs="Times New Roman"/>
          <w:sz w:val="28"/>
          <w:szCs w:val="28"/>
          <w:lang w:val="vi-VN"/>
        </w:rPr>
        <w:t xml:space="preserve">đảm an toàn trong hoạt động </w:t>
      </w:r>
      <w:r w:rsidR="00CC2A0C" w:rsidRPr="000F37A1">
        <w:rPr>
          <w:rFonts w:cs="Times New Roman"/>
          <w:sz w:val="28"/>
          <w:szCs w:val="28"/>
        </w:rPr>
        <w:t>đối với</w:t>
      </w:r>
      <w:r w:rsidR="00CC2A0C" w:rsidRPr="000F37A1">
        <w:rPr>
          <w:rFonts w:cs="Times New Roman"/>
          <w:sz w:val="28"/>
          <w:szCs w:val="28"/>
          <w:lang w:val="vi-VN"/>
        </w:rPr>
        <w:t xml:space="preserve"> </w:t>
      </w:r>
      <w:r w:rsidR="002E79BB" w:rsidRPr="000F37A1">
        <w:rPr>
          <w:rFonts w:cs="Times New Roman"/>
          <w:sz w:val="28"/>
          <w:szCs w:val="28"/>
          <w:lang w:val="vi-VN"/>
        </w:rPr>
        <w:t xml:space="preserve">tổ chức tín dụng, chi nhánh ngân hàng nước ngoài. </w:t>
      </w:r>
    </w:p>
    <w:p w14:paraId="13A8727A" w14:textId="1CCA8449" w:rsidR="002E79BB" w:rsidRPr="000F37A1" w:rsidRDefault="00864799" w:rsidP="00B72257">
      <w:pPr>
        <w:widowControl w:val="0"/>
        <w:tabs>
          <w:tab w:val="left" w:pos="709"/>
        </w:tabs>
        <w:ind w:firstLine="709"/>
        <w:rPr>
          <w:rFonts w:cs="Times New Roman"/>
          <w:sz w:val="28"/>
          <w:szCs w:val="28"/>
          <w:lang w:val="vi-VN"/>
        </w:rPr>
      </w:pPr>
      <w:r w:rsidRPr="000F37A1">
        <w:rPr>
          <w:rFonts w:cs="Times New Roman"/>
          <w:sz w:val="28"/>
          <w:szCs w:val="28"/>
          <w:lang w:val="vi-VN"/>
        </w:rPr>
        <w:t xml:space="preserve">2. </w:t>
      </w:r>
      <w:r w:rsidR="002E79BB" w:rsidRPr="000F37A1">
        <w:rPr>
          <w:rFonts w:cs="Times New Roman"/>
          <w:i/>
          <w:sz w:val="28"/>
          <w:szCs w:val="28"/>
          <w:lang w:val="vi-VN"/>
        </w:rPr>
        <w:t>Tỷ lệ an toàn vốn cấp 1</w:t>
      </w:r>
      <w:r w:rsidR="002E79BB" w:rsidRPr="000F37A1">
        <w:rPr>
          <w:rFonts w:cs="Times New Roman"/>
          <w:sz w:val="28"/>
          <w:szCs w:val="28"/>
          <w:lang w:val="vi-VN"/>
        </w:rPr>
        <w:t xml:space="preserve"> là chỉ tiêu </w:t>
      </w:r>
      <w:r w:rsidR="002E79BB" w:rsidRPr="000F37A1">
        <w:rPr>
          <w:rFonts w:cs="Times New Roman"/>
          <w:sz w:val="28"/>
          <w:szCs w:val="28"/>
        </w:rPr>
        <w:t xml:space="preserve">được xác định </w:t>
      </w:r>
      <w:r w:rsidR="002E79BB" w:rsidRPr="000F37A1">
        <w:rPr>
          <w:rFonts w:cs="Times New Roman"/>
          <w:sz w:val="28"/>
          <w:szCs w:val="28"/>
          <w:lang w:val="vi-VN"/>
        </w:rPr>
        <w:t>cụ thể như sau:</w:t>
      </w:r>
    </w:p>
    <w:p w14:paraId="73C1DB0A" w14:textId="2D588832" w:rsidR="00732845" w:rsidRPr="000F37A1" w:rsidRDefault="00864799" w:rsidP="00B72257">
      <w:pPr>
        <w:widowControl w:val="0"/>
        <w:tabs>
          <w:tab w:val="left" w:pos="709"/>
        </w:tabs>
        <w:ind w:firstLine="709"/>
        <w:rPr>
          <w:rFonts w:cs="Times New Roman"/>
          <w:sz w:val="28"/>
          <w:szCs w:val="28"/>
        </w:rPr>
      </w:pPr>
      <w:r w:rsidRPr="000F37A1">
        <w:rPr>
          <w:rFonts w:cs="Times New Roman"/>
          <w:sz w:val="28"/>
          <w:szCs w:val="28"/>
          <w:lang w:val="vi-VN"/>
        </w:rPr>
        <w:t xml:space="preserve">a) Trường hợp tổ chức tín dụng, chi nhánh ngân hàng nước ngoài thực hiện tỷ lệ an toàn vốn theo quy định của Ngân hàng Nhà nước về các giới hạn, tỷ lệ </w:t>
      </w:r>
      <w:r w:rsidR="00011E1E" w:rsidRPr="000F37A1">
        <w:rPr>
          <w:rFonts w:cs="Times New Roman"/>
          <w:sz w:val="28"/>
          <w:szCs w:val="28"/>
        </w:rPr>
        <w:t xml:space="preserve">bảo </w:t>
      </w:r>
      <w:r w:rsidRPr="000F37A1">
        <w:rPr>
          <w:rFonts w:cs="Times New Roman"/>
          <w:sz w:val="28"/>
          <w:szCs w:val="28"/>
          <w:lang w:val="vi-VN"/>
        </w:rPr>
        <w:t>đảm an toàn trong hoạt động của tổ chức tín dụng, chi nhánh ngân hàng nước ngoài (không bao gồm Thông tư số 41/2016/TT-NHNN quy định tỷ lệ an toàn vốn đối với ngân hàng, chi nhánh ngân hàng nước ngoài</w:t>
      </w:r>
      <w:r w:rsidR="00F8137A" w:rsidRPr="000F37A1">
        <w:rPr>
          <w:rFonts w:cs="Times New Roman"/>
          <w:sz w:val="28"/>
          <w:szCs w:val="28"/>
        </w:rPr>
        <w:t xml:space="preserve"> </w:t>
      </w:r>
      <w:r w:rsidR="00F8137A" w:rsidRPr="000F37A1">
        <w:rPr>
          <w:rFonts w:cs="Times New Roman"/>
          <w:sz w:val="28"/>
          <w:szCs w:val="28"/>
          <w:lang w:val="vi-VN"/>
        </w:rPr>
        <w:t xml:space="preserve">(sau đây gọi tắt là Thông tư </w:t>
      </w:r>
      <w:r w:rsidR="00F8137A" w:rsidRPr="000F37A1">
        <w:rPr>
          <w:rFonts w:cs="Times New Roman"/>
          <w:sz w:val="28"/>
          <w:szCs w:val="28"/>
        </w:rPr>
        <w:t>số 41</w:t>
      </w:r>
      <w:r w:rsidR="00F8137A" w:rsidRPr="000F37A1">
        <w:rPr>
          <w:rFonts w:cs="Times New Roman"/>
          <w:sz w:val="28"/>
          <w:szCs w:val="28"/>
          <w:lang w:val="vi-VN"/>
        </w:rPr>
        <w:t>/20</w:t>
      </w:r>
      <w:r w:rsidR="00631FDF" w:rsidRPr="000F37A1">
        <w:rPr>
          <w:rFonts w:cs="Times New Roman"/>
          <w:sz w:val="28"/>
          <w:szCs w:val="28"/>
        </w:rPr>
        <w:t>16</w:t>
      </w:r>
      <w:r w:rsidR="00F8137A" w:rsidRPr="000F37A1">
        <w:rPr>
          <w:rFonts w:cs="Times New Roman"/>
          <w:sz w:val="28"/>
          <w:szCs w:val="28"/>
          <w:lang w:val="vi-VN"/>
        </w:rPr>
        <w:t>/TT-NHNN)</w:t>
      </w:r>
      <w:r w:rsidR="008F0697" w:rsidRPr="000F37A1">
        <w:rPr>
          <w:rFonts w:cs="Times New Roman"/>
          <w:sz w:val="28"/>
          <w:szCs w:val="28"/>
        </w:rPr>
        <w:t xml:space="preserve">, </w:t>
      </w:r>
      <w:r w:rsidR="008F0697" w:rsidRPr="000F37A1">
        <w:rPr>
          <w:rFonts w:cs="Times New Roman"/>
          <w:sz w:val="28"/>
          <w:szCs w:val="28"/>
          <w:lang w:val="vi-VN"/>
        </w:rPr>
        <w:t>Thông tư</w:t>
      </w:r>
      <w:r w:rsidR="008F0697" w:rsidRPr="000F37A1">
        <w:rPr>
          <w:rFonts w:cs="Times New Roman"/>
          <w:sz w:val="28"/>
          <w:szCs w:val="28"/>
        </w:rPr>
        <w:t xml:space="preserve"> số</w:t>
      </w:r>
      <w:r w:rsidR="008F0697" w:rsidRPr="000F37A1">
        <w:rPr>
          <w:rFonts w:cs="Times New Roman"/>
          <w:sz w:val="28"/>
          <w:szCs w:val="28"/>
          <w:lang w:val="vi-VN"/>
        </w:rPr>
        <w:t xml:space="preserve"> </w:t>
      </w:r>
      <w:r w:rsidR="008F0697" w:rsidRPr="000F37A1">
        <w:rPr>
          <w:rFonts w:cs="Times New Roman"/>
          <w:sz w:val="28"/>
          <w:szCs w:val="28"/>
        </w:rPr>
        <w:t>14</w:t>
      </w:r>
      <w:r w:rsidR="008F0697" w:rsidRPr="000F37A1">
        <w:rPr>
          <w:rFonts w:cs="Times New Roman"/>
          <w:sz w:val="28"/>
          <w:szCs w:val="28"/>
          <w:lang w:val="vi-VN"/>
        </w:rPr>
        <w:t>/20</w:t>
      </w:r>
      <w:r w:rsidR="008F0697" w:rsidRPr="000F37A1">
        <w:rPr>
          <w:rFonts w:cs="Times New Roman"/>
          <w:sz w:val="28"/>
          <w:szCs w:val="28"/>
        </w:rPr>
        <w:t>25</w:t>
      </w:r>
      <w:r w:rsidR="008F0697" w:rsidRPr="000F37A1">
        <w:rPr>
          <w:rFonts w:cs="Times New Roman"/>
          <w:sz w:val="28"/>
          <w:szCs w:val="28"/>
          <w:lang w:val="vi-VN"/>
        </w:rPr>
        <w:t>/TT-NHNN</w:t>
      </w:r>
      <w:r w:rsidR="00D35DEF" w:rsidRPr="000F37A1">
        <w:rPr>
          <w:rFonts w:cs="Times New Roman"/>
          <w:sz w:val="28"/>
          <w:szCs w:val="28"/>
        </w:rPr>
        <w:t xml:space="preserve"> quy định tỷ lệ an toàn vốn đối với ngân hàng thương mại, chi nhánh ngân hàng nước ngoài (sau đây gọi tắt là Thông tư số 14/2025/TT-NHNN)</w:t>
      </w:r>
      <w:r w:rsidRPr="000F37A1">
        <w:rPr>
          <w:rFonts w:cs="Times New Roman"/>
          <w:sz w:val="28"/>
          <w:szCs w:val="28"/>
          <w:lang w:val="vi-VN"/>
        </w:rPr>
        <w:t>), tỷ lệ an toàn vốn cấp 1 được xác định bằng công thức:</w:t>
      </w:r>
    </w:p>
    <w:p w14:paraId="1EC5C1C4" w14:textId="00F90832" w:rsidR="00DC0E5E" w:rsidRPr="000F37A1" w:rsidRDefault="00DC0E5E" w:rsidP="00B72257">
      <w:pPr>
        <w:widowControl w:val="0"/>
        <w:tabs>
          <w:tab w:val="left" w:pos="709"/>
        </w:tabs>
        <w:ind w:firstLine="709"/>
        <w:rPr>
          <w:rFonts w:cs="Times New Roman"/>
          <w:sz w:val="28"/>
          <w:szCs w:val="28"/>
        </w:rPr>
      </w:pPr>
      <m:oMathPara>
        <m:oMath>
          <m:r>
            <w:rPr>
              <w:rFonts w:ascii="Cambria Math" w:eastAsia="Times New Roman" w:hAnsi="Cambria Math" w:cs="Times New Roman"/>
              <w:szCs w:val="24"/>
            </w:rPr>
            <m:t>Tỷ lệ an to</m:t>
          </m:r>
          <m:r>
            <w:rPr>
              <w:rFonts w:ascii="Cambria Math" w:eastAsia="Times New Roman" w:hAnsi="Cambria Math" w:cs="Times New Roman" w:hint="eastAsia"/>
              <w:szCs w:val="24"/>
            </w:rPr>
            <m:t>à</m:t>
          </m:r>
          <m:r>
            <w:rPr>
              <w:rFonts w:ascii="Cambria Math" w:eastAsia="Times New Roman" w:hAnsi="Cambria Math" w:cs="Times New Roman"/>
              <w:szCs w:val="24"/>
            </w:rPr>
            <m:t xml:space="preserve">n vốn cấp 1 </m:t>
          </m:r>
          <m:d>
            <m:dPr>
              <m:ctrlPr>
                <w:rPr>
                  <w:rFonts w:ascii="Cambria Math" w:eastAsia="Times New Roman" w:hAnsi="Cambria Math" w:cs="Times New Roman"/>
                  <w:i/>
                  <w:szCs w:val="24"/>
                </w:rPr>
              </m:ctrlPr>
            </m:dPr>
            <m:e>
              <m:r>
                <w:rPr>
                  <w:rFonts w:ascii="Cambria Math" w:eastAsia="Times New Roman" w:hAnsi="Cambria Math" w:cs="Times New Roman"/>
                  <w:szCs w:val="24"/>
                </w:rPr>
                <m:t>%</m:t>
              </m:r>
            </m:e>
          </m:d>
          <m:r>
            <w:rPr>
              <w:rFonts w:ascii="Cambria Math" w:eastAsia="Times New Roman" w:hAnsi="Cambria Math" w:cs="Times New Roman"/>
              <w:szCs w:val="24"/>
            </w:rPr>
            <m:t>=</m:t>
          </m:r>
          <m:f>
            <m:fPr>
              <m:ctrlPr>
                <w:rPr>
                  <w:rFonts w:ascii="Cambria Math" w:eastAsia="Times New Roman" w:hAnsi="Cambria Math" w:cs="Times New Roman"/>
                  <w:i/>
                  <w:szCs w:val="24"/>
                </w:rPr>
              </m:ctrlPr>
            </m:fPr>
            <m:num>
              <m:r>
                <w:rPr>
                  <w:rFonts w:ascii="Cambria Math" w:eastAsia="Times New Roman" w:hAnsi="Cambria Math" w:cs="Times New Roman"/>
                  <w:szCs w:val="24"/>
                </w:rPr>
                <m:t>Vốn cấp 1 ri</m:t>
              </m:r>
              <m:r>
                <w:rPr>
                  <w:rFonts w:ascii="Cambria Math" w:eastAsia="Times New Roman" w:hAnsi="Cambria Math" w:cs="Times New Roman" w:hint="eastAsia"/>
                  <w:szCs w:val="24"/>
                </w:rPr>
                <m:t>ê</m:t>
              </m:r>
              <m:r>
                <w:rPr>
                  <w:rFonts w:ascii="Cambria Math" w:eastAsia="Times New Roman" w:hAnsi="Cambria Math" w:cs="Times New Roman"/>
                  <w:szCs w:val="24"/>
                </w:rPr>
                <m:t>ng lẻ</m:t>
              </m:r>
            </m:num>
            <m:den>
              <m:r>
                <w:rPr>
                  <w:rFonts w:ascii="Cambria Math" w:eastAsia="Times New Roman" w:hAnsi="Cambria Math" w:cs="Times New Roman"/>
                  <w:szCs w:val="24"/>
                </w:rPr>
                <m:t>Tổng t</m:t>
              </m:r>
              <m:r>
                <w:rPr>
                  <w:rFonts w:ascii="Cambria Math" w:eastAsia="Times New Roman" w:hAnsi="Cambria Math" w:cs="Times New Roman" w:hint="eastAsia"/>
                  <w:szCs w:val="24"/>
                </w:rPr>
                <m:t>à</m:t>
              </m:r>
              <m:r>
                <w:rPr>
                  <w:rFonts w:ascii="Cambria Math" w:eastAsia="Times New Roman" w:hAnsi="Cambria Math" w:cs="Times New Roman"/>
                  <w:szCs w:val="24"/>
                </w:rPr>
                <m:t>i sản C</m:t>
              </m:r>
              <m:r>
                <w:rPr>
                  <w:rFonts w:ascii="Cambria Math" w:eastAsia="Times New Roman" w:hAnsi="Cambria Math" w:cs="Times New Roman" w:hint="eastAsia"/>
                  <w:szCs w:val="24"/>
                </w:rPr>
                <m:t>ó</m:t>
              </m:r>
              <m:r>
                <w:rPr>
                  <w:rFonts w:ascii="Cambria Math" w:eastAsia="Times New Roman" w:hAnsi="Cambria Math" w:cs="Times New Roman"/>
                  <w:szCs w:val="24"/>
                </w:rPr>
                <m:t xml:space="preserve"> rủi ro ri</m:t>
              </m:r>
              <m:r>
                <w:rPr>
                  <w:rFonts w:ascii="Cambria Math" w:eastAsia="Times New Roman" w:hAnsi="Cambria Math" w:cs="Times New Roman" w:hint="eastAsia"/>
                  <w:szCs w:val="24"/>
                </w:rPr>
                <m:t>ê</m:t>
              </m:r>
              <m:r>
                <w:rPr>
                  <w:rFonts w:ascii="Cambria Math" w:eastAsia="Times New Roman" w:hAnsi="Cambria Math" w:cs="Times New Roman"/>
                  <w:szCs w:val="24"/>
                </w:rPr>
                <m:t>ng lẻ</m:t>
              </m:r>
            </m:den>
          </m:f>
          <m:r>
            <w:rPr>
              <w:rFonts w:ascii="Cambria Math" w:eastAsia="Times New Roman" w:hAnsi="Cambria Math" w:cs="Times New Roman"/>
              <w:szCs w:val="24"/>
            </w:rPr>
            <m:t xml:space="preserve"> </m:t>
          </m:r>
          <m:r>
            <w:rPr>
              <w:rFonts w:ascii="Cambria Math" w:eastAsia="Times New Roman" w:hAnsi="Cambria Math" w:cs="Times New Roman" w:hint="eastAsia"/>
              <w:szCs w:val="24"/>
            </w:rPr>
            <m:t>×</m:t>
          </m:r>
          <m:r>
            <w:rPr>
              <w:rFonts w:ascii="Cambria Math" w:eastAsia="Times New Roman" w:hAnsi="Cambria Math" w:cs="Times New Roman"/>
              <w:szCs w:val="24"/>
            </w:rPr>
            <m:t>100%</m:t>
          </m:r>
        </m:oMath>
      </m:oMathPara>
    </w:p>
    <w:p w14:paraId="1CE03DE5" w14:textId="322D0E12" w:rsidR="00864799" w:rsidRPr="000F37A1" w:rsidRDefault="00864799" w:rsidP="003B7182">
      <w:pPr>
        <w:widowControl w:val="0"/>
        <w:tabs>
          <w:tab w:val="left" w:pos="709"/>
        </w:tabs>
        <w:spacing w:before="240"/>
        <w:ind w:firstLine="709"/>
        <w:rPr>
          <w:rFonts w:cs="Times New Roman"/>
          <w:sz w:val="28"/>
          <w:szCs w:val="28"/>
        </w:rPr>
      </w:pPr>
      <w:r w:rsidRPr="000F37A1">
        <w:rPr>
          <w:rFonts w:cs="Times New Roman"/>
          <w:sz w:val="28"/>
          <w:szCs w:val="28"/>
        </w:rPr>
        <w:t xml:space="preserve">Việc xác định Vốn cấp 1 riêng lẻ, Tổng tài sản Có rủi ro riêng lẻ theo quy định của Ngân hàng Nhà nước về các giới hạn, tỷ lệ </w:t>
      </w:r>
      <w:r w:rsidR="00011E1E" w:rsidRPr="000F37A1">
        <w:rPr>
          <w:rFonts w:cs="Times New Roman"/>
          <w:sz w:val="28"/>
          <w:szCs w:val="28"/>
        </w:rPr>
        <w:t xml:space="preserve">bảo </w:t>
      </w:r>
      <w:r w:rsidRPr="000F37A1">
        <w:rPr>
          <w:rFonts w:cs="Times New Roman"/>
          <w:sz w:val="28"/>
          <w:szCs w:val="28"/>
        </w:rPr>
        <w:t>đảm an toàn trong hoạt động của tổ chức tín dụng, chi nhánh ngân hàng nước ngoài;</w:t>
      </w:r>
    </w:p>
    <w:p w14:paraId="61B34A23" w14:textId="6E5B8CE1"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b) Trường hợp tổ chức tín dụng, chi nhánh ngân hàng nước ngoài thực hiện tỷ lệ an toàn vốn theo</w:t>
      </w:r>
      <w:r w:rsidR="00011E1E" w:rsidRPr="000F37A1">
        <w:rPr>
          <w:rFonts w:cs="Times New Roman"/>
          <w:sz w:val="28"/>
          <w:szCs w:val="28"/>
        </w:rPr>
        <w:t xml:space="preserve"> quy định tại</w:t>
      </w:r>
      <w:r w:rsidRPr="000F37A1">
        <w:rPr>
          <w:rFonts w:cs="Times New Roman"/>
          <w:sz w:val="28"/>
          <w:szCs w:val="28"/>
        </w:rPr>
        <w:t xml:space="preserve"> Thông tư số 41/2016/TT-NHNN, tỷ lệ an toàn vốn cấp 1 được xác định bằng công thức: </w:t>
      </w:r>
    </w:p>
    <w:p w14:paraId="363019A6" w14:textId="55B89D84" w:rsidR="00864799" w:rsidRPr="000F37A1" w:rsidRDefault="00DC0E5E" w:rsidP="003B7182">
      <w:pPr>
        <w:widowControl w:val="0"/>
        <w:tabs>
          <w:tab w:val="left" w:pos="709"/>
        </w:tabs>
        <w:ind w:firstLine="709"/>
        <w:rPr>
          <w:rFonts w:cs="Times New Roman"/>
          <w:sz w:val="28"/>
          <w:szCs w:val="28"/>
        </w:rPr>
      </w:pPr>
      <m:oMathPara>
        <m:oMath>
          <m:r>
            <w:rPr>
              <w:rFonts w:ascii="Cambria Math" w:eastAsia="Times New Roman" w:hAnsi="Cambria Math" w:cs="Times New Roman"/>
              <w:szCs w:val="24"/>
            </w:rPr>
            <m:t>Tỷ lệ an to</m:t>
          </m:r>
          <m:r>
            <w:rPr>
              <w:rFonts w:ascii="Cambria Math" w:eastAsia="Times New Roman" w:hAnsi="Cambria Math" w:cs="Times New Roman" w:hint="eastAsia"/>
              <w:szCs w:val="24"/>
            </w:rPr>
            <m:t>à</m:t>
          </m:r>
          <m:r>
            <w:rPr>
              <w:rFonts w:ascii="Cambria Math" w:eastAsia="Times New Roman" w:hAnsi="Cambria Math" w:cs="Times New Roman"/>
              <w:szCs w:val="24"/>
            </w:rPr>
            <m:t xml:space="preserve">n vốn cấp 1 </m:t>
          </m:r>
          <m:d>
            <m:dPr>
              <m:ctrlPr>
                <w:rPr>
                  <w:rFonts w:ascii="Cambria Math" w:eastAsia="Times New Roman" w:hAnsi="Cambria Math" w:cs="Times New Roman"/>
                  <w:i/>
                  <w:szCs w:val="24"/>
                </w:rPr>
              </m:ctrlPr>
            </m:dPr>
            <m:e>
              <m:r>
                <w:rPr>
                  <w:rFonts w:ascii="Cambria Math" w:eastAsia="Times New Roman" w:hAnsi="Cambria Math" w:cs="Times New Roman"/>
                  <w:szCs w:val="24"/>
                </w:rPr>
                <m:t>%</m:t>
              </m:r>
            </m:e>
          </m:d>
          <m:r>
            <w:rPr>
              <w:rFonts w:ascii="Cambria Math" w:eastAsia="Times New Roman" w:hAnsi="Cambria Math" w:cs="Times New Roman"/>
              <w:szCs w:val="24"/>
            </w:rPr>
            <m:t>=</m:t>
          </m:r>
          <m:f>
            <m:fPr>
              <m:ctrlPr>
                <w:rPr>
                  <w:rFonts w:ascii="Cambria Math" w:eastAsia="Times New Roman" w:hAnsi="Cambria Math" w:cs="Times New Roman"/>
                  <w:i/>
                  <w:szCs w:val="24"/>
                </w:rPr>
              </m:ctrlPr>
            </m:fPr>
            <m:num>
              <m:r>
                <w:rPr>
                  <w:rFonts w:ascii="Cambria Math" w:eastAsia="Times New Roman" w:hAnsi="Cambria Math" w:cs="Times New Roman"/>
                  <w:szCs w:val="24"/>
                </w:rPr>
                <m:t>Vốn cấp 1</m:t>
              </m:r>
            </m:num>
            <m:den>
              <m:r>
                <w:rPr>
                  <w:rFonts w:ascii="Cambria Math" w:eastAsia="Times New Roman" w:hAnsi="Cambria Math" w:cs="Times New Roman"/>
                  <w:szCs w:val="24"/>
                </w:rPr>
                <m:t xml:space="preserve">RWA+12,5 </m:t>
              </m:r>
              <m:r>
                <w:rPr>
                  <w:rFonts w:ascii="Cambria Math" w:eastAsia="Times New Roman" w:hAnsi="Cambria Math" w:cs="Times New Roman" w:hint="eastAsia"/>
                  <w:szCs w:val="24"/>
                </w:rPr>
                <m:t>×</m:t>
              </m:r>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OR</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MR</m:t>
                      </m:r>
                    </m:sub>
                  </m:sSub>
                </m:e>
              </m:d>
            </m:den>
          </m:f>
          <m:r>
            <w:rPr>
              <w:rFonts w:ascii="Cambria Math" w:eastAsia="Times New Roman" w:hAnsi="Cambria Math" w:cs="Times New Roman"/>
              <w:szCs w:val="24"/>
            </w:rPr>
            <m:t xml:space="preserve"> </m:t>
          </m:r>
          <m:r>
            <w:rPr>
              <w:rFonts w:ascii="Cambria Math" w:eastAsia="Times New Roman" w:hAnsi="Cambria Math" w:cs="Times New Roman" w:hint="eastAsia"/>
              <w:szCs w:val="24"/>
            </w:rPr>
            <m:t>×</m:t>
          </m:r>
          <m:r>
            <w:rPr>
              <w:rFonts w:ascii="Cambria Math" w:eastAsia="Times New Roman" w:hAnsi="Cambria Math" w:cs="Times New Roman"/>
              <w:szCs w:val="24"/>
            </w:rPr>
            <m:t>100%</m:t>
          </m:r>
        </m:oMath>
      </m:oMathPara>
    </w:p>
    <w:p w14:paraId="6E54D596" w14:textId="77777777" w:rsidR="00864799" w:rsidRPr="000F37A1" w:rsidRDefault="00864799" w:rsidP="003B7182">
      <w:pPr>
        <w:widowControl w:val="0"/>
        <w:tabs>
          <w:tab w:val="left" w:pos="709"/>
        </w:tabs>
        <w:spacing w:before="240"/>
        <w:ind w:firstLine="709"/>
        <w:rPr>
          <w:rFonts w:cs="Times New Roman"/>
          <w:sz w:val="28"/>
          <w:szCs w:val="28"/>
        </w:rPr>
      </w:pPr>
      <w:r w:rsidRPr="000F37A1">
        <w:rPr>
          <w:rFonts w:cs="Times New Roman"/>
          <w:sz w:val="28"/>
          <w:szCs w:val="28"/>
        </w:rPr>
        <w:t xml:space="preserve">Trong đó: </w:t>
      </w:r>
    </w:p>
    <w:p w14:paraId="4792C4FE" w14:textId="77777777" w:rsidR="00864799" w:rsidRPr="000F37A1" w:rsidRDefault="00864799" w:rsidP="00B72257">
      <w:pPr>
        <w:widowControl w:val="0"/>
        <w:tabs>
          <w:tab w:val="left" w:pos="678"/>
          <w:tab w:val="left" w:pos="709"/>
        </w:tabs>
        <w:ind w:firstLine="709"/>
        <w:rPr>
          <w:rFonts w:cs="Times New Roman"/>
          <w:sz w:val="28"/>
          <w:szCs w:val="28"/>
        </w:rPr>
      </w:pPr>
      <w:r w:rsidRPr="000F37A1">
        <w:rPr>
          <w:rFonts w:cs="Times New Roman"/>
          <w:sz w:val="28"/>
          <w:szCs w:val="28"/>
        </w:rPr>
        <w:t>- RWA: Tổng tài sản tính theo rủi ro tín dụng</w:t>
      </w:r>
    </w:p>
    <w:p w14:paraId="649C1485"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lastRenderedPageBreak/>
        <w:t>- K</w:t>
      </w:r>
      <w:r w:rsidRPr="000F37A1">
        <w:rPr>
          <w:rFonts w:cs="Times New Roman"/>
          <w:sz w:val="28"/>
          <w:szCs w:val="28"/>
          <w:vertAlign w:val="subscript"/>
        </w:rPr>
        <w:t>OR</w:t>
      </w:r>
      <w:r w:rsidRPr="000F37A1">
        <w:rPr>
          <w:rFonts w:cs="Times New Roman"/>
          <w:sz w:val="28"/>
          <w:szCs w:val="28"/>
        </w:rPr>
        <w:t>: Vốn yêu cầu cho rủi ro hoạt động</w:t>
      </w:r>
    </w:p>
    <w:p w14:paraId="52CC20C3"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K</w:t>
      </w:r>
      <w:r w:rsidRPr="000F37A1">
        <w:rPr>
          <w:rFonts w:cs="Times New Roman"/>
          <w:sz w:val="28"/>
          <w:szCs w:val="28"/>
          <w:vertAlign w:val="subscript"/>
        </w:rPr>
        <w:t>MR</w:t>
      </w:r>
      <w:r w:rsidRPr="000F37A1">
        <w:rPr>
          <w:rFonts w:cs="Times New Roman"/>
          <w:sz w:val="28"/>
          <w:szCs w:val="28"/>
        </w:rPr>
        <w:t>: Vốn yêu cầu cho rủi ro thị trường</w:t>
      </w:r>
    </w:p>
    <w:p w14:paraId="7C11A8A3" w14:textId="3A5C0338" w:rsidR="00864799" w:rsidRPr="000F37A1" w:rsidRDefault="00864799" w:rsidP="00B72257">
      <w:pPr>
        <w:widowControl w:val="0"/>
        <w:ind w:firstLine="709"/>
        <w:rPr>
          <w:rFonts w:cs="Times New Roman"/>
          <w:sz w:val="28"/>
          <w:szCs w:val="28"/>
        </w:rPr>
      </w:pPr>
      <w:r w:rsidRPr="000F37A1">
        <w:rPr>
          <w:rFonts w:cs="Times New Roman"/>
          <w:sz w:val="28"/>
          <w:szCs w:val="28"/>
        </w:rPr>
        <w:t>Việc xác định Vốn cấp 1, RWA, K</w:t>
      </w:r>
      <w:r w:rsidRPr="000F37A1">
        <w:rPr>
          <w:rFonts w:cs="Times New Roman"/>
          <w:sz w:val="28"/>
          <w:szCs w:val="28"/>
          <w:vertAlign w:val="subscript"/>
        </w:rPr>
        <w:t>OR</w:t>
      </w:r>
      <w:r w:rsidRPr="000F37A1">
        <w:rPr>
          <w:rFonts w:cs="Times New Roman"/>
          <w:sz w:val="28"/>
          <w:szCs w:val="28"/>
        </w:rPr>
        <w:t>, K</w:t>
      </w:r>
      <w:r w:rsidRPr="000F37A1">
        <w:rPr>
          <w:rFonts w:cs="Times New Roman"/>
          <w:sz w:val="28"/>
          <w:szCs w:val="28"/>
          <w:vertAlign w:val="subscript"/>
        </w:rPr>
        <w:t>MR</w:t>
      </w:r>
      <w:r w:rsidRPr="000F37A1">
        <w:rPr>
          <w:rFonts w:cs="Times New Roman"/>
          <w:sz w:val="28"/>
          <w:szCs w:val="28"/>
        </w:rPr>
        <w:t xml:space="preserve"> theo quy định tại Thông tư số 41/2016/TT-NHNN</w:t>
      </w:r>
      <w:r w:rsidR="00011E1E" w:rsidRPr="000F37A1">
        <w:rPr>
          <w:rFonts w:cs="Times New Roman"/>
          <w:sz w:val="28"/>
          <w:szCs w:val="28"/>
        </w:rPr>
        <w:t>;</w:t>
      </w:r>
    </w:p>
    <w:p w14:paraId="4C7F6036" w14:textId="1DA43B72" w:rsidR="002E79BB" w:rsidRPr="000F37A1" w:rsidRDefault="002E79BB" w:rsidP="00B72257">
      <w:pPr>
        <w:widowControl w:val="0"/>
        <w:ind w:firstLine="709"/>
        <w:rPr>
          <w:rFonts w:cs="Times New Roman"/>
          <w:sz w:val="28"/>
          <w:szCs w:val="28"/>
        </w:rPr>
      </w:pPr>
      <w:r w:rsidRPr="000F37A1">
        <w:rPr>
          <w:rFonts w:cs="Times New Roman"/>
          <w:sz w:val="28"/>
          <w:szCs w:val="28"/>
        </w:rPr>
        <w:t xml:space="preserve">c) </w:t>
      </w:r>
      <w:r w:rsidRPr="000F37A1">
        <w:rPr>
          <w:rFonts w:cs="Times New Roman"/>
          <w:sz w:val="28"/>
          <w:szCs w:val="28"/>
          <w:lang w:val="vi-VN"/>
        </w:rPr>
        <w:t xml:space="preserve">Trường hợp </w:t>
      </w:r>
      <w:r w:rsidRPr="000F37A1">
        <w:rPr>
          <w:rFonts w:cs="Times New Roman"/>
          <w:sz w:val="28"/>
          <w:szCs w:val="28"/>
        </w:rPr>
        <w:t>ngân hàng thương mại</w:t>
      </w:r>
      <w:r w:rsidRPr="000F37A1">
        <w:rPr>
          <w:rFonts w:cs="Times New Roman"/>
          <w:sz w:val="28"/>
          <w:szCs w:val="28"/>
          <w:lang w:val="vi-VN"/>
        </w:rPr>
        <w:t xml:space="preserve">, chi nhánh ngân hàng nước ngoài thực hiện </w:t>
      </w:r>
      <w:r w:rsidR="00C124F2" w:rsidRPr="000F37A1">
        <w:rPr>
          <w:rFonts w:cs="Times New Roman"/>
          <w:sz w:val="28"/>
          <w:szCs w:val="28"/>
        </w:rPr>
        <w:t xml:space="preserve">tỷ lệ an toàn vốn </w:t>
      </w:r>
      <w:r w:rsidRPr="000F37A1">
        <w:rPr>
          <w:rFonts w:cs="Times New Roman"/>
          <w:sz w:val="28"/>
          <w:szCs w:val="28"/>
          <w:lang w:val="vi-VN"/>
        </w:rPr>
        <w:t xml:space="preserve">theo quy định tại Thông tư </w:t>
      </w:r>
      <w:r w:rsidR="00011E1E" w:rsidRPr="000F37A1">
        <w:rPr>
          <w:rFonts w:cs="Times New Roman"/>
          <w:sz w:val="28"/>
          <w:szCs w:val="28"/>
        </w:rPr>
        <w:t xml:space="preserve">số </w:t>
      </w:r>
      <w:r w:rsidR="003F54EA" w:rsidRPr="000F37A1">
        <w:rPr>
          <w:rFonts w:cs="Times New Roman"/>
          <w:sz w:val="28"/>
          <w:szCs w:val="28"/>
        </w:rPr>
        <w:t>14</w:t>
      </w:r>
      <w:r w:rsidR="006418EA" w:rsidRPr="000F37A1">
        <w:rPr>
          <w:rFonts w:cs="Times New Roman"/>
          <w:sz w:val="28"/>
          <w:szCs w:val="28"/>
        </w:rPr>
        <w:t>/2025/TT-NHNN</w:t>
      </w:r>
      <w:r w:rsidRPr="000F37A1">
        <w:rPr>
          <w:rFonts w:cs="Times New Roman"/>
          <w:sz w:val="28"/>
          <w:szCs w:val="28"/>
          <w:lang w:val="vi-VN"/>
        </w:rPr>
        <w:t xml:space="preserve">, tỷ lệ an toàn vốn </w:t>
      </w:r>
      <w:r w:rsidRPr="000F37A1">
        <w:rPr>
          <w:rFonts w:cs="Times New Roman"/>
          <w:sz w:val="28"/>
          <w:szCs w:val="28"/>
        </w:rPr>
        <w:t xml:space="preserve">cấp 1 </w:t>
      </w:r>
      <w:r w:rsidRPr="000F37A1">
        <w:rPr>
          <w:rFonts w:cs="Times New Roman"/>
          <w:sz w:val="28"/>
          <w:szCs w:val="28"/>
          <w:lang w:val="vi-VN"/>
        </w:rPr>
        <w:t xml:space="preserve">được xác định theo </w:t>
      </w:r>
      <w:r w:rsidR="00B44073" w:rsidRPr="000F37A1">
        <w:rPr>
          <w:rFonts w:cs="Times New Roman"/>
          <w:sz w:val="28"/>
          <w:szCs w:val="28"/>
        </w:rPr>
        <w:t>công thức</w:t>
      </w:r>
      <w:r w:rsidRPr="000F37A1">
        <w:rPr>
          <w:rFonts w:cs="Times New Roman"/>
          <w:sz w:val="28"/>
          <w:szCs w:val="28"/>
          <w:lang w:val="vi-VN"/>
        </w:rPr>
        <w:t xml:space="preserve"> </w:t>
      </w:r>
      <w:r w:rsidR="00B44073" w:rsidRPr="000F37A1">
        <w:rPr>
          <w:rFonts w:cs="Times New Roman"/>
          <w:sz w:val="28"/>
          <w:szCs w:val="28"/>
        </w:rPr>
        <w:t xml:space="preserve">xác định tỷ lệ vốn cấp 1 quy định </w:t>
      </w:r>
      <w:r w:rsidRPr="000F37A1">
        <w:rPr>
          <w:rFonts w:cs="Times New Roman"/>
          <w:sz w:val="28"/>
          <w:szCs w:val="28"/>
          <w:lang w:val="vi-VN"/>
        </w:rPr>
        <w:t xml:space="preserve">tại Thông tư </w:t>
      </w:r>
      <w:r w:rsidR="00011E1E" w:rsidRPr="000F37A1">
        <w:rPr>
          <w:rFonts w:cs="Times New Roman"/>
          <w:sz w:val="28"/>
          <w:szCs w:val="28"/>
        </w:rPr>
        <w:t xml:space="preserve">số </w:t>
      </w:r>
      <w:r w:rsidR="003F54EA" w:rsidRPr="000F37A1">
        <w:rPr>
          <w:rFonts w:cs="Times New Roman"/>
          <w:sz w:val="28"/>
          <w:szCs w:val="28"/>
        </w:rPr>
        <w:t>14</w:t>
      </w:r>
      <w:r w:rsidR="006418EA" w:rsidRPr="000F37A1">
        <w:rPr>
          <w:rFonts w:cs="Times New Roman"/>
          <w:sz w:val="28"/>
          <w:szCs w:val="28"/>
        </w:rPr>
        <w:t>/2025/TT-NHNN</w:t>
      </w:r>
      <w:r w:rsidRPr="000F37A1">
        <w:rPr>
          <w:rFonts w:cs="Times New Roman"/>
          <w:sz w:val="28"/>
          <w:szCs w:val="28"/>
          <w:lang w:val="vi-VN"/>
        </w:rPr>
        <w:t>.</w:t>
      </w:r>
    </w:p>
    <w:p w14:paraId="4995ADD4" w14:textId="2DF49B92"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3. </w:t>
      </w:r>
      <w:r w:rsidR="00620D9C" w:rsidRPr="000F37A1">
        <w:rPr>
          <w:rFonts w:cs="Times New Roman"/>
          <w:i/>
          <w:iCs/>
          <w:sz w:val="28"/>
          <w:szCs w:val="28"/>
          <w:lang w:val="pt-BR"/>
        </w:rPr>
        <w:t xml:space="preserve">Nợ cơ cấu tiềm ẩn trở thành nợ xấu </w:t>
      </w:r>
      <w:r w:rsidR="00620D9C" w:rsidRPr="000F37A1">
        <w:rPr>
          <w:rFonts w:cs="Times New Roman"/>
          <w:iCs/>
          <w:sz w:val="28"/>
          <w:szCs w:val="28"/>
          <w:lang w:val="pt-BR"/>
        </w:rPr>
        <w:t>là số dư nợ của khách hàng chưa bị chuyển sang nhóm nợ xấu do được cơ cấu lại thời hạn trả nợ, miễn, giảm lãi và giữ nguyên nhóm nợ của tổ chức tín dụng, chi nhánh ngân hàng nước ngoài</w:t>
      </w:r>
      <w:r w:rsidRPr="000F37A1">
        <w:rPr>
          <w:rFonts w:cs="Times New Roman"/>
          <w:sz w:val="28"/>
          <w:szCs w:val="28"/>
          <w:lang w:val="vi-VN"/>
        </w:rPr>
        <w:t>.</w:t>
      </w:r>
    </w:p>
    <w:p w14:paraId="0E3A754F" w14:textId="7848AEED" w:rsidR="00864799" w:rsidRPr="000F37A1" w:rsidRDefault="00864799" w:rsidP="00B72257">
      <w:pPr>
        <w:widowControl w:val="0"/>
        <w:ind w:firstLine="709"/>
        <w:rPr>
          <w:rFonts w:cs="Times New Roman"/>
          <w:sz w:val="28"/>
          <w:szCs w:val="28"/>
        </w:rPr>
      </w:pPr>
      <w:r w:rsidRPr="000F37A1">
        <w:rPr>
          <w:rFonts w:cs="Times New Roman"/>
          <w:sz w:val="28"/>
          <w:szCs w:val="28"/>
        </w:rPr>
        <w:t>4.</w:t>
      </w:r>
      <w:r w:rsidRPr="000F37A1">
        <w:rPr>
          <w:rFonts w:cs="Times New Roman"/>
          <w:i/>
          <w:sz w:val="28"/>
          <w:szCs w:val="28"/>
        </w:rPr>
        <w:t xml:space="preserve"> Nợ xấu đã bán cho VAMC chưa xử lý được</w:t>
      </w:r>
      <w:r w:rsidRPr="000F37A1">
        <w:rPr>
          <w:rFonts w:cs="Times New Roman"/>
          <w:sz w:val="28"/>
          <w:szCs w:val="28"/>
        </w:rPr>
        <w:t xml:space="preserve"> là các khoản nợ xấu đã bán cho Công ty quản lý tài sản của các tổ chức tín dụng Việt Nam (VAMC) thanh toán bằng trái phiếu đặc biệt và chưa được xử lý, thu hồi.</w:t>
      </w:r>
    </w:p>
    <w:p w14:paraId="73B322A0" w14:textId="23B756D7" w:rsidR="00236C8B" w:rsidRPr="000F37A1" w:rsidRDefault="00236C8B" w:rsidP="00B72257">
      <w:pPr>
        <w:widowControl w:val="0"/>
        <w:ind w:firstLine="709"/>
        <w:rPr>
          <w:rFonts w:cs="Times New Roman"/>
          <w:sz w:val="28"/>
          <w:szCs w:val="28"/>
        </w:rPr>
      </w:pPr>
      <w:r w:rsidRPr="000F37A1">
        <w:rPr>
          <w:rFonts w:eastAsia="Times New Roman" w:cs="Times New Roman"/>
          <w:sz w:val="28"/>
          <w:szCs w:val="28"/>
          <w:lang w:val="nl-NL"/>
        </w:rPr>
        <w:t xml:space="preserve">5. </w:t>
      </w:r>
      <w:r w:rsidR="00683CC7" w:rsidRPr="000F37A1">
        <w:rPr>
          <w:rFonts w:eastAsia="Times New Roman" w:cs="Times New Roman"/>
          <w:i/>
          <w:sz w:val="28"/>
          <w:szCs w:val="28"/>
          <w:lang w:val="nl-NL"/>
        </w:rPr>
        <w:t xml:space="preserve">Tỷ lệ </w:t>
      </w:r>
      <w:r w:rsidR="002A0697" w:rsidRPr="000F37A1">
        <w:rPr>
          <w:rFonts w:cs="Times New Roman"/>
          <w:bCs/>
          <w:i/>
          <w:sz w:val="28"/>
          <w:szCs w:val="28"/>
          <w:lang w:val="nl-NL"/>
        </w:rPr>
        <w:t xml:space="preserve">dư nợ tín dụng </w:t>
      </w:r>
      <w:r w:rsidR="00AB411C" w:rsidRPr="000F37A1">
        <w:rPr>
          <w:rFonts w:cs="Times New Roman"/>
          <w:bCs/>
          <w:i/>
          <w:sz w:val="28"/>
          <w:szCs w:val="28"/>
          <w:lang w:val="nl-NL"/>
        </w:rPr>
        <w:t>đối với</w:t>
      </w:r>
      <w:r w:rsidR="002A0697" w:rsidRPr="000F37A1">
        <w:rPr>
          <w:rFonts w:cs="Times New Roman"/>
          <w:bCs/>
          <w:i/>
          <w:sz w:val="28"/>
          <w:szCs w:val="28"/>
          <w:lang w:val="nl-NL"/>
        </w:rPr>
        <w:t xml:space="preserve"> 100 khách hàng có dư nợ tín dụng lớn nhất so với dư nợ tín dụng đối với tổ chức kinh tế, cá nhân</w:t>
      </w:r>
      <w:r w:rsidRPr="000F37A1">
        <w:rPr>
          <w:rFonts w:eastAsia="Times New Roman" w:cs="Times New Roman"/>
          <w:i/>
          <w:sz w:val="28"/>
          <w:szCs w:val="28"/>
          <w:lang w:val="nl-NL"/>
        </w:rPr>
        <w:t xml:space="preserve"> </w:t>
      </w:r>
      <w:r w:rsidR="00683CC7" w:rsidRPr="000F37A1">
        <w:rPr>
          <w:rFonts w:eastAsia="Times New Roman" w:cs="Times New Roman"/>
          <w:sz w:val="28"/>
          <w:szCs w:val="28"/>
          <w:lang w:val="nl-NL"/>
        </w:rPr>
        <w:t xml:space="preserve">được xác định bằng tổng dư nợ tín dụng </w:t>
      </w:r>
      <w:r w:rsidR="00AB411C" w:rsidRPr="000F37A1">
        <w:rPr>
          <w:rFonts w:eastAsia="Times New Roman" w:cs="Times New Roman"/>
          <w:sz w:val="28"/>
          <w:szCs w:val="28"/>
          <w:lang w:val="nl-NL"/>
        </w:rPr>
        <w:t>đối với</w:t>
      </w:r>
      <w:r w:rsidR="00683CC7" w:rsidRPr="000F37A1">
        <w:rPr>
          <w:rFonts w:eastAsia="Times New Roman" w:cs="Times New Roman"/>
          <w:sz w:val="28"/>
          <w:szCs w:val="28"/>
          <w:lang w:val="nl-NL"/>
        </w:rPr>
        <w:t xml:space="preserve"> 100 khách hàng (</w:t>
      </w:r>
      <w:r w:rsidRPr="000F37A1">
        <w:rPr>
          <w:rFonts w:eastAsia="Times New Roman" w:cs="Times New Roman"/>
          <w:sz w:val="28"/>
          <w:szCs w:val="28"/>
          <w:lang w:val="nl-NL"/>
        </w:rPr>
        <w:t>không bao gồm tổ chức tín dụng, chi nhánh ngân hàng nước ngoài</w:t>
      </w:r>
      <w:r w:rsidR="00683CC7" w:rsidRPr="000F37A1">
        <w:rPr>
          <w:rFonts w:eastAsia="Times New Roman" w:cs="Times New Roman"/>
          <w:sz w:val="28"/>
          <w:szCs w:val="28"/>
          <w:lang w:val="nl-NL"/>
        </w:rPr>
        <w:t xml:space="preserve">) có dư nợ tín dụng lớn nhất so với </w:t>
      </w:r>
      <w:r w:rsidR="00A44F68" w:rsidRPr="000F37A1">
        <w:rPr>
          <w:rFonts w:eastAsia="Times New Roman" w:cs="Times New Roman"/>
          <w:sz w:val="28"/>
          <w:szCs w:val="28"/>
          <w:lang w:val="nl-NL"/>
        </w:rPr>
        <w:t>dư nợ tín dụng đối với tổ chức kinh tế, cá nhân</w:t>
      </w:r>
      <w:r w:rsidR="005B404B" w:rsidRPr="000F37A1">
        <w:rPr>
          <w:rFonts w:eastAsia="Times New Roman" w:cs="Times New Roman"/>
          <w:sz w:val="28"/>
          <w:szCs w:val="28"/>
          <w:lang w:val="nl-NL"/>
        </w:rPr>
        <w:t xml:space="preserve"> (không bao gồm tổ chức tín dụng, chi nhánh ngân hàng nước ngoài)</w:t>
      </w:r>
      <w:r w:rsidRPr="000F37A1">
        <w:rPr>
          <w:rFonts w:eastAsia="Times New Roman" w:cs="Times New Roman"/>
          <w:sz w:val="28"/>
          <w:szCs w:val="28"/>
          <w:lang w:val="nl-NL"/>
        </w:rPr>
        <w:t>.</w:t>
      </w:r>
      <w:r w:rsidR="00A44F68" w:rsidRPr="000F37A1">
        <w:rPr>
          <w:rFonts w:eastAsia="Times New Roman" w:cs="Times New Roman"/>
          <w:sz w:val="28"/>
          <w:szCs w:val="28"/>
          <w:lang w:val="nl-NL"/>
        </w:rPr>
        <w:t xml:space="preserve"> Trường hợp tổ chức tín dụng, chi nhán</w:t>
      </w:r>
      <w:r w:rsidR="002D48D7" w:rsidRPr="000F37A1">
        <w:rPr>
          <w:rFonts w:eastAsia="Times New Roman" w:cs="Times New Roman"/>
          <w:sz w:val="28"/>
          <w:szCs w:val="28"/>
          <w:lang w:val="nl-NL"/>
        </w:rPr>
        <w:t xml:space="preserve">h ngân hàng nước ngoài có ít hơn </w:t>
      </w:r>
      <w:r w:rsidR="00A44F68" w:rsidRPr="000F37A1">
        <w:rPr>
          <w:rFonts w:eastAsia="Times New Roman" w:cs="Times New Roman"/>
          <w:sz w:val="28"/>
          <w:szCs w:val="28"/>
          <w:lang w:val="nl-NL"/>
        </w:rPr>
        <w:t xml:space="preserve">100 khách hàng </w:t>
      </w:r>
      <w:r w:rsidR="002D48D7" w:rsidRPr="000F37A1">
        <w:rPr>
          <w:rFonts w:eastAsia="Times New Roman" w:cs="Times New Roman"/>
          <w:sz w:val="28"/>
          <w:szCs w:val="28"/>
          <w:lang w:val="nl-NL"/>
        </w:rPr>
        <w:t xml:space="preserve">(không bao gồm tổ chức tín dụng, chi nhánh ngân hàng nước ngoài), thì </w:t>
      </w:r>
      <w:r w:rsidR="00D132A6" w:rsidRPr="000F37A1">
        <w:rPr>
          <w:rFonts w:eastAsia="Times New Roman" w:cs="Times New Roman"/>
          <w:sz w:val="28"/>
          <w:szCs w:val="28"/>
          <w:lang w:val="nl-NL"/>
        </w:rPr>
        <w:t>t</w:t>
      </w:r>
      <w:r w:rsidR="002D48D7" w:rsidRPr="000F37A1">
        <w:rPr>
          <w:rFonts w:eastAsia="Times New Roman" w:cs="Times New Roman"/>
          <w:sz w:val="28"/>
          <w:szCs w:val="28"/>
          <w:lang w:val="nl-NL"/>
        </w:rPr>
        <w:t xml:space="preserve">ỷ lệ </w:t>
      </w:r>
      <w:r w:rsidR="002D48D7" w:rsidRPr="000F37A1">
        <w:rPr>
          <w:rFonts w:cs="Times New Roman"/>
          <w:bCs/>
          <w:sz w:val="28"/>
          <w:szCs w:val="28"/>
          <w:lang w:val="nl-NL"/>
        </w:rPr>
        <w:t xml:space="preserve">dư nợ tín dụng </w:t>
      </w:r>
      <w:r w:rsidR="00AB411C" w:rsidRPr="000F37A1">
        <w:rPr>
          <w:rFonts w:cs="Times New Roman"/>
          <w:bCs/>
          <w:sz w:val="28"/>
          <w:szCs w:val="28"/>
          <w:lang w:val="nl-NL"/>
        </w:rPr>
        <w:t>đối với</w:t>
      </w:r>
      <w:r w:rsidR="002D48D7" w:rsidRPr="000F37A1">
        <w:rPr>
          <w:rFonts w:cs="Times New Roman"/>
          <w:bCs/>
          <w:sz w:val="28"/>
          <w:szCs w:val="28"/>
          <w:lang w:val="nl-NL"/>
        </w:rPr>
        <w:t xml:space="preserve"> 100 khách hàng có dư nợ tín dụng lớn nhất so với dư nợ tín dụng đối với tổ chức kinh tế, cá nhân</w:t>
      </w:r>
      <w:r w:rsidR="002D48D7" w:rsidRPr="000F37A1">
        <w:rPr>
          <w:rFonts w:eastAsia="Times New Roman" w:cs="Times New Roman"/>
          <w:i/>
          <w:sz w:val="28"/>
          <w:szCs w:val="28"/>
          <w:lang w:val="nl-NL"/>
        </w:rPr>
        <w:t xml:space="preserve"> </w:t>
      </w:r>
      <w:r w:rsidR="002D48D7" w:rsidRPr="000F37A1">
        <w:rPr>
          <w:rFonts w:eastAsia="Times New Roman" w:cs="Times New Roman"/>
          <w:sz w:val="28"/>
          <w:szCs w:val="28"/>
          <w:lang w:val="nl-NL"/>
        </w:rPr>
        <w:t>có giá trị bằng 100%.</w:t>
      </w:r>
    </w:p>
    <w:p w14:paraId="6853040E" w14:textId="3EB88454" w:rsidR="00864799" w:rsidRPr="000F37A1" w:rsidRDefault="00236C8B" w:rsidP="00B72257">
      <w:pPr>
        <w:widowControl w:val="0"/>
        <w:ind w:firstLine="709"/>
        <w:rPr>
          <w:rFonts w:cs="Times New Roman"/>
          <w:sz w:val="28"/>
          <w:szCs w:val="28"/>
          <w:lang w:val="vi-VN"/>
        </w:rPr>
      </w:pPr>
      <w:r w:rsidRPr="000F37A1">
        <w:rPr>
          <w:rFonts w:cs="Times New Roman"/>
          <w:sz w:val="28"/>
          <w:szCs w:val="28"/>
        </w:rPr>
        <w:t>6</w:t>
      </w:r>
      <w:r w:rsidR="00864799" w:rsidRPr="000F37A1">
        <w:rPr>
          <w:rFonts w:cs="Times New Roman"/>
          <w:sz w:val="28"/>
          <w:szCs w:val="28"/>
          <w:lang w:val="vi-VN"/>
        </w:rPr>
        <w:t xml:space="preserve">. </w:t>
      </w:r>
      <w:r w:rsidR="00864799" w:rsidRPr="000F37A1">
        <w:rPr>
          <w:rFonts w:cs="Times New Roman"/>
          <w:i/>
          <w:sz w:val="28"/>
          <w:szCs w:val="28"/>
          <w:lang w:val="vi-VN"/>
        </w:rPr>
        <w:t xml:space="preserve">Chi phí hoạt động </w:t>
      </w:r>
      <w:r w:rsidR="00864799" w:rsidRPr="000F37A1">
        <w:rPr>
          <w:rFonts w:cs="Times New Roman"/>
          <w:sz w:val="28"/>
          <w:szCs w:val="28"/>
          <w:lang w:val="vi-VN"/>
        </w:rPr>
        <w:t xml:space="preserve">là khoản mục Chi phí hoạt động phản ánh trên Báo cáo kết quả </w:t>
      </w:r>
      <w:r w:rsidR="003F54EA" w:rsidRPr="000F37A1">
        <w:rPr>
          <w:rFonts w:cs="Times New Roman"/>
          <w:sz w:val="28"/>
          <w:szCs w:val="28"/>
        </w:rPr>
        <w:t>hoạt động</w:t>
      </w:r>
      <w:r w:rsidR="00864799" w:rsidRPr="000F37A1">
        <w:rPr>
          <w:rFonts w:cs="Times New Roman"/>
          <w:sz w:val="28"/>
          <w:szCs w:val="28"/>
          <w:lang w:val="vi-VN"/>
        </w:rPr>
        <w:t xml:space="preserve"> theo quy định của pháp luật về chế độ báo cáo tài chính đối với các tổ chức tín dụng, chi nhánh ngân hàng nước ngoài.</w:t>
      </w:r>
    </w:p>
    <w:p w14:paraId="53CF8AD1" w14:textId="254F8FB4" w:rsidR="00864799" w:rsidRPr="000F37A1" w:rsidRDefault="00236C8B" w:rsidP="00B72257">
      <w:pPr>
        <w:widowControl w:val="0"/>
        <w:ind w:firstLine="709"/>
        <w:rPr>
          <w:rFonts w:cs="Times New Roman"/>
          <w:sz w:val="28"/>
          <w:szCs w:val="28"/>
          <w:lang w:val="vi-VN"/>
        </w:rPr>
      </w:pPr>
      <w:r w:rsidRPr="000F37A1">
        <w:rPr>
          <w:rFonts w:cs="Times New Roman"/>
          <w:sz w:val="28"/>
          <w:szCs w:val="28"/>
          <w:lang w:val="nl-NL"/>
        </w:rPr>
        <w:t>7</w:t>
      </w:r>
      <w:r w:rsidR="00864799" w:rsidRPr="000F37A1">
        <w:rPr>
          <w:rFonts w:cs="Times New Roman"/>
          <w:sz w:val="28"/>
          <w:szCs w:val="28"/>
          <w:lang w:val="nl-NL"/>
        </w:rPr>
        <w:t xml:space="preserve">. </w:t>
      </w:r>
      <w:r w:rsidR="00864799" w:rsidRPr="000F37A1">
        <w:rPr>
          <w:rFonts w:cs="Times New Roman"/>
          <w:i/>
          <w:sz w:val="28"/>
          <w:szCs w:val="28"/>
          <w:lang w:val="nl-NL"/>
        </w:rPr>
        <w:t>Tổng thu nhập hoạt động</w:t>
      </w:r>
      <w:r w:rsidR="00864799" w:rsidRPr="000F37A1">
        <w:rPr>
          <w:rFonts w:cs="Times New Roman"/>
          <w:sz w:val="28"/>
          <w:szCs w:val="28"/>
          <w:lang w:val="nl-NL"/>
        </w:rPr>
        <w:t xml:space="preserve"> là tổng của các khoản </w:t>
      </w:r>
      <w:r w:rsidR="00864799" w:rsidRPr="000F37A1">
        <w:rPr>
          <w:rFonts w:cs="Times New Roman"/>
          <w:sz w:val="28"/>
          <w:szCs w:val="28"/>
          <w:lang w:val="vi-VN"/>
        </w:rPr>
        <w:t xml:space="preserve">Thu nhập lãi thuần, Lãi/lỗ thuần từ hoạt động dịch vụ, Lãi/lỗ thuần từ hoạt động kinh doanh ngoại hối, Lãi/lỗ thuần từ mua bán chứng khoán kinh doanh, Lãi/lỗ thuần từ mua bán chứng khoán đầu tư, Lãi/lỗ thuần từ hoạt động khác và Thu nhập từ góp vốn, mua cổ phần phản ánh trên Báo cáo kết quả </w:t>
      </w:r>
      <w:r w:rsidR="003F54EA" w:rsidRPr="000F37A1">
        <w:rPr>
          <w:rFonts w:cs="Times New Roman"/>
          <w:sz w:val="28"/>
          <w:szCs w:val="28"/>
        </w:rPr>
        <w:t>hoạt động</w:t>
      </w:r>
      <w:r w:rsidR="00864799" w:rsidRPr="000F37A1">
        <w:rPr>
          <w:rFonts w:cs="Times New Roman"/>
          <w:sz w:val="28"/>
          <w:szCs w:val="28"/>
          <w:lang w:val="vi-VN"/>
        </w:rPr>
        <w:t xml:space="preserve"> theo quy định của pháp luật về chế độ báo cáo tài chính đối với các tổ chức tín dụng, chi nhánh ngân hàng nước ngoài.</w:t>
      </w:r>
    </w:p>
    <w:p w14:paraId="5C0D45D2" w14:textId="76F45481" w:rsidR="00864799" w:rsidRPr="000F37A1" w:rsidRDefault="00236C8B" w:rsidP="00B72257">
      <w:pPr>
        <w:widowControl w:val="0"/>
        <w:ind w:firstLine="709"/>
        <w:rPr>
          <w:rFonts w:cs="Times New Roman"/>
          <w:sz w:val="28"/>
          <w:szCs w:val="28"/>
          <w:lang w:val="vi-VN"/>
        </w:rPr>
      </w:pPr>
      <w:r w:rsidRPr="000F37A1">
        <w:rPr>
          <w:rFonts w:cs="Times New Roman"/>
          <w:sz w:val="28"/>
          <w:szCs w:val="28"/>
        </w:rPr>
        <w:t>8</w:t>
      </w:r>
      <w:r w:rsidR="00864799" w:rsidRPr="000F37A1">
        <w:rPr>
          <w:rFonts w:cs="Times New Roman"/>
          <w:sz w:val="28"/>
          <w:szCs w:val="28"/>
          <w:lang w:val="vi-VN"/>
        </w:rPr>
        <w:t xml:space="preserve">. </w:t>
      </w:r>
      <w:r w:rsidR="00864799" w:rsidRPr="000F37A1">
        <w:rPr>
          <w:rFonts w:cs="Times New Roman"/>
          <w:i/>
          <w:sz w:val="28"/>
          <w:szCs w:val="28"/>
          <w:lang w:val="vi-VN"/>
        </w:rPr>
        <w:t xml:space="preserve">Vốn chủ sở hữu bình quân </w:t>
      </w:r>
      <w:r w:rsidR="00864799" w:rsidRPr="000F37A1">
        <w:rPr>
          <w:rFonts w:cs="Times New Roman"/>
          <w:sz w:val="28"/>
          <w:szCs w:val="28"/>
          <w:lang w:val="vi-VN"/>
        </w:rPr>
        <w:t xml:space="preserve">là khoản mục </w:t>
      </w:r>
      <w:r w:rsidR="00011E1E" w:rsidRPr="000F37A1">
        <w:rPr>
          <w:rFonts w:cs="Times New Roman"/>
          <w:sz w:val="28"/>
          <w:szCs w:val="28"/>
        </w:rPr>
        <w:t>V</w:t>
      </w:r>
      <w:r w:rsidR="00864799" w:rsidRPr="000F37A1">
        <w:rPr>
          <w:rFonts w:cs="Times New Roman"/>
          <w:sz w:val="28"/>
          <w:szCs w:val="28"/>
          <w:lang w:val="vi-VN"/>
        </w:rPr>
        <w:t xml:space="preserve">ốn chủ sở hữu phản ánh trên </w:t>
      </w:r>
      <w:r w:rsidR="003F54EA" w:rsidRPr="000F37A1">
        <w:rPr>
          <w:rFonts w:cs="Times New Roman"/>
          <w:sz w:val="28"/>
          <w:szCs w:val="28"/>
        </w:rPr>
        <w:t>Báo cáo tình hình tài chính</w:t>
      </w:r>
      <w:r w:rsidR="00864799" w:rsidRPr="000F37A1">
        <w:rPr>
          <w:rFonts w:cs="Times New Roman"/>
          <w:sz w:val="28"/>
          <w:szCs w:val="28"/>
          <w:lang w:val="vi-VN"/>
        </w:rPr>
        <w:t xml:space="preserve"> theo quy định của pháp luật về chế độ báo cáo tài chính đối với tổ chức tín dụng, chi nhánh ngân hàng nước ngoài, được tính bình quân các quý trong năm.</w:t>
      </w:r>
    </w:p>
    <w:p w14:paraId="043C7796" w14:textId="165ADEEA" w:rsidR="00864799" w:rsidRPr="000F37A1" w:rsidRDefault="00236C8B" w:rsidP="00B72257">
      <w:pPr>
        <w:widowControl w:val="0"/>
        <w:ind w:firstLine="709"/>
        <w:rPr>
          <w:rFonts w:cs="Times New Roman"/>
          <w:sz w:val="28"/>
          <w:szCs w:val="28"/>
          <w:lang w:val="vi-VN"/>
        </w:rPr>
      </w:pPr>
      <w:r w:rsidRPr="000F37A1">
        <w:rPr>
          <w:rFonts w:cs="Times New Roman"/>
          <w:sz w:val="28"/>
          <w:szCs w:val="28"/>
        </w:rPr>
        <w:t>9</w:t>
      </w:r>
      <w:r w:rsidR="00864799" w:rsidRPr="000F37A1">
        <w:rPr>
          <w:rFonts w:cs="Times New Roman"/>
          <w:sz w:val="28"/>
          <w:szCs w:val="28"/>
          <w:lang w:val="vi-VN"/>
        </w:rPr>
        <w:t xml:space="preserve">. </w:t>
      </w:r>
      <w:r w:rsidR="00864799" w:rsidRPr="000F37A1">
        <w:rPr>
          <w:rFonts w:cs="Times New Roman"/>
          <w:i/>
          <w:sz w:val="28"/>
          <w:szCs w:val="28"/>
          <w:lang w:val="vi-VN"/>
        </w:rPr>
        <w:t xml:space="preserve">Tổng tài sản bình quân </w:t>
      </w:r>
      <w:r w:rsidR="00864799" w:rsidRPr="000F37A1">
        <w:rPr>
          <w:rFonts w:cs="Times New Roman"/>
          <w:sz w:val="28"/>
          <w:szCs w:val="28"/>
          <w:lang w:val="vi-VN"/>
        </w:rPr>
        <w:t xml:space="preserve">là khoản mục </w:t>
      </w:r>
      <w:r w:rsidR="00D36789" w:rsidRPr="000F37A1">
        <w:rPr>
          <w:rFonts w:cs="Times New Roman"/>
          <w:sz w:val="28"/>
          <w:szCs w:val="28"/>
        </w:rPr>
        <w:t>T</w:t>
      </w:r>
      <w:r w:rsidR="00864799" w:rsidRPr="000F37A1">
        <w:rPr>
          <w:rFonts w:cs="Times New Roman"/>
          <w:sz w:val="28"/>
          <w:szCs w:val="28"/>
          <w:lang w:val="vi-VN"/>
        </w:rPr>
        <w:t xml:space="preserve">ổng tài sản phản ánh trên </w:t>
      </w:r>
      <w:r w:rsidR="003F54EA" w:rsidRPr="000F37A1">
        <w:rPr>
          <w:rFonts w:cs="Times New Roman"/>
          <w:sz w:val="28"/>
          <w:szCs w:val="28"/>
        </w:rPr>
        <w:t>Báo cáo tình hình tài chính</w:t>
      </w:r>
      <w:r w:rsidR="00864799" w:rsidRPr="000F37A1">
        <w:rPr>
          <w:rFonts w:cs="Times New Roman"/>
          <w:sz w:val="28"/>
          <w:szCs w:val="28"/>
          <w:lang w:val="vi-VN"/>
        </w:rPr>
        <w:t xml:space="preserve"> theo quy định của pháp luật về chế độ báo cáo tài chính đối với các tổ chức tín dụng, chi nhánh ngân hàng nước ngoài, được tính bình quân các </w:t>
      </w:r>
      <w:r w:rsidR="00864799" w:rsidRPr="000F37A1">
        <w:rPr>
          <w:rFonts w:cs="Times New Roman"/>
          <w:sz w:val="28"/>
          <w:szCs w:val="28"/>
          <w:lang w:val="vi-VN"/>
        </w:rPr>
        <w:lastRenderedPageBreak/>
        <w:t>quý trong năm.</w:t>
      </w:r>
    </w:p>
    <w:p w14:paraId="4E84EFC5" w14:textId="280C9008" w:rsidR="00C57390" w:rsidRPr="000F37A1" w:rsidRDefault="00236C8B" w:rsidP="00B72257">
      <w:pPr>
        <w:widowControl w:val="0"/>
        <w:tabs>
          <w:tab w:val="left" w:pos="709"/>
        </w:tabs>
        <w:ind w:firstLine="709"/>
        <w:rPr>
          <w:rFonts w:cs="Times New Roman"/>
          <w:sz w:val="28"/>
          <w:szCs w:val="28"/>
          <w:lang w:val="nl-NL"/>
        </w:rPr>
      </w:pPr>
      <w:r w:rsidRPr="000F37A1">
        <w:rPr>
          <w:rFonts w:cs="Times New Roman"/>
          <w:sz w:val="28"/>
          <w:szCs w:val="28"/>
          <w:lang w:val="nl-NL"/>
        </w:rPr>
        <w:t>10</w:t>
      </w:r>
      <w:r w:rsidR="00864799" w:rsidRPr="000F37A1">
        <w:rPr>
          <w:rFonts w:cs="Times New Roman"/>
          <w:sz w:val="28"/>
          <w:szCs w:val="28"/>
          <w:lang w:val="nl-NL"/>
        </w:rPr>
        <w:t xml:space="preserve">. </w:t>
      </w:r>
      <w:r w:rsidR="00864799" w:rsidRPr="000F37A1">
        <w:rPr>
          <w:rFonts w:cs="Times New Roman"/>
          <w:i/>
          <w:sz w:val="28"/>
          <w:szCs w:val="28"/>
          <w:lang w:val="nl-NL"/>
        </w:rPr>
        <w:t xml:space="preserve">Thu nhập lãi cận biên (NIM) </w:t>
      </w:r>
      <w:r w:rsidR="00864799" w:rsidRPr="000F37A1">
        <w:rPr>
          <w:rFonts w:cs="Times New Roman"/>
          <w:sz w:val="28"/>
          <w:szCs w:val="28"/>
          <w:lang w:val="nl-NL"/>
        </w:rPr>
        <w:t>là chỉ tiêu đánh giá hiệu quả hoạt động của tổ chức tín dụng, chi nhánh ngân hàng nước ngoài. Chỉ tiêu này phản ánh chênh lệch giữa lãi suất huy động bình quân và lãi suất cho vay bình quân của tổ chức tín dụng, chi nhánh ngân hàng nước ngoài. Chỉ tiêu này được xác định như sau:</w:t>
      </w:r>
    </w:p>
    <w:p w14:paraId="7223AAEF" w14:textId="5790AB90" w:rsidR="00864799" w:rsidRPr="000F37A1" w:rsidRDefault="00DC0E5E" w:rsidP="003B7182">
      <w:pPr>
        <w:widowControl w:val="0"/>
        <w:tabs>
          <w:tab w:val="left" w:pos="709"/>
        </w:tabs>
        <w:ind w:firstLine="709"/>
        <w:rPr>
          <w:rFonts w:cs="Times New Roman"/>
          <w:sz w:val="28"/>
          <w:szCs w:val="28"/>
          <w:lang w:val="nl-NL"/>
        </w:rPr>
      </w:pPr>
      <m:oMathPara>
        <m:oMath>
          <m:r>
            <w:rPr>
              <w:rFonts w:ascii="Cambria Math" w:eastAsia="Times New Roman" w:hAnsi="Cambria Math" w:cs="Times New Roman"/>
              <w:szCs w:val="24"/>
              <w:lang w:val="nl-NL"/>
            </w:rPr>
            <m:t>Thu nhập l</m:t>
          </m:r>
          <m:r>
            <w:rPr>
              <w:rFonts w:ascii="Cambria Math" w:eastAsia="Times New Roman" w:hAnsi="Cambria Math" w:cs="Times New Roman" w:hint="eastAsia"/>
              <w:szCs w:val="24"/>
              <w:lang w:val="nl-NL"/>
            </w:rPr>
            <m:t>ã</m:t>
          </m:r>
          <m:r>
            <w:rPr>
              <w:rFonts w:ascii="Cambria Math" w:eastAsia="Times New Roman" w:hAnsi="Cambria Math" w:cs="Times New Roman"/>
              <w:szCs w:val="24"/>
              <w:lang w:val="nl-NL"/>
            </w:rPr>
            <m:t>i cận bi</m:t>
          </m:r>
          <m:r>
            <w:rPr>
              <w:rFonts w:ascii="Cambria Math" w:eastAsia="Times New Roman" w:hAnsi="Cambria Math" w:cs="Times New Roman" w:hint="eastAsia"/>
              <w:szCs w:val="24"/>
              <w:lang w:val="nl-NL"/>
            </w:rPr>
            <m:t>ê</m:t>
          </m:r>
          <m:r>
            <w:rPr>
              <w:rFonts w:ascii="Cambria Math" w:eastAsia="Times New Roman" w:hAnsi="Cambria Math" w:cs="Times New Roman"/>
              <w:szCs w:val="24"/>
              <w:lang w:val="nl-NL"/>
            </w:rPr>
            <m:t xml:space="preserve">n </m:t>
          </m:r>
          <m:d>
            <m:dPr>
              <m:ctrlPr>
                <w:rPr>
                  <w:rFonts w:ascii="Cambria Math" w:eastAsia="Times New Roman" w:hAnsi="Cambria Math" w:cs="Times New Roman"/>
                  <w:i/>
                  <w:szCs w:val="24"/>
                  <w:lang w:val="nl-NL"/>
                </w:rPr>
              </m:ctrlPr>
            </m:dPr>
            <m:e>
              <m:r>
                <w:rPr>
                  <w:rFonts w:ascii="Cambria Math" w:eastAsia="Times New Roman" w:hAnsi="Cambria Math" w:cs="Times New Roman"/>
                  <w:szCs w:val="24"/>
                  <w:lang w:val="nl-NL"/>
                </w:rPr>
                <m:t>NIM</m:t>
              </m:r>
            </m:e>
          </m:d>
          <m:r>
            <w:rPr>
              <w:rFonts w:ascii="Cambria Math" w:eastAsia="Times New Roman" w:hAnsi="Cambria Math" w:cs="Times New Roman"/>
              <w:szCs w:val="24"/>
              <w:lang w:val="nl-NL"/>
            </w:rPr>
            <m:t>=</m:t>
          </m:r>
          <m:f>
            <m:fPr>
              <m:ctrlPr>
                <w:rPr>
                  <w:rFonts w:ascii="Cambria Math" w:eastAsia="Times New Roman" w:hAnsi="Cambria Math" w:cs="Times New Roman"/>
                  <w:i/>
                  <w:szCs w:val="24"/>
                  <w:lang w:val="nl-NL"/>
                </w:rPr>
              </m:ctrlPr>
            </m:fPr>
            <m:num>
              <m:r>
                <w:rPr>
                  <w:rFonts w:ascii="Cambria Math" w:eastAsia="Times New Roman" w:hAnsi="Cambria Math" w:cs="Times New Roman"/>
                  <w:szCs w:val="24"/>
                  <w:lang w:val="nl-NL"/>
                </w:rPr>
                <m:t>Thu nhập l</m:t>
              </m:r>
              <m:r>
                <w:rPr>
                  <w:rFonts w:ascii="Cambria Math" w:eastAsia="Times New Roman" w:hAnsi="Cambria Math" w:cs="Times New Roman" w:hint="eastAsia"/>
                  <w:szCs w:val="24"/>
                  <w:lang w:val="nl-NL"/>
                </w:rPr>
                <m:t>ã</m:t>
              </m:r>
              <m:r>
                <w:rPr>
                  <w:rFonts w:ascii="Cambria Math" w:eastAsia="Times New Roman" w:hAnsi="Cambria Math" w:cs="Times New Roman"/>
                  <w:szCs w:val="24"/>
                  <w:lang w:val="nl-NL"/>
                </w:rPr>
                <m:t>i thuần</m:t>
              </m:r>
            </m:num>
            <m:den>
              <m:r>
                <w:rPr>
                  <w:rFonts w:ascii="Cambria Math" w:eastAsia="Times New Roman" w:hAnsi="Cambria Math" w:cs="Times New Roman"/>
                  <w:szCs w:val="24"/>
                  <w:lang w:val="nl-NL"/>
                </w:rPr>
                <m:t>T</m:t>
              </m:r>
              <m:r>
                <w:rPr>
                  <w:rFonts w:ascii="Cambria Math" w:eastAsia="Times New Roman" w:hAnsi="Cambria Math" w:cs="Times New Roman" w:hint="eastAsia"/>
                  <w:szCs w:val="24"/>
                  <w:lang w:val="nl-NL"/>
                </w:rPr>
                <m:t>à</m:t>
              </m:r>
              <m:r>
                <w:rPr>
                  <w:rFonts w:ascii="Cambria Math" w:eastAsia="Times New Roman" w:hAnsi="Cambria Math" w:cs="Times New Roman"/>
                  <w:szCs w:val="24"/>
                  <w:lang w:val="nl-NL"/>
                </w:rPr>
                <m:t>i sản</m:t>
              </m:r>
              <m:func>
                <m:funcPr>
                  <m:ctrlPr>
                    <w:rPr>
                      <w:rFonts w:ascii="Cambria Math" w:eastAsia="Times New Roman" w:hAnsi="Cambria Math" w:cs="Times New Roman"/>
                      <w:i/>
                      <w:szCs w:val="24"/>
                      <w:lang w:val="nl-NL"/>
                    </w:rPr>
                  </m:ctrlPr>
                </m:funcPr>
                <m:fName>
                  <m:r>
                    <m:rPr>
                      <m:sty m:val="p"/>
                    </m:rPr>
                    <w:rPr>
                      <w:rFonts w:ascii="Cambria Math" w:eastAsia="Times New Roman" w:hAnsi="Cambria Math" w:cs="Times New Roman"/>
                      <w:szCs w:val="24"/>
                      <w:lang w:val="nl-NL"/>
                    </w:rPr>
                    <m:t>C</m:t>
                  </m:r>
                  <m:r>
                    <m:rPr>
                      <m:sty m:val="p"/>
                    </m:rPr>
                    <w:rPr>
                      <w:rFonts w:ascii="Cambria Math" w:eastAsia="Times New Roman" w:hAnsi="Cambria Math" w:cs="Times New Roman" w:hint="eastAsia"/>
                      <w:szCs w:val="24"/>
                      <w:lang w:val="nl-NL"/>
                    </w:rPr>
                    <m:t>ó</m:t>
                  </m:r>
                  <m:r>
                    <m:rPr>
                      <m:sty m:val="p"/>
                    </m:rPr>
                    <w:rPr>
                      <w:rFonts w:ascii="Cambria Math" w:eastAsia="Times New Roman" w:hAnsi="Cambria Math" w:cs="Times New Roman"/>
                      <w:szCs w:val="24"/>
                      <w:lang w:val="nl-NL"/>
                    </w:rPr>
                    <m:t xml:space="preserve"> sinh</m:t>
                  </m:r>
                </m:fName>
                <m:e>
                  <m:r>
                    <w:rPr>
                      <w:rFonts w:ascii="Cambria Math" w:eastAsia="Times New Roman" w:hAnsi="Cambria Math" w:cs="Times New Roman"/>
                      <w:szCs w:val="24"/>
                      <w:lang w:val="nl-NL"/>
                    </w:rPr>
                    <m:t>l</m:t>
                  </m:r>
                  <m:r>
                    <w:rPr>
                      <w:rFonts w:ascii="Cambria Math" w:eastAsia="Times New Roman" w:hAnsi="Cambria Math" w:cs="Times New Roman" w:hint="eastAsia"/>
                      <w:szCs w:val="24"/>
                      <w:lang w:val="nl-NL"/>
                    </w:rPr>
                    <m:t>ã</m:t>
                  </m:r>
                  <m:r>
                    <w:rPr>
                      <w:rFonts w:ascii="Cambria Math" w:eastAsia="Times New Roman" w:hAnsi="Cambria Math" w:cs="Times New Roman"/>
                      <w:szCs w:val="24"/>
                      <w:lang w:val="nl-NL"/>
                    </w:rPr>
                    <m:t>i b</m:t>
                  </m:r>
                  <m:r>
                    <w:rPr>
                      <w:rFonts w:ascii="Cambria Math" w:eastAsia="Times New Roman" w:hAnsi="Cambria Math" w:cs="Times New Roman" w:hint="eastAsia"/>
                      <w:szCs w:val="24"/>
                      <w:lang w:val="nl-NL"/>
                    </w:rPr>
                    <m:t>ì</m:t>
                  </m:r>
                  <m:r>
                    <w:rPr>
                      <w:rFonts w:ascii="Cambria Math" w:eastAsia="Times New Roman" w:hAnsi="Cambria Math" w:cs="Times New Roman"/>
                      <w:szCs w:val="24"/>
                      <w:lang w:val="nl-NL"/>
                    </w:rPr>
                    <m:t>nh qu</m:t>
                  </m:r>
                  <m:r>
                    <w:rPr>
                      <w:rFonts w:ascii="Cambria Math" w:eastAsia="Times New Roman" w:hAnsi="Cambria Math" w:cs="Times New Roman" w:hint="eastAsia"/>
                      <w:szCs w:val="24"/>
                      <w:lang w:val="nl-NL"/>
                    </w:rPr>
                    <m:t>â</m:t>
                  </m:r>
                  <m:r>
                    <w:rPr>
                      <w:rFonts w:ascii="Cambria Math" w:eastAsia="Times New Roman" w:hAnsi="Cambria Math" w:cs="Times New Roman"/>
                      <w:szCs w:val="24"/>
                      <w:lang w:val="nl-NL"/>
                    </w:rPr>
                    <m:t>n</m:t>
                  </m:r>
                </m:e>
              </m:func>
            </m:den>
          </m:f>
        </m:oMath>
      </m:oMathPara>
    </w:p>
    <w:p w14:paraId="5D617A99" w14:textId="77777777" w:rsidR="00864799" w:rsidRPr="000F37A1" w:rsidRDefault="00864799" w:rsidP="003B7182">
      <w:pPr>
        <w:widowControl w:val="0"/>
        <w:spacing w:before="240"/>
        <w:ind w:firstLine="709"/>
        <w:rPr>
          <w:rFonts w:cs="Times New Roman"/>
          <w:sz w:val="28"/>
          <w:szCs w:val="28"/>
          <w:lang w:val="nl-NL"/>
        </w:rPr>
      </w:pPr>
      <w:r w:rsidRPr="000F37A1">
        <w:rPr>
          <w:rFonts w:cs="Times New Roman"/>
          <w:sz w:val="28"/>
          <w:szCs w:val="28"/>
          <w:lang w:val="nl-NL"/>
        </w:rPr>
        <w:t>Trong đó:</w:t>
      </w:r>
    </w:p>
    <w:p w14:paraId="7FA92F72" w14:textId="53BBAAF5"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 Thu nhập lãi thuần là </w:t>
      </w:r>
      <w:r w:rsidRPr="000F37A1">
        <w:rPr>
          <w:rFonts w:cs="Times New Roman"/>
          <w:sz w:val="28"/>
          <w:szCs w:val="28"/>
          <w:lang w:val="vi-VN"/>
        </w:rPr>
        <w:t xml:space="preserve">khoản mục </w:t>
      </w:r>
      <w:r w:rsidRPr="000F37A1">
        <w:rPr>
          <w:rFonts w:cs="Times New Roman"/>
          <w:sz w:val="28"/>
          <w:szCs w:val="28"/>
          <w:lang w:val="nl-NL"/>
        </w:rPr>
        <w:t>Thu nhập lãi thuần</w:t>
      </w:r>
      <w:r w:rsidRPr="000F37A1">
        <w:rPr>
          <w:rFonts w:cs="Times New Roman"/>
          <w:sz w:val="28"/>
          <w:szCs w:val="28"/>
          <w:lang w:val="vi-VN"/>
        </w:rPr>
        <w:t xml:space="preserve"> phản ánh trên Báo cáo kết quả </w:t>
      </w:r>
      <w:r w:rsidR="003F54EA" w:rsidRPr="000F37A1">
        <w:rPr>
          <w:rFonts w:cs="Times New Roman"/>
          <w:sz w:val="28"/>
          <w:szCs w:val="28"/>
        </w:rPr>
        <w:t>hoạt động</w:t>
      </w:r>
      <w:r w:rsidRPr="000F37A1">
        <w:rPr>
          <w:rFonts w:cs="Times New Roman"/>
          <w:sz w:val="28"/>
          <w:szCs w:val="28"/>
          <w:lang w:val="vi-VN"/>
        </w:rPr>
        <w:t xml:space="preserve"> theo quy định của pháp luật về chế độ báo cáo tài chính đối với các tổ chức tín dụng, chi nhánh ngân hàng nước ngoài</w:t>
      </w:r>
      <w:r w:rsidR="00D36789" w:rsidRPr="000F37A1">
        <w:rPr>
          <w:rFonts w:cs="Times New Roman"/>
          <w:sz w:val="28"/>
          <w:szCs w:val="28"/>
        </w:rPr>
        <w:t>;</w:t>
      </w:r>
    </w:p>
    <w:p w14:paraId="188E2FE3" w14:textId="0962DF7D"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Tài sản Có sinh lãi bình quân là tổng các khoản mục Tiền gửi tại Ngân hàng Nhà nước, Tiền gửi tại các tổ chức tín dụng khác và cho vay các tổ chức tín dụng khác (không bao gồm dự phòng rủi ro), Cho vay khách hàng (không bao gồm dự phòng rủi ro), Mua nợ (không bao gồm dự phòng rủi ro), Chứng khoán đầu tư (không bao gồm dự phòng rủi ro, dự phòng giảm giá và trái phiếu VAMC), phản ánh trên B</w:t>
      </w:r>
      <w:r w:rsidR="00CC700C" w:rsidRPr="000F37A1">
        <w:rPr>
          <w:rFonts w:cs="Times New Roman"/>
          <w:sz w:val="28"/>
          <w:szCs w:val="28"/>
          <w:lang w:val="nl-NL"/>
        </w:rPr>
        <w:t>áo cáo tình hình tài chính</w:t>
      </w:r>
      <w:r w:rsidRPr="000F37A1">
        <w:rPr>
          <w:rFonts w:cs="Times New Roman"/>
          <w:sz w:val="28"/>
          <w:szCs w:val="28"/>
          <w:lang w:val="nl-NL"/>
        </w:rPr>
        <w:t xml:space="preserve"> theo quy định của pháp luật về chế độ báo cáo tài chính đối với các tổ chức tín dụng, chi nhánh ngân hàng nước ngoài, được tính bình quân các quý trong năm.</w:t>
      </w:r>
    </w:p>
    <w:p w14:paraId="74590FA8" w14:textId="76CEA23E" w:rsidR="00807FA0" w:rsidRPr="000F37A1" w:rsidRDefault="00A02EC1" w:rsidP="00B72257">
      <w:pPr>
        <w:widowControl w:val="0"/>
        <w:tabs>
          <w:tab w:val="left" w:pos="709"/>
        </w:tabs>
        <w:ind w:firstLine="709"/>
        <w:rPr>
          <w:rFonts w:cs="Times New Roman"/>
          <w:sz w:val="28"/>
          <w:szCs w:val="28"/>
          <w:lang w:val="nl-NL"/>
        </w:rPr>
      </w:pPr>
      <w:r w:rsidRPr="000F37A1">
        <w:rPr>
          <w:rFonts w:cs="Times New Roman"/>
          <w:sz w:val="28"/>
          <w:szCs w:val="28"/>
          <w:lang w:val="nl-NL"/>
        </w:rPr>
        <w:t>1</w:t>
      </w:r>
      <w:r w:rsidR="00236C8B" w:rsidRPr="000F37A1">
        <w:rPr>
          <w:rFonts w:cs="Times New Roman"/>
          <w:sz w:val="28"/>
          <w:szCs w:val="28"/>
          <w:lang w:val="nl-NL"/>
        </w:rPr>
        <w:t>1</w:t>
      </w:r>
      <w:r w:rsidR="00864799" w:rsidRPr="000F37A1">
        <w:rPr>
          <w:rFonts w:cs="Times New Roman"/>
          <w:sz w:val="28"/>
          <w:szCs w:val="28"/>
          <w:lang w:val="nl-NL"/>
        </w:rPr>
        <w:t xml:space="preserve">. </w:t>
      </w:r>
      <w:r w:rsidR="00864799" w:rsidRPr="000F37A1">
        <w:rPr>
          <w:rFonts w:cs="Times New Roman"/>
          <w:i/>
          <w:sz w:val="28"/>
          <w:szCs w:val="28"/>
          <w:lang w:val="nl-NL"/>
        </w:rPr>
        <w:t>Số ngày lãi phải thu</w:t>
      </w:r>
      <w:r w:rsidR="00864799" w:rsidRPr="000F37A1">
        <w:rPr>
          <w:rFonts w:cs="Times New Roman"/>
          <w:sz w:val="28"/>
          <w:szCs w:val="28"/>
          <w:lang w:val="nl-NL"/>
        </w:rPr>
        <w:t xml:space="preserve"> là chỉ tiêu đánh giá hiệu quả hoạt động của tổ chức tín dụng, chi nhánh ngân hàng nước ngoài. Chỉ tiêu này phản ánh số ngày cần thiết để thu các khoản lãi phải thu đã ghi nhận vào thu nhập của tổ chức tín dụng, chi nhánh ngân hàng nước ngoài. Chỉ tiêu này được xác định như sau:</w:t>
      </w:r>
    </w:p>
    <w:p w14:paraId="3A138124" w14:textId="064741FF" w:rsidR="00DC0E5E" w:rsidRPr="000F37A1" w:rsidRDefault="00DC0E5E" w:rsidP="00B72257">
      <w:pPr>
        <w:widowControl w:val="0"/>
        <w:tabs>
          <w:tab w:val="left" w:pos="709"/>
        </w:tabs>
        <w:ind w:firstLine="709"/>
        <w:rPr>
          <w:rFonts w:cs="Times New Roman"/>
          <w:sz w:val="28"/>
          <w:szCs w:val="28"/>
          <w:lang w:val="nl-NL"/>
        </w:rPr>
      </w:pPr>
      <m:oMathPara>
        <m:oMath>
          <m:r>
            <w:rPr>
              <w:rFonts w:ascii="Cambria Math" w:eastAsia="Times New Roman" w:hAnsi="Cambria Math" w:cs="Times New Roman"/>
              <w:szCs w:val="24"/>
              <w:lang w:val="nl-NL"/>
            </w:rPr>
            <m:t>Số ng</m:t>
          </m:r>
          <m:r>
            <w:rPr>
              <w:rFonts w:ascii="Cambria Math" w:eastAsia="Times New Roman" w:hAnsi="Cambria Math" w:cs="Times New Roman" w:hint="eastAsia"/>
              <w:szCs w:val="24"/>
              <w:lang w:val="nl-NL"/>
            </w:rPr>
            <m:t>à</m:t>
          </m:r>
          <m:r>
            <w:rPr>
              <w:rFonts w:ascii="Cambria Math" w:eastAsia="Times New Roman" w:hAnsi="Cambria Math" w:cs="Times New Roman"/>
              <w:szCs w:val="24"/>
              <w:lang w:val="nl-NL"/>
            </w:rPr>
            <m:t>y l</m:t>
          </m:r>
          <m:r>
            <w:rPr>
              <w:rFonts w:ascii="Cambria Math" w:eastAsia="Times New Roman" w:hAnsi="Cambria Math" w:cs="Times New Roman" w:hint="eastAsia"/>
              <w:szCs w:val="24"/>
              <w:lang w:val="nl-NL"/>
            </w:rPr>
            <m:t>ã</m:t>
          </m:r>
          <m:r>
            <w:rPr>
              <w:rFonts w:ascii="Cambria Math" w:eastAsia="Times New Roman" w:hAnsi="Cambria Math" w:cs="Times New Roman"/>
              <w:szCs w:val="24"/>
              <w:lang w:val="nl-NL"/>
            </w:rPr>
            <m:t>i phải thu=</m:t>
          </m:r>
          <m:f>
            <m:fPr>
              <m:ctrlPr>
                <w:rPr>
                  <w:rFonts w:ascii="Cambria Math" w:eastAsia="Times New Roman" w:hAnsi="Cambria Math" w:cs="Times New Roman"/>
                  <w:i/>
                  <w:szCs w:val="24"/>
                  <w:lang w:val="nl-NL"/>
                </w:rPr>
              </m:ctrlPr>
            </m:fPr>
            <m:num>
              <m:r>
                <w:rPr>
                  <w:rFonts w:ascii="Cambria Math" w:eastAsia="Times New Roman" w:hAnsi="Cambria Math" w:cs="Times New Roman"/>
                  <w:szCs w:val="24"/>
                  <w:lang w:val="nl-NL"/>
                </w:rPr>
                <m:t>L</m:t>
              </m:r>
              <m:r>
                <w:rPr>
                  <w:rFonts w:ascii="Cambria Math" w:eastAsia="Times New Roman" w:hAnsi="Cambria Math" w:cs="Times New Roman" w:hint="eastAsia"/>
                  <w:szCs w:val="24"/>
                  <w:lang w:val="nl-NL"/>
                </w:rPr>
                <m:t>ã</m:t>
              </m:r>
              <m:r>
                <w:rPr>
                  <w:rFonts w:ascii="Cambria Math" w:eastAsia="Times New Roman" w:hAnsi="Cambria Math" w:cs="Times New Roman"/>
                  <w:szCs w:val="24"/>
                  <w:lang w:val="nl-NL"/>
                </w:rPr>
                <m:t>i v</m:t>
              </m:r>
              <m:r>
                <w:rPr>
                  <w:rFonts w:ascii="Cambria Math" w:eastAsia="Times New Roman" w:hAnsi="Cambria Math" w:cs="Times New Roman" w:hint="eastAsia"/>
                  <w:szCs w:val="24"/>
                  <w:lang w:val="nl-NL"/>
                </w:rPr>
                <m:t>à</m:t>
              </m:r>
              <m:r>
                <w:rPr>
                  <w:rFonts w:ascii="Cambria Math" w:eastAsia="Times New Roman" w:hAnsi="Cambria Math" w:cs="Times New Roman"/>
                  <w:szCs w:val="24"/>
                  <w:lang w:val="nl-NL"/>
                </w:rPr>
                <m:t xml:space="preserve"> ph</m:t>
              </m:r>
              <m:r>
                <w:rPr>
                  <w:rFonts w:ascii="Cambria Math" w:eastAsia="Times New Roman" w:hAnsi="Cambria Math" w:cs="Times New Roman" w:hint="eastAsia"/>
                  <w:szCs w:val="24"/>
                  <w:lang w:val="nl-NL"/>
                </w:rPr>
                <m:t>í</m:t>
              </m:r>
              <m:r>
                <w:rPr>
                  <w:rFonts w:ascii="Cambria Math" w:eastAsia="Times New Roman" w:hAnsi="Cambria Math" w:cs="Times New Roman"/>
                  <w:szCs w:val="24"/>
                  <w:lang w:val="nl-NL"/>
                </w:rPr>
                <m:t xml:space="preserve"> phải thu</m:t>
              </m:r>
            </m:num>
            <m:den>
              <m:r>
                <w:rPr>
                  <w:rFonts w:ascii="Cambria Math" w:eastAsia="Times New Roman" w:hAnsi="Cambria Math" w:cs="Times New Roman"/>
                  <w:szCs w:val="24"/>
                  <w:lang w:val="nl-NL"/>
                </w:rPr>
                <m:t>Thu nhập từ l</m:t>
              </m:r>
              <m:r>
                <w:rPr>
                  <w:rFonts w:ascii="Cambria Math" w:eastAsia="Times New Roman" w:hAnsi="Cambria Math" w:cs="Times New Roman" w:hint="eastAsia"/>
                  <w:szCs w:val="24"/>
                  <w:lang w:val="nl-NL"/>
                </w:rPr>
                <m:t>ã</m:t>
              </m:r>
              <m:r>
                <w:rPr>
                  <w:rFonts w:ascii="Cambria Math" w:eastAsia="Times New Roman" w:hAnsi="Cambria Math" w:cs="Times New Roman"/>
                  <w:szCs w:val="24"/>
                  <w:lang w:val="nl-NL"/>
                </w:rPr>
                <m:t>i v</m:t>
              </m:r>
              <m:r>
                <w:rPr>
                  <w:rFonts w:ascii="Cambria Math" w:eastAsia="Times New Roman" w:hAnsi="Cambria Math" w:cs="Times New Roman" w:hint="eastAsia"/>
                  <w:szCs w:val="24"/>
                  <w:lang w:val="nl-NL"/>
                </w:rPr>
                <m:t>à</m:t>
              </m:r>
              <m:r>
                <w:rPr>
                  <w:rFonts w:ascii="Cambria Math" w:eastAsia="Times New Roman" w:hAnsi="Cambria Math" w:cs="Times New Roman"/>
                  <w:szCs w:val="24"/>
                  <w:lang w:val="nl-NL"/>
                </w:rPr>
                <m:t xml:space="preserve"> c</m:t>
              </m:r>
              <m:r>
                <w:rPr>
                  <w:rFonts w:ascii="Cambria Math" w:eastAsia="Times New Roman" w:hAnsi="Cambria Math" w:cs="Times New Roman" w:hint="eastAsia"/>
                  <w:szCs w:val="24"/>
                  <w:lang w:val="nl-NL"/>
                </w:rPr>
                <m:t>á</m:t>
              </m:r>
              <m:r>
                <w:rPr>
                  <w:rFonts w:ascii="Cambria Math" w:eastAsia="Times New Roman" w:hAnsi="Cambria Math" w:cs="Times New Roman"/>
                  <w:szCs w:val="24"/>
                  <w:lang w:val="nl-NL"/>
                </w:rPr>
                <m:t>c khoản t</m:t>
              </m:r>
              <m:r>
                <w:rPr>
                  <w:rFonts w:ascii="Cambria Math" w:eastAsia="Times New Roman" w:hAnsi="Cambria Math" w:cs="Times New Roman" w:hint="eastAsia"/>
                  <w:szCs w:val="24"/>
                  <w:lang w:val="nl-NL"/>
                </w:rPr>
                <m:t>ươ</m:t>
              </m:r>
              <m:r>
                <w:rPr>
                  <w:rFonts w:ascii="Cambria Math" w:eastAsia="Times New Roman" w:hAnsi="Cambria Math" w:cs="Times New Roman"/>
                  <w:szCs w:val="24"/>
                  <w:lang w:val="nl-NL"/>
                </w:rPr>
                <m:t>ng tự</m:t>
              </m:r>
            </m:den>
          </m:f>
          <m:r>
            <w:rPr>
              <w:rFonts w:ascii="Cambria Math" w:eastAsia="Times New Roman" w:hAnsi="Cambria Math" w:cs="Times New Roman" w:hint="eastAsia"/>
              <w:szCs w:val="24"/>
              <w:lang w:val="nl-NL"/>
            </w:rPr>
            <m:t>×</m:t>
          </m:r>
          <m:f>
            <m:fPr>
              <m:ctrlPr>
                <w:rPr>
                  <w:rFonts w:ascii="Cambria Math" w:eastAsia="Times New Roman" w:hAnsi="Cambria Math" w:cs="Times New Roman"/>
                  <w:i/>
                  <w:szCs w:val="24"/>
                  <w:lang w:val="nl-NL"/>
                </w:rPr>
              </m:ctrlPr>
            </m:fPr>
            <m:num>
              <m:r>
                <w:rPr>
                  <w:rFonts w:ascii="Cambria Math" w:eastAsia="Times New Roman" w:hAnsi="Cambria Math" w:cs="Times New Roman"/>
                  <w:szCs w:val="24"/>
                  <w:lang w:val="nl-NL"/>
                </w:rPr>
                <m:t>365</m:t>
              </m:r>
            </m:num>
            <m:den>
              <m:r>
                <w:rPr>
                  <w:rFonts w:ascii="Cambria Math" w:eastAsia="Times New Roman" w:hAnsi="Cambria Math" w:cs="Times New Roman"/>
                  <w:szCs w:val="24"/>
                  <w:lang w:val="nl-NL"/>
                </w:rPr>
                <m:t>n</m:t>
              </m:r>
            </m:den>
          </m:f>
        </m:oMath>
      </m:oMathPara>
    </w:p>
    <w:p w14:paraId="02D3DA5C" w14:textId="77777777" w:rsidR="00864799" w:rsidRPr="000F37A1" w:rsidRDefault="00864799" w:rsidP="003B7182">
      <w:pPr>
        <w:widowControl w:val="0"/>
        <w:tabs>
          <w:tab w:val="left" w:pos="709"/>
        </w:tabs>
        <w:spacing w:before="240"/>
        <w:ind w:firstLine="709"/>
        <w:rPr>
          <w:rFonts w:cs="Times New Roman"/>
          <w:sz w:val="28"/>
          <w:szCs w:val="28"/>
          <w:lang w:val="nl-NL"/>
        </w:rPr>
      </w:pPr>
      <w:r w:rsidRPr="000F37A1">
        <w:rPr>
          <w:rFonts w:cs="Times New Roman"/>
          <w:sz w:val="28"/>
          <w:szCs w:val="28"/>
          <w:lang w:val="nl-NL"/>
        </w:rPr>
        <w:t xml:space="preserve">Trong đó: </w:t>
      </w:r>
    </w:p>
    <w:p w14:paraId="146CA47C" w14:textId="62752E4A"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 Lãi và phí phải thu là </w:t>
      </w:r>
      <w:r w:rsidRPr="000F37A1">
        <w:rPr>
          <w:rFonts w:cs="Times New Roman"/>
          <w:sz w:val="28"/>
          <w:szCs w:val="28"/>
          <w:lang w:val="vi-VN"/>
        </w:rPr>
        <w:t xml:space="preserve">khoản mục </w:t>
      </w:r>
      <w:r w:rsidRPr="000F37A1">
        <w:rPr>
          <w:rFonts w:cs="Times New Roman"/>
          <w:sz w:val="28"/>
          <w:szCs w:val="28"/>
          <w:lang w:val="nl-NL"/>
        </w:rPr>
        <w:t>Lãi và phí phải thu</w:t>
      </w:r>
      <w:r w:rsidRPr="000F37A1">
        <w:rPr>
          <w:rFonts w:cs="Times New Roman"/>
          <w:sz w:val="28"/>
          <w:szCs w:val="28"/>
          <w:lang w:val="vi-VN"/>
        </w:rPr>
        <w:t xml:space="preserve"> phản ánh trên </w:t>
      </w:r>
      <w:r w:rsidR="00CC700C" w:rsidRPr="000F37A1">
        <w:rPr>
          <w:rFonts w:cs="Times New Roman"/>
          <w:sz w:val="28"/>
          <w:szCs w:val="28"/>
        </w:rPr>
        <w:t>Báo cáo tình hình tài chính</w:t>
      </w:r>
      <w:r w:rsidRPr="000F37A1">
        <w:rPr>
          <w:rFonts w:cs="Times New Roman"/>
          <w:sz w:val="28"/>
          <w:szCs w:val="28"/>
          <w:lang w:val="vi-VN"/>
        </w:rPr>
        <w:t xml:space="preserve"> theo quy định của pháp luật về chế độ báo cáo tài chính đối với các tổ chức tín dụng, chi nhánh ngân hàng nước ngoài</w:t>
      </w:r>
      <w:r w:rsidR="00D36789" w:rsidRPr="000F37A1">
        <w:rPr>
          <w:rFonts w:cs="Times New Roman"/>
          <w:sz w:val="28"/>
          <w:szCs w:val="28"/>
        </w:rPr>
        <w:t>;</w:t>
      </w:r>
    </w:p>
    <w:p w14:paraId="26EEF135" w14:textId="447DCA1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Thu nhập từ lãi và các khoản tương tự là Thu nhập từ lãi và các khoản tương tự</w:t>
      </w:r>
      <w:r w:rsidRPr="000F37A1">
        <w:rPr>
          <w:rFonts w:cs="Times New Roman"/>
          <w:sz w:val="28"/>
          <w:szCs w:val="28"/>
          <w:lang w:val="vi-VN"/>
        </w:rPr>
        <w:t xml:space="preserve"> phản ánh trên Báo cáo kết quả </w:t>
      </w:r>
      <w:r w:rsidR="00CC700C" w:rsidRPr="000F37A1">
        <w:rPr>
          <w:rFonts w:cs="Times New Roman"/>
          <w:sz w:val="28"/>
          <w:szCs w:val="28"/>
        </w:rPr>
        <w:t>hoạt động</w:t>
      </w:r>
      <w:r w:rsidRPr="000F37A1">
        <w:rPr>
          <w:rFonts w:cs="Times New Roman"/>
          <w:sz w:val="28"/>
          <w:szCs w:val="28"/>
          <w:lang w:val="vi-VN"/>
        </w:rPr>
        <w:t xml:space="preserve"> theo quy định của pháp luật về chế độ báo cáo tài chính đối với các tổ chức tín dụng, chi nhánh ngân hàng nước ngoài</w:t>
      </w:r>
      <w:r w:rsidR="00D36789" w:rsidRPr="000F37A1">
        <w:rPr>
          <w:rFonts w:cs="Times New Roman"/>
          <w:sz w:val="28"/>
          <w:szCs w:val="28"/>
        </w:rPr>
        <w:t>;</w:t>
      </w:r>
    </w:p>
    <w:p w14:paraId="37A845A9"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n nhận các giá trị lần lượt như sau: n = 4 nếu ước tính số ngày lãi phải thu của năm xếp hạng dựa trên số liệu của Quý, n = 2 nếu ước tính số ngày lãi phải thu của năm xếp hạng dựa trên số liệu 6 tháng, n = 4/3 nếu ước tính số ngày lãi phải thu của năm xếp hạng dựa trên số liệu 9 tháng, n = 1 nếu xác định số ngày lãi phải thu của năm xếp hạng dựa trên số liệu năm.</w:t>
      </w:r>
    </w:p>
    <w:p w14:paraId="4D854234" w14:textId="26CF716E" w:rsidR="00864799" w:rsidRPr="000F37A1" w:rsidRDefault="00A02EC1" w:rsidP="00B72257">
      <w:pPr>
        <w:widowControl w:val="0"/>
        <w:ind w:firstLine="709"/>
        <w:rPr>
          <w:rFonts w:cs="Times New Roman"/>
          <w:sz w:val="28"/>
          <w:szCs w:val="28"/>
          <w:lang w:val="nl-NL"/>
        </w:rPr>
      </w:pPr>
      <w:r w:rsidRPr="000F37A1">
        <w:rPr>
          <w:rFonts w:cs="Times New Roman"/>
          <w:sz w:val="28"/>
          <w:szCs w:val="28"/>
          <w:lang w:val="nl-NL"/>
        </w:rPr>
        <w:t>1</w:t>
      </w:r>
      <w:r w:rsidR="00236C8B" w:rsidRPr="000F37A1">
        <w:rPr>
          <w:rFonts w:cs="Times New Roman"/>
          <w:sz w:val="28"/>
          <w:szCs w:val="28"/>
          <w:lang w:val="nl-NL"/>
        </w:rPr>
        <w:t>2</w:t>
      </w:r>
      <w:r w:rsidR="00864799" w:rsidRPr="000F37A1">
        <w:rPr>
          <w:rFonts w:cs="Times New Roman"/>
          <w:sz w:val="28"/>
          <w:szCs w:val="28"/>
          <w:lang w:val="nl-NL"/>
        </w:rPr>
        <w:t xml:space="preserve">. </w:t>
      </w:r>
      <w:r w:rsidR="00864799" w:rsidRPr="000F37A1">
        <w:rPr>
          <w:rFonts w:cs="Times New Roman"/>
          <w:i/>
          <w:sz w:val="28"/>
          <w:szCs w:val="28"/>
          <w:lang w:val="nl-NL"/>
        </w:rPr>
        <w:t>Tài sản có tính thanh khoản cao bình quân</w:t>
      </w:r>
      <w:r w:rsidR="00864799" w:rsidRPr="000F37A1">
        <w:rPr>
          <w:rFonts w:cs="Times New Roman"/>
          <w:sz w:val="28"/>
          <w:szCs w:val="28"/>
          <w:lang w:val="nl-NL"/>
        </w:rPr>
        <w:t xml:space="preserve"> là tài sản có tính thanh khoản </w:t>
      </w:r>
      <w:r w:rsidR="00864799" w:rsidRPr="000F37A1">
        <w:rPr>
          <w:rFonts w:cs="Times New Roman"/>
          <w:sz w:val="28"/>
          <w:szCs w:val="28"/>
          <w:lang w:val="nl-NL"/>
        </w:rPr>
        <w:lastRenderedPageBreak/>
        <w:t xml:space="preserve">cao </w:t>
      </w:r>
      <w:r w:rsidR="00864799" w:rsidRPr="000F37A1">
        <w:rPr>
          <w:rFonts w:cs="Times New Roman"/>
          <w:sz w:val="28"/>
          <w:szCs w:val="28"/>
          <w:lang w:val="vi-VN"/>
        </w:rPr>
        <w:t xml:space="preserve">được </w:t>
      </w:r>
      <w:r w:rsidR="00864799" w:rsidRPr="000F37A1">
        <w:rPr>
          <w:rFonts w:cs="Times New Roman"/>
          <w:sz w:val="28"/>
          <w:szCs w:val="28"/>
          <w:lang w:val="nl-NL"/>
        </w:rPr>
        <w:t xml:space="preserve">xác định theo </w:t>
      </w:r>
      <w:r w:rsidR="00864799" w:rsidRPr="000F37A1">
        <w:rPr>
          <w:rFonts w:cs="Times New Roman"/>
          <w:sz w:val="28"/>
          <w:szCs w:val="28"/>
          <w:lang w:val="vi-VN"/>
        </w:rPr>
        <w:t xml:space="preserve">quy định </w:t>
      </w:r>
      <w:r w:rsidR="00864799" w:rsidRPr="000F37A1">
        <w:rPr>
          <w:rFonts w:cs="Times New Roman"/>
          <w:sz w:val="28"/>
          <w:szCs w:val="28"/>
          <w:lang w:val="nl-NL"/>
        </w:rPr>
        <w:t xml:space="preserve">của pháp luật </w:t>
      </w:r>
      <w:r w:rsidR="00864799" w:rsidRPr="000F37A1">
        <w:rPr>
          <w:rFonts w:cs="Times New Roman"/>
          <w:sz w:val="28"/>
          <w:szCs w:val="28"/>
          <w:lang w:val="vi-VN"/>
        </w:rPr>
        <w:t xml:space="preserve">về </w:t>
      </w:r>
      <w:r w:rsidR="00864799" w:rsidRPr="000F37A1">
        <w:rPr>
          <w:rFonts w:cs="Times New Roman"/>
          <w:sz w:val="28"/>
          <w:szCs w:val="28"/>
          <w:lang w:val="nl-NL"/>
        </w:rPr>
        <w:t xml:space="preserve">tỷ lệ </w:t>
      </w:r>
      <w:r w:rsidR="00B4771C" w:rsidRPr="000F37A1">
        <w:rPr>
          <w:rFonts w:cs="Times New Roman"/>
          <w:sz w:val="28"/>
          <w:szCs w:val="28"/>
          <w:lang w:val="nl-NL"/>
        </w:rPr>
        <w:t xml:space="preserve">bảo </w:t>
      </w:r>
      <w:r w:rsidR="00864799" w:rsidRPr="000F37A1">
        <w:rPr>
          <w:rFonts w:cs="Times New Roman"/>
          <w:sz w:val="28"/>
          <w:szCs w:val="28"/>
          <w:lang w:val="nl-NL"/>
        </w:rPr>
        <w:t>đảm an toàn trong hoạt động của tổ chức tín dụng, chi nhánh ngân hàng nước ngoài (tỷ lệ khả năng chi trả), được tính bình quân các ngày làm việc cuối cùng của các quý trong năm.</w:t>
      </w:r>
    </w:p>
    <w:p w14:paraId="0C49AE9E" w14:textId="10FCDA55" w:rsidR="00864799" w:rsidRPr="000F37A1" w:rsidRDefault="00A02EC1" w:rsidP="00B72257">
      <w:pPr>
        <w:widowControl w:val="0"/>
        <w:ind w:firstLine="709"/>
        <w:rPr>
          <w:rFonts w:cs="Times New Roman"/>
          <w:sz w:val="28"/>
          <w:szCs w:val="28"/>
          <w:lang w:val="nl-NL"/>
        </w:rPr>
      </w:pPr>
      <w:r w:rsidRPr="000F37A1">
        <w:rPr>
          <w:rFonts w:cs="Times New Roman"/>
          <w:sz w:val="28"/>
          <w:szCs w:val="28"/>
          <w:lang w:val="nl-NL"/>
        </w:rPr>
        <w:t>1</w:t>
      </w:r>
      <w:r w:rsidR="00236C8B" w:rsidRPr="000F37A1">
        <w:rPr>
          <w:rFonts w:cs="Times New Roman"/>
          <w:sz w:val="28"/>
          <w:szCs w:val="28"/>
          <w:lang w:val="nl-NL"/>
        </w:rPr>
        <w:t>3</w:t>
      </w:r>
      <w:r w:rsidR="00864799" w:rsidRPr="000F37A1">
        <w:rPr>
          <w:rFonts w:cs="Times New Roman"/>
          <w:sz w:val="28"/>
          <w:szCs w:val="28"/>
          <w:lang w:val="nl-NL"/>
        </w:rPr>
        <w:t xml:space="preserve">. </w:t>
      </w:r>
      <w:r w:rsidR="00864799" w:rsidRPr="000F37A1">
        <w:rPr>
          <w:rFonts w:cs="Times New Roman"/>
          <w:i/>
          <w:sz w:val="28"/>
          <w:szCs w:val="28"/>
          <w:lang w:val="nl-NL"/>
        </w:rPr>
        <w:t xml:space="preserve">Khách hàng có số dư tiền gửi lớn </w:t>
      </w:r>
      <w:r w:rsidR="00864799" w:rsidRPr="000F37A1">
        <w:rPr>
          <w:rFonts w:cs="Times New Roman"/>
          <w:sz w:val="28"/>
          <w:szCs w:val="28"/>
          <w:lang w:val="nl-NL"/>
        </w:rPr>
        <w:t>là 10 khách hàng (không bao gồm tổ chức tín dụng, chi nhánh ngân hàng nước ngoài</w:t>
      </w:r>
      <w:r w:rsidR="00F5615C" w:rsidRPr="000F37A1">
        <w:rPr>
          <w:rFonts w:cs="Times New Roman"/>
          <w:sz w:val="28"/>
          <w:szCs w:val="28"/>
          <w:lang w:val="nl-NL"/>
        </w:rPr>
        <w:t>, Kho bạc Nhà nước</w:t>
      </w:r>
      <w:r w:rsidR="00864799" w:rsidRPr="000F37A1">
        <w:rPr>
          <w:rFonts w:cs="Times New Roman"/>
          <w:sz w:val="28"/>
          <w:szCs w:val="28"/>
          <w:lang w:val="nl-NL"/>
        </w:rPr>
        <w:t>) có số dư tiền gửi lớn nhất tại tổ chức tín dụng, chi nhánh ngân hàng nước ngoài.</w:t>
      </w:r>
    </w:p>
    <w:p w14:paraId="3A57DCDD" w14:textId="77777777" w:rsidR="005B11CE" w:rsidRPr="000F37A1" w:rsidRDefault="00A02EC1" w:rsidP="00B72257">
      <w:pPr>
        <w:widowControl w:val="0"/>
        <w:tabs>
          <w:tab w:val="left" w:pos="709"/>
        </w:tabs>
        <w:ind w:firstLine="709"/>
        <w:rPr>
          <w:rFonts w:cs="Times New Roman"/>
          <w:sz w:val="28"/>
          <w:szCs w:val="28"/>
          <w:lang w:val="nl-NL"/>
        </w:rPr>
      </w:pPr>
      <w:r w:rsidRPr="000F37A1">
        <w:rPr>
          <w:rFonts w:cs="Times New Roman"/>
          <w:sz w:val="28"/>
          <w:szCs w:val="28"/>
          <w:lang w:val="nl-NL"/>
        </w:rPr>
        <w:t>1</w:t>
      </w:r>
      <w:r w:rsidR="00236C8B" w:rsidRPr="000F37A1">
        <w:rPr>
          <w:rFonts w:cs="Times New Roman"/>
          <w:sz w:val="28"/>
          <w:szCs w:val="28"/>
          <w:lang w:val="nl-NL"/>
        </w:rPr>
        <w:t>4</w:t>
      </w:r>
      <w:r w:rsidR="00864799" w:rsidRPr="000F37A1">
        <w:rPr>
          <w:rFonts w:cs="Times New Roman"/>
          <w:sz w:val="28"/>
          <w:szCs w:val="28"/>
          <w:lang w:val="nl-NL"/>
        </w:rPr>
        <w:t xml:space="preserve">. </w:t>
      </w:r>
      <w:r w:rsidR="00864799" w:rsidRPr="000F37A1">
        <w:rPr>
          <w:rFonts w:cs="Times New Roman"/>
          <w:i/>
          <w:sz w:val="28"/>
          <w:szCs w:val="28"/>
          <w:lang w:val="nl-NL"/>
        </w:rPr>
        <w:t>Tỷ lệ tổng trạng thái ngoại tệ so với vốn tự có riêng lẻ bình quân</w:t>
      </w:r>
      <w:r w:rsidR="00864799" w:rsidRPr="000F37A1">
        <w:rPr>
          <w:rFonts w:cs="Times New Roman"/>
          <w:sz w:val="28"/>
          <w:szCs w:val="28"/>
          <w:lang w:val="nl-NL"/>
        </w:rPr>
        <w:t xml:space="preserve"> được xác định như sau:</w:t>
      </w:r>
    </w:p>
    <w:p w14:paraId="3C0FF93C" w14:textId="67897B7A" w:rsidR="00CB0315" w:rsidRPr="000F37A1" w:rsidRDefault="00CB0315" w:rsidP="00B72257">
      <w:pPr>
        <w:widowControl w:val="0"/>
        <w:tabs>
          <w:tab w:val="left" w:pos="709"/>
        </w:tabs>
        <w:ind w:firstLine="709"/>
        <w:rPr>
          <w:rFonts w:cs="Times New Roman"/>
          <w:sz w:val="28"/>
          <w:szCs w:val="28"/>
          <w:lang w:val="nl-NL"/>
        </w:rPr>
      </w:pPr>
      <m:oMathPara>
        <m:oMath>
          <m:r>
            <w:rPr>
              <w:rFonts w:ascii="Cambria Math" w:eastAsia="Times New Roman" w:hAnsi="Cambria Math" w:cs="Times New Roman"/>
              <w:sz w:val="18"/>
              <w:szCs w:val="20"/>
              <w:lang w:val="nl-NL"/>
            </w:rPr>
            <m:t>T</m:t>
          </m:r>
          <m:r>
            <m:rPr>
              <m:sty m:val="p"/>
            </m:rPr>
            <w:rPr>
              <w:rFonts w:ascii="Cambria Math" w:eastAsia="Times New Roman" w:hAnsi="Cambria Math" w:cs="Times New Roman"/>
              <w:sz w:val="18"/>
              <w:szCs w:val="20"/>
              <w:lang w:val="nl-NL"/>
            </w:rPr>
            <m:t>ỷ lệ=</m:t>
          </m:r>
          <m:f>
            <m:fPr>
              <m:ctrlPr>
                <w:rPr>
                  <w:rFonts w:ascii="Cambria Math" w:eastAsia="Times New Roman" w:hAnsi="Cambria Math" w:cs="Times New Roman"/>
                  <w:sz w:val="22"/>
                  <w:szCs w:val="20"/>
                  <w:lang w:val="nl-NL"/>
                </w:rPr>
              </m:ctrlPr>
            </m:fPr>
            <m:num>
              <m:nary>
                <m:naryPr>
                  <m:chr m:val="∑"/>
                  <m:grow m:val="1"/>
                  <m:ctrlPr>
                    <w:rPr>
                      <w:rFonts w:ascii="Cambria Math" w:eastAsia="Times New Roman" w:hAnsi="Cambria Math" w:cs="Times New Roman"/>
                      <w:sz w:val="22"/>
                      <w:szCs w:val="20"/>
                      <w:lang w:val="nl-NL"/>
                    </w:rPr>
                  </m:ctrlPr>
                </m:naryPr>
                <m:sub>
                  <m:r>
                    <m:rPr>
                      <m:sty m:val="p"/>
                    </m:rPr>
                    <w:rPr>
                      <w:rFonts w:ascii="Cambria Math" w:eastAsia="Cambria Math" w:hAnsi="Cambria Math" w:cs="Times New Roman"/>
                      <w:sz w:val="18"/>
                      <w:szCs w:val="20"/>
                      <w:lang w:val="nl-NL"/>
                    </w:rPr>
                    <m:t>k=1</m:t>
                  </m:r>
                </m:sub>
                <m:sup>
                  <m:r>
                    <m:rPr>
                      <m:sty m:val="p"/>
                    </m:rPr>
                    <w:rPr>
                      <w:rFonts w:ascii="Cambria Math" w:eastAsia="Cambria Math" w:hAnsi="Cambria Math" w:cs="Times New Roman"/>
                      <w:sz w:val="18"/>
                      <w:szCs w:val="20"/>
                      <w:lang w:val="nl-NL"/>
                    </w:rPr>
                    <m:t>12</m:t>
                  </m:r>
                </m:sup>
                <m:e>
                  <m:d>
                    <m:dPr>
                      <m:begChr m:val="|"/>
                      <m:endChr m:val="|"/>
                      <m:ctrlPr>
                        <w:rPr>
                          <w:rFonts w:ascii="Cambria Math" w:eastAsia="Times New Roman" w:hAnsi="Cambria Math" w:cs="Times New Roman"/>
                          <w:i/>
                          <w:sz w:val="22"/>
                          <w:szCs w:val="20"/>
                          <w:lang w:val="nl-NL"/>
                        </w:rPr>
                      </m:ctrlPr>
                    </m:dPr>
                    <m:e>
                      <m:f>
                        <m:fPr>
                          <m:ctrlPr>
                            <w:rPr>
                              <w:rFonts w:ascii="Cambria Math" w:eastAsia="Times New Roman" w:hAnsi="Cambria Math" w:cs="Times New Roman"/>
                              <w:sz w:val="22"/>
                              <w:szCs w:val="20"/>
                              <w:lang w:val="nl-NL"/>
                            </w:rPr>
                          </m:ctrlPr>
                        </m:fPr>
                        <m:num>
                          <m:f>
                            <m:fPr>
                              <m:ctrlPr>
                                <w:rPr>
                                  <w:rFonts w:ascii="Cambria Math" w:eastAsia="Times New Roman" w:hAnsi="Cambria Math" w:cs="Times New Roman"/>
                                  <w:i/>
                                  <w:sz w:val="22"/>
                                  <w:szCs w:val="20"/>
                                  <w:lang w:val="nl-NL"/>
                                </w:rPr>
                              </m:ctrlPr>
                            </m:fPr>
                            <m:num>
                              <m:d>
                                <m:dPr>
                                  <m:begChr m:val="|"/>
                                  <m:endChr m:val="|"/>
                                  <m:ctrlPr>
                                    <w:rPr>
                                      <w:rFonts w:ascii="Cambria Math" w:eastAsia="Times New Roman" w:hAnsi="Cambria Math" w:cs="Times New Roman"/>
                                      <w:i/>
                                      <w:sz w:val="22"/>
                                      <w:szCs w:val="20"/>
                                      <w:lang w:val="nl-NL"/>
                                    </w:rPr>
                                  </m:ctrlPr>
                                </m:dPr>
                                <m:e>
                                  <m:r>
                                    <w:rPr>
                                      <w:rFonts w:ascii="Cambria Math" w:eastAsia="Times New Roman" w:hAnsi="Cambria Math" w:cs="Times New Roman"/>
                                      <w:sz w:val="18"/>
                                      <w:szCs w:val="20"/>
                                      <w:lang w:val="nl-NL"/>
                                    </w:rPr>
                                    <m:t>Tổng trạng th</m:t>
                                  </m:r>
                                  <m:r>
                                    <w:rPr>
                                      <w:rFonts w:ascii="Cambria Math" w:eastAsia="Times New Roman" w:hAnsi="Cambria Math" w:cs="Times New Roman" w:hint="eastAsia"/>
                                      <w:sz w:val="18"/>
                                      <w:szCs w:val="20"/>
                                      <w:lang w:val="nl-NL"/>
                                    </w:rPr>
                                    <m:t>á</m:t>
                                  </m:r>
                                  <m:r>
                                    <w:rPr>
                                      <w:rFonts w:ascii="Cambria Math" w:eastAsia="Times New Roman" w:hAnsi="Cambria Math" w:cs="Times New Roman"/>
                                      <w:sz w:val="18"/>
                                      <w:szCs w:val="20"/>
                                      <w:lang w:val="nl-NL"/>
                                    </w:rPr>
                                    <m:t>i ngoại tệ d</m:t>
                                  </m:r>
                                  <m:r>
                                    <w:rPr>
                                      <w:rFonts w:ascii="Cambria Math" w:eastAsia="Times New Roman" w:hAnsi="Cambria Math" w:cs="Times New Roman" w:hint="eastAsia"/>
                                      <w:sz w:val="18"/>
                                      <w:szCs w:val="20"/>
                                      <w:lang w:val="nl-NL"/>
                                    </w:rPr>
                                    <m:t>ươ</m:t>
                                  </m:r>
                                  <m:r>
                                    <w:rPr>
                                      <w:rFonts w:ascii="Cambria Math" w:eastAsia="Times New Roman" w:hAnsi="Cambria Math" w:cs="Times New Roman"/>
                                      <w:sz w:val="18"/>
                                      <w:szCs w:val="20"/>
                                      <w:lang w:val="nl-NL"/>
                                    </w:rPr>
                                    <m:t>ng th</m:t>
                                  </m:r>
                                  <m:r>
                                    <w:rPr>
                                      <w:rFonts w:ascii="Cambria Math" w:eastAsia="Times New Roman" w:hAnsi="Cambria Math" w:cs="Times New Roman" w:hint="eastAsia"/>
                                      <w:sz w:val="18"/>
                                      <w:szCs w:val="20"/>
                                      <w:lang w:val="nl-NL"/>
                                    </w:rPr>
                                    <m:t>á</m:t>
                                  </m:r>
                                  <m:r>
                                    <w:rPr>
                                      <w:rFonts w:ascii="Cambria Math" w:eastAsia="Times New Roman" w:hAnsi="Cambria Math" w:cs="Times New Roman"/>
                                      <w:sz w:val="18"/>
                                      <w:szCs w:val="20"/>
                                      <w:lang w:val="nl-NL"/>
                                    </w:rPr>
                                    <m:t>ng k</m:t>
                                  </m:r>
                                </m:e>
                              </m:d>
                              <m:r>
                                <w:rPr>
                                  <w:rFonts w:ascii="Cambria Math" w:eastAsia="Times New Roman" w:hAnsi="Cambria Math" w:cs="Times New Roman"/>
                                  <w:sz w:val="18"/>
                                  <w:szCs w:val="20"/>
                                  <w:lang w:val="nl-NL"/>
                                </w:rPr>
                                <m:t>+</m:t>
                              </m:r>
                              <m:d>
                                <m:dPr>
                                  <m:begChr m:val="|"/>
                                  <m:endChr m:val="|"/>
                                  <m:ctrlPr>
                                    <w:rPr>
                                      <w:rFonts w:ascii="Cambria Math" w:eastAsia="Times New Roman" w:hAnsi="Cambria Math" w:cs="Times New Roman"/>
                                      <w:i/>
                                      <w:sz w:val="22"/>
                                      <w:szCs w:val="20"/>
                                      <w:lang w:val="nl-NL"/>
                                    </w:rPr>
                                  </m:ctrlPr>
                                </m:dPr>
                                <m:e>
                                  <m:r>
                                    <w:rPr>
                                      <w:rFonts w:ascii="Cambria Math" w:eastAsia="Times New Roman" w:hAnsi="Cambria Math" w:cs="Times New Roman"/>
                                      <w:sz w:val="18"/>
                                      <w:szCs w:val="20"/>
                                      <w:lang w:val="nl-NL"/>
                                    </w:rPr>
                                    <m:t>Tổng trạng th</m:t>
                                  </m:r>
                                  <m:r>
                                    <w:rPr>
                                      <w:rFonts w:ascii="Cambria Math" w:eastAsia="Times New Roman" w:hAnsi="Cambria Math" w:cs="Times New Roman" w:hint="eastAsia"/>
                                      <w:sz w:val="18"/>
                                      <w:szCs w:val="20"/>
                                      <w:lang w:val="nl-NL"/>
                                    </w:rPr>
                                    <m:t>á</m:t>
                                  </m:r>
                                  <m:r>
                                    <w:rPr>
                                      <w:rFonts w:ascii="Cambria Math" w:eastAsia="Times New Roman" w:hAnsi="Cambria Math" w:cs="Times New Roman"/>
                                      <w:sz w:val="18"/>
                                      <w:szCs w:val="20"/>
                                      <w:lang w:val="nl-NL"/>
                                    </w:rPr>
                                    <m:t xml:space="preserve">i ngoại tệ </m:t>
                                  </m:r>
                                  <m:r>
                                    <w:rPr>
                                      <w:rFonts w:ascii="Cambria Math" w:eastAsia="Times New Roman" w:hAnsi="Cambria Math" w:cs="Times New Roman" w:hint="eastAsia"/>
                                      <w:sz w:val="18"/>
                                      <w:szCs w:val="20"/>
                                      <w:lang w:val="nl-NL"/>
                                    </w:rPr>
                                    <m:t>â</m:t>
                                  </m:r>
                                  <m:r>
                                    <w:rPr>
                                      <w:rFonts w:ascii="Cambria Math" w:eastAsia="Times New Roman" w:hAnsi="Cambria Math" w:cs="Times New Roman"/>
                                      <w:sz w:val="18"/>
                                      <w:szCs w:val="20"/>
                                      <w:lang w:val="nl-NL"/>
                                    </w:rPr>
                                    <m:t>m th</m:t>
                                  </m:r>
                                  <m:r>
                                    <w:rPr>
                                      <w:rFonts w:ascii="Cambria Math" w:eastAsia="Times New Roman" w:hAnsi="Cambria Math" w:cs="Times New Roman" w:hint="eastAsia"/>
                                      <w:sz w:val="18"/>
                                      <w:szCs w:val="20"/>
                                      <w:lang w:val="nl-NL"/>
                                    </w:rPr>
                                    <m:t>á</m:t>
                                  </m:r>
                                  <m:r>
                                    <w:rPr>
                                      <w:rFonts w:ascii="Cambria Math" w:eastAsia="Times New Roman" w:hAnsi="Cambria Math" w:cs="Times New Roman"/>
                                      <w:sz w:val="18"/>
                                      <w:szCs w:val="20"/>
                                      <w:lang w:val="nl-NL"/>
                                    </w:rPr>
                                    <m:t>ng k</m:t>
                                  </m:r>
                                </m:e>
                              </m:d>
                            </m:num>
                            <m:den>
                              <m:r>
                                <w:rPr>
                                  <w:rFonts w:ascii="Cambria Math" w:eastAsia="Times New Roman" w:hAnsi="Cambria Math" w:cs="Times New Roman"/>
                                  <w:sz w:val="18"/>
                                  <w:szCs w:val="20"/>
                                  <w:lang w:val="nl-NL"/>
                                </w:rPr>
                                <m:t>2</m:t>
                              </m:r>
                            </m:den>
                          </m:f>
                        </m:num>
                        <m:den>
                          <m:r>
                            <w:rPr>
                              <w:rFonts w:ascii="Cambria Math" w:eastAsia="Times New Roman" w:hAnsi="Cambria Math" w:cs="Times New Roman"/>
                              <w:sz w:val="18"/>
                              <w:szCs w:val="20"/>
                              <w:lang w:val="nl-NL"/>
                            </w:rPr>
                            <m:t>Vốn tự c</m:t>
                          </m:r>
                          <m:r>
                            <w:rPr>
                              <w:rFonts w:ascii="Cambria Math" w:eastAsia="Times New Roman" w:hAnsi="Cambria Math" w:cs="Times New Roman" w:hint="eastAsia"/>
                              <w:sz w:val="18"/>
                              <w:szCs w:val="20"/>
                              <w:lang w:val="nl-NL"/>
                            </w:rPr>
                            <m:t>ó</m:t>
                          </m:r>
                          <m:r>
                            <w:rPr>
                              <w:rFonts w:ascii="Cambria Math" w:eastAsia="Times New Roman" w:hAnsi="Cambria Math" w:cs="Times New Roman"/>
                              <w:sz w:val="18"/>
                              <w:szCs w:val="20"/>
                              <w:lang w:val="nl-NL"/>
                            </w:rPr>
                            <m:t xml:space="preserve"> ri</m:t>
                          </m:r>
                          <m:r>
                            <w:rPr>
                              <w:rFonts w:ascii="Cambria Math" w:eastAsia="Times New Roman" w:hAnsi="Cambria Math" w:cs="Times New Roman" w:hint="eastAsia"/>
                              <w:sz w:val="18"/>
                              <w:szCs w:val="20"/>
                              <w:lang w:val="nl-NL"/>
                            </w:rPr>
                            <m:t>ê</m:t>
                          </m:r>
                          <m:r>
                            <w:rPr>
                              <w:rFonts w:ascii="Cambria Math" w:eastAsia="Times New Roman" w:hAnsi="Cambria Math" w:cs="Times New Roman"/>
                              <w:sz w:val="18"/>
                              <w:szCs w:val="20"/>
                              <w:lang w:val="nl-NL"/>
                            </w:rPr>
                            <m:t>ng lẻ th</m:t>
                          </m:r>
                          <m:r>
                            <w:rPr>
                              <w:rFonts w:ascii="Cambria Math" w:eastAsia="Times New Roman" w:hAnsi="Cambria Math" w:cs="Times New Roman" w:hint="eastAsia"/>
                              <w:sz w:val="18"/>
                              <w:szCs w:val="20"/>
                              <w:lang w:val="nl-NL"/>
                            </w:rPr>
                            <m:t>á</m:t>
                          </m:r>
                          <m:r>
                            <w:rPr>
                              <w:rFonts w:ascii="Cambria Math" w:eastAsia="Times New Roman" w:hAnsi="Cambria Math" w:cs="Times New Roman"/>
                              <w:sz w:val="18"/>
                              <w:szCs w:val="20"/>
                              <w:lang w:val="nl-NL"/>
                            </w:rPr>
                            <m:t>ng (k-1)</m:t>
                          </m:r>
                        </m:den>
                      </m:f>
                    </m:e>
                  </m:d>
                </m:e>
              </m:nary>
            </m:num>
            <m:den>
              <m:r>
                <m:rPr>
                  <m:sty m:val="p"/>
                </m:rPr>
                <w:rPr>
                  <w:rFonts w:ascii="Cambria Math" w:eastAsia="Times New Roman" w:hAnsi="Cambria Math" w:cs="Times New Roman"/>
                  <w:sz w:val="18"/>
                  <w:szCs w:val="20"/>
                  <w:lang w:val="nl-NL"/>
                </w:rPr>
                <m:t>12</m:t>
              </m:r>
            </m:den>
          </m:f>
        </m:oMath>
      </m:oMathPara>
    </w:p>
    <w:p w14:paraId="6AF2D83D" w14:textId="77777777" w:rsidR="00864799" w:rsidRPr="000F37A1" w:rsidRDefault="00864799" w:rsidP="003B7182">
      <w:pPr>
        <w:widowControl w:val="0"/>
        <w:tabs>
          <w:tab w:val="left" w:pos="709"/>
        </w:tabs>
        <w:spacing w:before="240"/>
        <w:ind w:firstLine="709"/>
        <w:rPr>
          <w:rFonts w:cs="Times New Roman"/>
          <w:sz w:val="28"/>
          <w:szCs w:val="28"/>
          <w:lang w:val="nl-NL"/>
        </w:rPr>
      </w:pPr>
      <w:r w:rsidRPr="000F37A1">
        <w:rPr>
          <w:rFonts w:cs="Times New Roman"/>
          <w:sz w:val="28"/>
          <w:szCs w:val="28"/>
          <w:lang w:val="nl-NL"/>
        </w:rPr>
        <w:t>Trong đó:</w:t>
      </w:r>
    </w:p>
    <w:p w14:paraId="015E939A" w14:textId="6BEE003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k nhận các giá trị từ 1 đến 12, tương ứng với 12 tháng trong năm xếp hạng. Trong trường hợp k = 1, Vốn tự có riêng lẻ tháng (k-1) là Vốn tự có riêng lẻ tại thời điểm cuối tháng 12 của năm liền kề trước năm xếp hạng</w:t>
      </w:r>
      <w:r w:rsidR="00D36789" w:rsidRPr="000F37A1">
        <w:rPr>
          <w:rFonts w:cs="Times New Roman"/>
          <w:sz w:val="28"/>
          <w:szCs w:val="28"/>
          <w:lang w:val="nl-NL"/>
        </w:rPr>
        <w:t>;</w:t>
      </w:r>
    </w:p>
    <w:p w14:paraId="24511CBD" w14:textId="248B3D96" w:rsidR="00864799" w:rsidRPr="000F37A1" w:rsidRDefault="00864799" w:rsidP="00B72257">
      <w:pPr>
        <w:widowControl w:val="0"/>
        <w:ind w:firstLine="709"/>
        <w:rPr>
          <w:rFonts w:cs="Times New Roman"/>
          <w:bCs/>
          <w:sz w:val="28"/>
          <w:szCs w:val="28"/>
          <w:lang w:val="nl-NL"/>
        </w:rPr>
      </w:pPr>
      <w:r w:rsidRPr="000F37A1">
        <w:rPr>
          <w:rFonts w:cs="Times New Roman"/>
          <w:sz w:val="28"/>
          <w:szCs w:val="28"/>
          <w:lang w:val="nl-NL"/>
        </w:rPr>
        <w:t xml:space="preserve">- Tổng trạng thái ngoại tệ dương tháng k và tổng trạng thái ngoại tệ âm tháng k được xác định theo quy định pháp luật về </w:t>
      </w:r>
      <w:r w:rsidRPr="000F37A1">
        <w:rPr>
          <w:rFonts w:cs="Times New Roman"/>
          <w:bCs/>
          <w:sz w:val="28"/>
          <w:szCs w:val="28"/>
          <w:lang w:val="nl-NL"/>
        </w:rPr>
        <w:t>trạng thái ngoại tệ của các tổ chức tín dụng, chi nhánh ngân hàng nước ngoài tại ngày làm việc cuối cùng của tháng k</w:t>
      </w:r>
      <w:r w:rsidR="00D36789" w:rsidRPr="000F37A1">
        <w:rPr>
          <w:rFonts w:cs="Times New Roman"/>
          <w:bCs/>
          <w:sz w:val="28"/>
          <w:szCs w:val="28"/>
          <w:lang w:val="nl-NL"/>
        </w:rPr>
        <w:t>;</w:t>
      </w:r>
    </w:p>
    <w:p w14:paraId="56C8556D" w14:textId="665CA258" w:rsidR="00864799" w:rsidRPr="000F37A1" w:rsidRDefault="00864799" w:rsidP="00B72257">
      <w:pPr>
        <w:widowControl w:val="0"/>
        <w:ind w:firstLine="709"/>
        <w:rPr>
          <w:rFonts w:cs="Times New Roman"/>
          <w:bCs/>
          <w:sz w:val="28"/>
          <w:szCs w:val="28"/>
          <w:lang w:val="nl-NL"/>
        </w:rPr>
      </w:pPr>
      <w:r w:rsidRPr="000F37A1">
        <w:rPr>
          <w:rFonts w:cs="Times New Roman"/>
          <w:bCs/>
          <w:sz w:val="28"/>
          <w:szCs w:val="28"/>
          <w:lang w:val="nl-NL"/>
        </w:rPr>
        <w:t xml:space="preserve">- Vốn tự có riêng lẻ </w:t>
      </w:r>
      <w:r w:rsidRPr="000F37A1">
        <w:rPr>
          <w:rFonts w:cs="Times New Roman"/>
          <w:sz w:val="28"/>
          <w:szCs w:val="28"/>
          <w:lang w:val="vi-VN"/>
        </w:rPr>
        <w:t xml:space="preserve">được </w:t>
      </w:r>
      <w:r w:rsidRPr="000F37A1">
        <w:rPr>
          <w:rFonts w:cs="Times New Roman"/>
          <w:sz w:val="28"/>
          <w:szCs w:val="28"/>
          <w:lang w:val="nl-NL"/>
        </w:rPr>
        <w:t xml:space="preserve">xác định theo </w:t>
      </w:r>
      <w:r w:rsidRPr="000F37A1">
        <w:rPr>
          <w:rFonts w:cs="Times New Roman"/>
          <w:sz w:val="28"/>
          <w:szCs w:val="28"/>
          <w:lang w:val="vi-VN"/>
        </w:rPr>
        <w:t xml:space="preserve">quy định </w:t>
      </w:r>
      <w:r w:rsidRPr="000F37A1">
        <w:rPr>
          <w:rFonts w:cs="Times New Roman"/>
          <w:sz w:val="28"/>
          <w:szCs w:val="28"/>
          <w:lang w:val="nl-NL"/>
        </w:rPr>
        <w:t xml:space="preserve">của pháp luật </w:t>
      </w:r>
      <w:r w:rsidRPr="000F37A1">
        <w:rPr>
          <w:rFonts w:cs="Times New Roman"/>
          <w:sz w:val="28"/>
          <w:szCs w:val="28"/>
          <w:lang w:val="vi-VN"/>
        </w:rPr>
        <w:t xml:space="preserve">về </w:t>
      </w:r>
      <w:r w:rsidRPr="000F37A1">
        <w:rPr>
          <w:rFonts w:cs="Times New Roman"/>
          <w:sz w:val="28"/>
          <w:szCs w:val="28"/>
          <w:lang w:val="nl-NL"/>
        </w:rPr>
        <w:t xml:space="preserve">tỷ lệ </w:t>
      </w:r>
      <w:r w:rsidR="00B4771C" w:rsidRPr="000F37A1">
        <w:rPr>
          <w:rFonts w:cs="Times New Roman"/>
          <w:sz w:val="28"/>
          <w:szCs w:val="28"/>
          <w:lang w:val="nl-NL"/>
        </w:rPr>
        <w:t>bảo đảm</w:t>
      </w:r>
      <w:r w:rsidRPr="000F37A1">
        <w:rPr>
          <w:rFonts w:cs="Times New Roman"/>
          <w:sz w:val="28"/>
          <w:szCs w:val="28"/>
          <w:lang w:val="nl-NL"/>
        </w:rPr>
        <w:t xml:space="preserve"> an toàn trong hoạt động của tổ chức tín dụng, chi nhánh ngân hàng nước ngoài (tỷ lệ an toàn vốn riêng lẻ).</w:t>
      </w:r>
    </w:p>
    <w:p w14:paraId="567A6EAB" w14:textId="77777777" w:rsidR="00DC0E5E" w:rsidRPr="000F37A1" w:rsidRDefault="00A02EC1" w:rsidP="00B72257">
      <w:pPr>
        <w:widowControl w:val="0"/>
        <w:tabs>
          <w:tab w:val="left" w:pos="709"/>
        </w:tabs>
        <w:ind w:firstLine="709"/>
        <w:rPr>
          <w:rFonts w:cs="Times New Roman"/>
          <w:sz w:val="28"/>
          <w:szCs w:val="28"/>
          <w:lang w:val="nl-NL"/>
        </w:rPr>
      </w:pPr>
      <w:r w:rsidRPr="000F37A1">
        <w:rPr>
          <w:rFonts w:cs="Times New Roman"/>
          <w:sz w:val="28"/>
          <w:szCs w:val="28"/>
          <w:lang w:val="nl-NL"/>
        </w:rPr>
        <w:t>1</w:t>
      </w:r>
      <w:r w:rsidR="00236C8B" w:rsidRPr="000F37A1">
        <w:rPr>
          <w:rFonts w:cs="Times New Roman"/>
          <w:sz w:val="28"/>
          <w:szCs w:val="28"/>
          <w:lang w:val="nl-NL"/>
        </w:rPr>
        <w:t>5</w:t>
      </w:r>
      <w:r w:rsidR="00864799" w:rsidRPr="000F37A1">
        <w:rPr>
          <w:rFonts w:cs="Times New Roman"/>
          <w:sz w:val="28"/>
          <w:szCs w:val="28"/>
          <w:lang w:val="nl-NL"/>
        </w:rPr>
        <w:t>.</w:t>
      </w:r>
      <w:r w:rsidR="00864799" w:rsidRPr="000F37A1">
        <w:rPr>
          <w:rFonts w:cs="Times New Roman"/>
          <w:i/>
          <w:sz w:val="28"/>
          <w:szCs w:val="28"/>
          <w:lang w:val="nl-NL"/>
        </w:rPr>
        <w:t xml:space="preserve"> Tỷ lệ chênh lệch giữa tài sản nhạy cảm lãi suất và nợ phải trả nhạy cảm lãi suất so với Vốn chủ sở hữu</w:t>
      </w:r>
      <w:r w:rsidR="00864799" w:rsidRPr="000F37A1">
        <w:rPr>
          <w:rFonts w:cs="Times New Roman"/>
          <w:sz w:val="28"/>
          <w:szCs w:val="28"/>
          <w:lang w:val="nl-NL"/>
        </w:rPr>
        <w:t xml:space="preserve"> được xác định như sau:</w:t>
      </w:r>
    </w:p>
    <w:p w14:paraId="5E8228F9" w14:textId="0CC663DC" w:rsidR="00864799" w:rsidRPr="000F37A1" w:rsidRDefault="00DC0E5E" w:rsidP="003B7182">
      <w:pPr>
        <w:widowControl w:val="0"/>
        <w:tabs>
          <w:tab w:val="left" w:pos="709"/>
        </w:tabs>
        <w:ind w:firstLine="1134"/>
        <w:rPr>
          <w:rFonts w:cs="Times New Roman"/>
          <w:sz w:val="28"/>
          <w:szCs w:val="28"/>
          <w:lang w:val="nl-NL"/>
        </w:rPr>
      </w:pPr>
      <m:oMathPara>
        <m:oMath>
          <m:r>
            <w:rPr>
              <w:rFonts w:ascii="Cambria Math" w:eastAsia="Times New Roman" w:hAnsi="Cambria Math" w:cs="Times New Roman"/>
              <w:sz w:val="28"/>
              <w:szCs w:val="28"/>
              <w:lang w:val="nl-NL"/>
            </w:rPr>
            <m:t>Tỷ lệ =</m:t>
          </m:r>
          <m:f>
            <m:fPr>
              <m:ctrlPr>
                <w:rPr>
                  <w:rFonts w:ascii="Cambria Math" w:eastAsia="Times New Roman" w:hAnsi="Cambria Math" w:cs="Times New Roman"/>
                  <w:i/>
                  <w:sz w:val="28"/>
                  <w:szCs w:val="28"/>
                  <w:lang w:val="nl-NL"/>
                </w:rPr>
              </m:ctrlPr>
            </m:fPr>
            <m:num>
              <m:r>
                <w:rPr>
                  <w:rFonts w:ascii="Cambria Math" w:eastAsia="Times New Roman" w:hAnsi="Cambria Math" w:cs="Times New Roman"/>
                  <w:sz w:val="28"/>
                  <w:szCs w:val="28"/>
                  <w:lang w:val="nl-NL"/>
                </w:rPr>
                <m:t>|T</m:t>
              </m:r>
              <m:r>
                <w:rPr>
                  <w:rFonts w:ascii="Cambria Math" w:eastAsia="Times New Roman" w:hAnsi="Cambria Math" w:cs="Times New Roman" w:hint="eastAsia"/>
                  <w:sz w:val="28"/>
                  <w:szCs w:val="28"/>
                  <w:lang w:val="nl-NL"/>
                </w:rPr>
                <m:t>à</m:t>
              </m:r>
              <m:r>
                <w:rPr>
                  <w:rFonts w:ascii="Cambria Math" w:eastAsia="Times New Roman" w:hAnsi="Cambria Math" w:cs="Times New Roman"/>
                  <w:sz w:val="28"/>
                  <w:szCs w:val="28"/>
                  <w:lang w:val="nl-NL"/>
                </w:rPr>
                <m:t>i sản nhạy cảm l</m:t>
              </m:r>
              <m:r>
                <w:rPr>
                  <w:rFonts w:ascii="Cambria Math" w:eastAsia="Times New Roman" w:hAnsi="Cambria Math" w:cs="Times New Roman" w:hint="eastAsia"/>
                  <w:sz w:val="28"/>
                  <w:szCs w:val="28"/>
                  <w:lang w:val="nl-NL"/>
                </w:rPr>
                <m:t>ã</m:t>
              </m:r>
              <m:r>
                <w:rPr>
                  <w:rFonts w:ascii="Cambria Math" w:eastAsia="Times New Roman" w:hAnsi="Cambria Math" w:cs="Times New Roman"/>
                  <w:sz w:val="28"/>
                  <w:szCs w:val="28"/>
                  <w:lang w:val="nl-NL"/>
                </w:rPr>
                <m:t>i suất-Nợ phải trả nhạy cảm l</m:t>
              </m:r>
              <m:r>
                <w:rPr>
                  <w:rFonts w:ascii="Cambria Math" w:eastAsia="Times New Roman" w:hAnsi="Cambria Math" w:cs="Times New Roman" w:hint="eastAsia"/>
                  <w:sz w:val="28"/>
                  <w:szCs w:val="28"/>
                  <w:lang w:val="nl-NL"/>
                </w:rPr>
                <m:t>ã</m:t>
              </m:r>
              <m:r>
                <w:rPr>
                  <w:rFonts w:ascii="Cambria Math" w:eastAsia="Times New Roman" w:hAnsi="Cambria Math" w:cs="Times New Roman"/>
                  <w:sz w:val="28"/>
                  <w:szCs w:val="28"/>
                  <w:lang w:val="nl-NL"/>
                </w:rPr>
                <m:t>i suất|</m:t>
              </m:r>
            </m:num>
            <m:den>
              <m:r>
                <w:rPr>
                  <w:rFonts w:ascii="Cambria Math" w:eastAsia="Times New Roman" w:hAnsi="Cambria Math" w:cs="Times New Roman"/>
                  <w:sz w:val="28"/>
                  <w:szCs w:val="28"/>
                  <w:lang w:val="nl-NL"/>
                </w:rPr>
                <m:t>Vốn chủ sở hữu</m:t>
              </m:r>
            </m:den>
          </m:f>
        </m:oMath>
      </m:oMathPara>
    </w:p>
    <w:p w14:paraId="426AD00B" w14:textId="31F1A386" w:rsidR="00864799" w:rsidRPr="000F37A1" w:rsidRDefault="00864799" w:rsidP="00D67339">
      <w:pPr>
        <w:widowControl w:val="0"/>
        <w:jc w:val="center"/>
        <w:rPr>
          <w:rFonts w:cs="Times New Roman"/>
          <w:sz w:val="28"/>
          <w:szCs w:val="28"/>
          <w:lang w:val="nl-NL"/>
        </w:rPr>
      </w:pPr>
    </w:p>
    <w:p w14:paraId="16BC0BF1" w14:textId="77777777" w:rsidR="00864799" w:rsidRPr="000F37A1" w:rsidRDefault="00864799" w:rsidP="003B7182">
      <w:pPr>
        <w:widowControl w:val="0"/>
        <w:spacing w:before="240"/>
        <w:ind w:firstLine="709"/>
        <w:rPr>
          <w:rFonts w:cs="Times New Roman"/>
          <w:sz w:val="28"/>
          <w:szCs w:val="28"/>
          <w:lang w:val="nl-NL"/>
        </w:rPr>
      </w:pPr>
      <w:r w:rsidRPr="000F37A1">
        <w:rPr>
          <w:rFonts w:cs="Times New Roman"/>
          <w:sz w:val="28"/>
          <w:szCs w:val="28"/>
          <w:lang w:val="nl-NL"/>
        </w:rPr>
        <w:t>Trong đó:</w:t>
      </w:r>
    </w:p>
    <w:p w14:paraId="4722DD24" w14:textId="121D8C82"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 Tài sản nhạy cảm lãi suất là Tổng tài sản nội bảng nhạy cảm với lãi suất (không bao gồm tài sản không chịu lãi) phản ánh trên Thuyết minh Báo cáo tài chính theo quy định của pháp luật về </w:t>
      </w:r>
      <w:r w:rsidRPr="000F37A1">
        <w:rPr>
          <w:rFonts w:cs="Times New Roman"/>
          <w:sz w:val="28"/>
          <w:szCs w:val="28"/>
          <w:lang w:val="vi-VN"/>
        </w:rPr>
        <w:t>chế độ báo cáo tài chính đối với các tổ chức tín dụng, chi nhánh ngân hàng nước ngoài</w:t>
      </w:r>
      <w:r w:rsidR="00D36789" w:rsidRPr="000F37A1">
        <w:rPr>
          <w:rFonts w:cs="Times New Roman"/>
          <w:sz w:val="28"/>
          <w:szCs w:val="28"/>
        </w:rPr>
        <w:t>;</w:t>
      </w:r>
    </w:p>
    <w:p w14:paraId="1F8A7796" w14:textId="12A42109"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Nợ phải trả nhạy cảm lãi suất là Tổng nợ phải trả nội bảng nhạy cảm với lãi suất (không bao gồm nợ phải trả không chịu lãi) phản ánh trên Thuyết minh Báo cáo tài chính theo quy định của pháp luật về chế độ báo cáo tài chính đối với các tổ chức tín dụng, chi nhánh ngân hàng nước ngoài</w:t>
      </w:r>
      <w:r w:rsidR="00D36789" w:rsidRPr="000F37A1">
        <w:rPr>
          <w:rFonts w:cs="Times New Roman"/>
          <w:sz w:val="28"/>
          <w:szCs w:val="28"/>
          <w:lang w:val="nl-NL"/>
        </w:rPr>
        <w:t>;</w:t>
      </w:r>
    </w:p>
    <w:p w14:paraId="1E1A703D" w14:textId="3D940686"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 Vốn chủ sở hữu </w:t>
      </w:r>
      <w:r w:rsidR="00D132A6" w:rsidRPr="000F37A1">
        <w:rPr>
          <w:rFonts w:cs="Times New Roman"/>
          <w:sz w:val="28"/>
          <w:szCs w:val="28"/>
          <w:lang w:val="nl-NL"/>
        </w:rPr>
        <w:t xml:space="preserve">là </w:t>
      </w:r>
      <w:r w:rsidRPr="000F37A1">
        <w:rPr>
          <w:rFonts w:cs="Times New Roman"/>
          <w:sz w:val="28"/>
          <w:szCs w:val="28"/>
          <w:lang w:val="nl-NL"/>
        </w:rPr>
        <w:t xml:space="preserve">khoản mục </w:t>
      </w:r>
      <w:r w:rsidR="00D36789" w:rsidRPr="000F37A1">
        <w:rPr>
          <w:rFonts w:cs="Times New Roman"/>
          <w:sz w:val="28"/>
          <w:szCs w:val="28"/>
          <w:lang w:val="nl-NL"/>
        </w:rPr>
        <w:t>V</w:t>
      </w:r>
      <w:r w:rsidRPr="000F37A1">
        <w:rPr>
          <w:rFonts w:cs="Times New Roman"/>
          <w:sz w:val="28"/>
          <w:szCs w:val="28"/>
          <w:lang w:val="nl-NL"/>
        </w:rPr>
        <w:t xml:space="preserve">ốn chủ sở hữu phản ánh trên </w:t>
      </w:r>
      <w:r w:rsidR="00CC700C" w:rsidRPr="000F37A1">
        <w:rPr>
          <w:rFonts w:cs="Times New Roman"/>
          <w:sz w:val="28"/>
          <w:szCs w:val="28"/>
          <w:lang w:val="nl-NL"/>
        </w:rPr>
        <w:t>Báo cáo tình hình tài chính</w:t>
      </w:r>
      <w:r w:rsidRPr="000F37A1">
        <w:rPr>
          <w:rFonts w:cs="Times New Roman"/>
          <w:sz w:val="28"/>
          <w:szCs w:val="28"/>
          <w:lang w:val="nl-NL"/>
        </w:rPr>
        <w:t xml:space="preserve"> theo </w:t>
      </w:r>
      <w:r w:rsidRPr="000F37A1">
        <w:rPr>
          <w:rFonts w:cs="Times New Roman"/>
          <w:sz w:val="28"/>
          <w:szCs w:val="28"/>
          <w:lang w:val="vi-VN"/>
        </w:rPr>
        <w:t xml:space="preserve">quy định </w:t>
      </w:r>
      <w:r w:rsidRPr="000F37A1">
        <w:rPr>
          <w:rFonts w:cs="Times New Roman"/>
          <w:sz w:val="28"/>
          <w:szCs w:val="28"/>
          <w:lang w:val="nl-NL"/>
        </w:rPr>
        <w:t xml:space="preserve">của pháp luật </w:t>
      </w:r>
      <w:r w:rsidRPr="000F37A1">
        <w:rPr>
          <w:rFonts w:cs="Times New Roman"/>
          <w:sz w:val="28"/>
          <w:szCs w:val="28"/>
          <w:lang w:val="vi-VN"/>
        </w:rPr>
        <w:t>về chế độ</w:t>
      </w:r>
      <w:r w:rsidRPr="000F37A1">
        <w:rPr>
          <w:rFonts w:cs="Times New Roman"/>
          <w:sz w:val="28"/>
          <w:szCs w:val="28"/>
          <w:lang w:val="nl-NL"/>
        </w:rPr>
        <w:t xml:space="preserve"> báo cáo</w:t>
      </w:r>
      <w:r w:rsidRPr="000F37A1">
        <w:rPr>
          <w:rFonts w:cs="Times New Roman"/>
          <w:sz w:val="28"/>
          <w:szCs w:val="28"/>
          <w:lang w:val="vi-VN"/>
        </w:rPr>
        <w:t xml:space="preserve"> tài chính đối với tổ </w:t>
      </w:r>
      <w:r w:rsidRPr="000F37A1">
        <w:rPr>
          <w:rFonts w:cs="Times New Roman"/>
          <w:sz w:val="28"/>
          <w:szCs w:val="28"/>
          <w:lang w:val="vi-VN"/>
        </w:rPr>
        <w:lastRenderedPageBreak/>
        <w:t>chức tín dụng, chi nhánh ngân hàng nước ngoài</w:t>
      </w:r>
      <w:r w:rsidRPr="000F37A1">
        <w:rPr>
          <w:rFonts w:cs="Times New Roman"/>
          <w:sz w:val="28"/>
          <w:szCs w:val="28"/>
          <w:lang w:val="nl-NL"/>
        </w:rPr>
        <w:t>.</w:t>
      </w:r>
    </w:p>
    <w:p w14:paraId="77509738" w14:textId="65E38E0E" w:rsidR="00864799" w:rsidRPr="000F37A1" w:rsidRDefault="00A02EC1" w:rsidP="00B72257">
      <w:pPr>
        <w:widowControl w:val="0"/>
        <w:ind w:firstLine="709"/>
        <w:rPr>
          <w:rFonts w:cs="Times New Roman"/>
          <w:sz w:val="28"/>
          <w:szCs w:val="28"/>
          <w:lang w:val="nl-NL"/>
        </w:rPr>
      </w:pPr>
      <w:r w:rsidRPr="000F37A1">
        <w:rPr>
          <w:rFonts w:cs="Times New Roman"/>
          <w:sz w:val="28"/>
          <w:szCs w:val="28"/>
          <w:lang w:val="nl-NL"/>
        </w:rPr>
        <w:t>1</w:t>
      </w:r>
      <w:r w:rsidR="00236C8B" w:rsidRPr="000F37A1">
        <w:rPr>
          <w:rFonts w:cs="Times New Roman"/>
          <w:sz w:val="28"/>
          <w:szCs w:val="28"/>
          <w:lang w:val="nl-NL"/>
        </w:rPr>
        <w:t>6</w:t>
      </w:r>
      <w:r w:rsidR="00864799" w:rsidRPr="000F37A1">
        <w:rPr>
          <w:rFonts w:cs="Times New Roman"/>
          <w:sz w:val="28"/>
          <w:szCs w:val="28"/>
          <w:lang w:val="nl-NL"/>
        </w:rPr>
        <w:t xml:space="preserve">. </w:t>
      </w:r>
      <w:r w:rsidR="00864799" w:rsidRPr="000F37A1">
        <w:rPr>
          <w:rFonts w:cs="Times New Roman"/>
          <w:i/>
          <w:sz w:val="28"/>
          <w:szCs w:val="28"/>
          <w:lang w:val="nl-NL"/>
        </w:rPr>
        <w:t xml:space="preserve">Mức phạt tiền </w:t>
      </w:r>
      <w:r w:rsidR="00570478" w:rsidRPr="000F37A1">
        <w:rPr>
          <w:rFonts w:cs="Times New Roman"/>
          <w:i/>
          <w:sz w:val="28"/>
          <w:szCs w:val="28"/>
          <w:lang w:val="nl-NL"/>
        </w:rPr>
        <w:t>tối thiểu</w:t>
      </w:r>
      <w:r w:rsidRPr="000F37A1">
        <w:rPr>
          <w:rFonts w:cs="Times New Roman"/>
          <w:i/>
          <w:sz w:val="28"/>
          <w:szCs w:val="28"/>
          <w:lang w:val="nl-NL"/>
        </w:rPr>
        <w:t xml:space="preserve"> </w:t>
      </w:r>
      <w:r w:rsidR="00864799" w:rsidRPr="000F37A1">
        <w:rPr>
          <w:rFonts w:cs="Times New Roman"/>
          <w:sz w:val="28"/>
          <w:szCs w:val="28"/>
          <w:lang w:val="nl-NL"/>
        </w:rPr>
        <w:t xml:space="preserve">là mức tối thiểu của khung </w:t>
      </w:r>
      <w:r w:rsidR="00AA299E" w:rsidRPr="000F37A1">
        <w:rPr>
          <w:rFonts w:cs="Times New Roman"/>
          <w:sz w:val="28"/>
          <w:szCs w:val="28"/>
          <w:lang w:val="nl-NL"/>
        </w:rPr>
        <w:t>phạt tiền</w:t>
      </w:r>
      <w:r w:rsidR="00864799" w:rsidRPr="000F37A1">
        <w:rPr>
          <w:rFonts w:cs="Times New Roman"/>
          <w:sz w:val="28"/>
          <w:szCs w:val="28"/>
          <w:lang w:val="nl-NL"/>
        </w:rPr>
        <w:t xml:space="preserve"> áp dụng đối với hành vi vi phạm của tổ chức được quy định tại Nghị định quy định về xử phạt hành chính trong lĩnh vực tiền tệ và ngân hàng đang có hiệu lực tại thời điểm 31/12 năm xếp hạng (đối với trường hợp xếp hạng định kỳ) hoặc ngày cuối cùng của quý liền kề trước thời điểm xếp hạng (đối với trường hợp xếp hạng theo quy định tại </w:t>
      </w:r>
      <w:bookmarkStart w:id="8" w:name="tc_1"/>
      <w:r w:rsidR="00864799" w:rsidRPr="000F37A1">
        <w:rPr>
          <w:rFonts w:cs="Times New Roman"/>
          <w:sz w:val="28"/>
          <w:szCs w:val="28"/>
          <w:lang w:val="nl-NL"/>
        </w:rPr>
        <w:t>khoản 3 Điều 2</w:t>
      </w:r>
      <w:r w:rsidR="00AA299E" w:rsidRPr="000F37A1">
        <w:rPr>
          <w:rFonts w:cs="Times New Roman"/>
          <w:sz w:val="28"/>
          <w:szCs w:val="28"/>
          <w:lang w:val="nl-NL"/>
        </w:rPr>
        <w:t>2</w:t>
      </w:r>
      <w:r w:rsidR="00864799" w:rsidRPr="000F37A1">
        <w:rPr>
          <w:rFonts w:cs="Times New Roman"/>
          <w:sz w:val="28"/>
          <w:szCs w:val="28"/>
          <w:lang w:val="nl-NL"/>
        </w:rPr>
        <w:t xml:space="preserve"> Thông tư này</w:t>
      </w:r>
      <w:bookmarkEnd w:id="8"/>
      <w:r w:rsidR="00864799" w:rsidRPr="000F37A1">
        <w:rPr>
          <w:rFonts w:cs="Times New Roman"/>
          <w:sz w:val="28"/>
          <w:szCs w:val="28"/>
          <w:lang w:val="nl-NL"/>
        </w:rPr>
        <w:t>).</w:t>
      </w:r>
    </w:p>
    <w:p w14:paraId="69C62EFC" w14:textId="605854EF" w:rsidR="00241330" w:rsidRPr="000F37A1" w:rsidRDefault="00241330" w:rsidP="00B72257">
      <w:pPr>
        <w:widowControl w:val="0"/>
        <w:ind w:firstLine="709"/>
        <w:rPr>
          <w:rFonts w:cs="Times New Roman"/>
          <w:sz w:val="28"/>
          <w:szCs w:val="28"/>
        </w:rPr>
      </w:pPr>
      <w:r w:rsidRPr="000F37A1">
        <w:rPr>
          <w:rFonts w:cs="Times New Roman"/>
          <w:i/>
          <w:sz w:val="28"/>
          <w:szCs w:val="28"/>
        </w:rPr>
        <w:t xml:space="preserve">17. Các hành vi vi phạm </w:t>
      </w:r>
      <w:r w:rsidR="00540120" w:rsidRPr="000F37A1">
        <w:rPr>
          <w:rFonts w:cs="Times New Roman"/>
          <w:i/>
          <w:sz w:val="28"/>
          <w:szCs w:val="28"/>
        </w:rPr>
        <w:t xml:space="preserve">chưa </w:t>
      </w:r>
      <w:r w:rsidRPr="000F37A1">
        <w:rPr>
          <w:rFonts w:cs="Times New Roman"/>
          <w:i/>
          <w:sz w:val="28"/>
          <w:szCs w:val="28"/>
        </w:rPr>
        <w:t xml:space="preserve">khắc phục xong </w:t>
      </w:r>
      <w:r w:rsidR="00540120" w:rsidRPr="000F37A1">
        <w:rPr>
          <w:rFonts w:cs="Times New Roman"/>
          <w:sz w:val="28"/>
          <w:szCs w:val="28"/>
        </w:rPr>
        <w:t>là</w:t>
      </w:r>
      <w:r w:rsidR="00953DB9" w:rsidRPr="000F37A1">
        <w:rPr>
          <w:rFonts w:cs="Times New Roman"/>
          <w:sz w:val="28"/>
          <w:szCs w:val="28"/>
        </w:rPr>
        <w:t xml:space="preserve"> các hành vi vi phạm </w:t>
      </w:r>
      <w:r w:rsidR="00540120" w:rsidRPr="000F37A1">
        <w:rPr>
          <w:rFonts w:cs="Times New Roman"/>
          <w:sz w:val="28"/>
          <w:szCs w:val="28"/>
        </w:rPr>
        <w:t>có yêu cầu thực hiện khắc phục của</w:t>
      </w:r>
      <w:r w:rsidR="00953DB9" w:rsidRPr="000F37A1">
        <w:rPr>
          <w:rFonts w:cs="Times New Roman"/>
          <w:sz w:val="28"/>
          <w:szCs w:val="28"/>
        </w:rPr>
        <w:t xml:space="preserve"> cơ quan</w:t>
      </w:r>
      <w:r w:rsidR="00D35DEF" w:rsidRPr="000F37A1">
        <w:rPr>
          <w:rFonts w:cs="Times New Roman"/>
          <w:sz w:val="28"/>
          <w:szCs w:val="28"/>
        </w:rPr>
        <w:t xml:space="preserve"> nhà nước</w:t>
      </w:r>
      <w:r w:rsidR="00953DB9" w:rsidRPr="000F37A1">
        <w:rPr>
          <w:rFonts w:cs="Times New Roman"/>
          <w:sz w:val="28"/>
          <w:szCs w:val="28"/>
        </w:rPr>
        <w:t xml:space="preserve"> có thẩm quyền</w:t>
      </w:r>
      <w:r w:rsidR="00540120" w:rsidRPr="000F37A1">
        <w:rPr>
          <w:rFonts w:cs="Times New Roman"/>
          <w:sz w:val="28"/>
          <w:szCs w:val="28"/>
        </w:rPr>
        <w:t xml:space="preserve"> nhưng chưa được cơ quan</w:t>
      </w:r>
      <w:r w:rsidR="00D35DEF" w:rsidRPr="000F37A1">
        <w:rPr>
          <w:rFonts w:cs="Times New Roman"/>
          <w:sz w:val="28"/>
          <w:szCs w:val="28"/>
        </w:rPr>
        <w:t xml:space="preserve"> nhà nước</w:t>
      </w:r>
      <w:r w:rsidR="00540120" w:rsidRPr="000F37A1">
        <w:rPr>
          <w:rFonts w:cs="Times New Roman"/>
          <w:sz w:val="28"/>
          <w:szCs w:val="28"/>
        </w:rPr>
        <w:t xml:space="preserve"> có thẩm quyền</w:t>
      </w:r>
      <w:r w:rsidR="007D3B01" w:rsidRPr="000F37A1">
        <w:rPr>
          <w:rFonts w:cs="Times New Roman"/>
          <w:sz w:val="28"/>
          <w:szCs w:val="28"/>
        </w:rPr>
        <w:t xml:space="preserve"> </w:t>
      </w:r>
      <w:r w:rsidR="00953DB9" w:rsidRPr="000F37A1">
        <w:rPr>
          <w:rFonts w:cs="Times New Roman"/>
          <w:sz w:val="28"/>
          <w:szCs w:val="28"/>
        </w:rPr>
        <w:t>xác nhận hoàn thành khắc phục.</w:t>
      </w:r>
    </w:p>
    <w:p w14:paraId="6403F797" w14:textId="115C86E3" w:rsidR="00AA1EAA" w:rsidRPr="000F37A1" w:rsidRDefault="00236C8B" w:rsidP="00B72257">
      <w:pPr>
        <w:widowControl w:val="0"/>
        <w:ind w:firstLine="709"/>
        <w:rPr>
          <w:rFonts w:cs="Times New Roman"/>
          <w:sz w:val="28"/>
          <w:szCs w:val="28"/>
          <w:lang w:val="vi-VN"/>
        </w:rPr>
      </w:pPr>
      <w:r w:rsidRPr="000F37A1">
        <w:rPr>
          <w:rFonts w:cs="Times New Roman"/>
          <w:i/>
          <w:sz w:val="28"/>
          <w:szCs w:val="28"/>
        </w:rPr>
        <w:t>1</w:t>
      </w:r>
      <w:r w:rsidR="00241330" w:rsidRPr="000F37A1">
        <w:rPr>
          <w:rFonts w:cs="Times New Roman"/>
          <w:i/>
          <w:sz w:val="28"/>
          <w:szCs w:val="28"/>
        </w:rPr>
        <w:t>8</w:t>
      </w:r>
      <w:r w:rsidR="00AA1EAA" w:rsidRPr="000F37A1">
        <w:rPr>
          <w:rFonts w:cs="Times New Roman"/>
          <w:sz w:val="28"/>
          <w:szCs w:val="28"/>
          <w:lang w:val="vi-VN"/>
        </w:rPr>
        <w:t xml:space="preserve">. </w:t>
      </w:r>
      <w:r w:rsidR="00FF6FD0" w:rsidRPr="000F37A1">
        <w:rPr>
          <w:rFonts w:cs="Times New Roman"/>
          <w:i/>
          <w:sz w:val="28"/>
          <w:szCs w:val="28"/>
        </w:rPr>
        <w:t>T</w:t>
      </w:r>
      <w:r w:rsidR="00AA1EAA" w:rsidRPr="000F37A1">
        <w:rPr>
          <w:rFonts w:cs="Times New Roman"/>
          <w:i/>
          <w:sz w:val="28"/>
          <w:szCs w:val="28"/>
          <w:lang w:val="vi-VN"/>
        </w:rPr>
        <w:t xml:space="preserve">ài sản </w:t>
      </w:r>
      <w:r w:rsidR="00930F41" w:rsidRPr="000F37A1">
        <w:rPr>
          <w:rFonts w:cs="Times New Roman"/>
          <w:i/>
          <w:sz w:val="28"/>
          <w:szCs w:val="28"/>
        </w:rPr>
        <w:t>C</w:t>
      </w:r>
      <w:r w:rsidR="00AA1EAA" w:rsidRPr="000F37A1">
        <w:rPr>
          <w:rFonts w:cs="Times New Roman"/>
          <w:i/>
          <w:sz w:val="28"/>
          <w:szCs w:val="28"/>
        </w:rPr>
        <w:t xml:space="preserve">ó khác </w:t>
      </w:r>
      <w:r w:rsidR="00AA1EAA" w:rsidRPr="000F37A1">
        <w:rPr>
          <w:rFonts w:cs="Times New Roman"/>
          <w:i/>
          <w:sz w:val="28"/>
          <w:szCs w:val="28"/>
          <w:lang w:val="vi-VN"/>
        </w:rPr>
        <w:t xml:space="preserve">bình quân </w:t>
      </w:r>
      <w:r w:rsidR="00AA1EAA" w:rsidRPr="000F37A1">
        <w:rPr>
          <w:rFonts w:cs="Times New Roman"/>
          <w:sz w:val="28"/>
          <w:szCs w:val="28"/>
          <w:lang w:val="vi-VN"/>
        </w:rPr>
        <w:t xml:space="preserve">là khoản mục </w:t>
      </w:r>
      <w:r w:rsidR="00FF6FD0" w:rsidRPr="000F37A1">
        <w:rPr>
          <w:rFonts w:cs="Times New Roman"/>
          <w:sz w:val="28"/>
          <w:szCs w:val="28"/>
        </w:rPr>
        <w:t>T</w:t>
      </w:r>
      <w:r w:rsidR="00AA1EAA" w:rsidRPr="000F37A1">
        <w:rPr>
          <w:rFonts w:cs="Times New Roman"/>
          <w:sz w:val="28"/>
          <w:szCs w:val="28"/>
          <w:lang w:val="vi-VN"/>
        </w:rPr>
        <w:t xml:space="preserve">ài sản </w:t>
      </w:r>
      <w:r w:rsidR="00541859" w:rsidRPr="000F37A1">
        <w:rPr>
          <w:rFonts w:cs="Times New Roman"/>
          <w:sz w:val="28"/>
          <w:szCs w:val="28"/>
        </w:rPr>
        <w:t>C</w:t>
      </w:r>
      <w:r w:rsidR="00AA1EAA" w:rsidRPr="000F37A1">
        <w:rPr>
          <w:rFonts w:cs="Times New Roman"/>
          <w:sz w:val="28"/>
          <w:szCs w:val="28"/>
        </w:rPr>
        <w:t xml:space="preserve">ó khác </w:t>
      </w:r>
      <w:r w:rsidR="00AA1EAA" w:rsidRPr="000F37A1">
        <w:rPr>
          <w:rFonts w:cs="Times New Roman"/>
          <w:sz w:val="28"/>
          <w:szCs w:val="28"/>
          <w:lang w:val="vi-VN"/>
        </w:rPr>
        <w:t xml:space="preserve">phản ánh </w:t>
      </w:r>
      <w:r w:rsidR="00FF6FD0" w:rsidRPr="000F37A1">
        <w:rPr>
          <w:rFonts w:cs="Times New Roman"/>
          <w:sz w:val="28"/>
          <w:szCs w:val="28"/>
        </w:rPr>
        <w:t>tại khoản mục</w:t>
      </w:r>
      <w:r w:rsidR="00541859" w:rsidRPr="000F37A1">
        <w:rPr>
          <w:rFonts w:cs="Times New Roman"/>
          <w:sz w:val="28"/>
          <w:szCs w:val="28"/>
        </w:rPr>
        <w:t xml:space="preserve"> XII- Tài sản Có khác</w:t>
      </w:r>
      <w:r w:rsidR="00FF6FD0" w:rsidRPr="000F37A1">
        <w:rPr>
          <w:rFonts w:cs="Times New Roman"/>
          <w:sz w:val="28"/>
          <w:szCs w:val="28"/>
        </w:rPr>
        <w:t xml:space="preserve"> </w:t>
      </w:r>
      <w:r w:rsidR="00AA1EAA" w:rsidRPr="000F37A1">
        <w:rPr>
          <w:rFonts w:cs="Times New Roman"/>
          <w:sz w:val="28"/>
          <w:szCs w:val="28"/>
          <w:lang w:val="vi-VN"/>
        </w:rPr>
        <w:t xml:space="preserve">trên </w:t>
      </w:r>
      <w:r w:rsidR="0084597E" w:rsidRPr="000F37A1">
        <w:rPr>
          <w:rFonts w:cs="Times New Roman"/>
          <w:sz w:val="28"/>
          <w:szCs w:val="28"/>
        </w:rPr>
        <w:t>Báo cáo tình hình tài chính</w:t>
      </w:r>
      <w:r w:rsidR="00AA1EAA" w:rsidRPr="000F37A1">
        <w:rPr>
          <w:rFonts w:cs="Times New Roman"/>
          <w:sz w:val="28"/>
          <w:szCs w:val="28"/>
          <w:lang w:val="vi-VN"/>
        </w:rPr>
        <w:t xml:space="preserve"> theo quy định của pháp luật về chế độ báo cáo tài chính đối với các tổ chức tín dụng, chi nhánh ngân hàng nước ngoài, được tính bình quân các quý trong năm.</w:t>
      </w:r>
    </w:p>
    <w:p w14:paraId="7E0840FF" w14:textId="77777777" w:rsidR="00864799" w:rsidRPr="000F37A1" w:rsidRDefault="00864799" w:rsidP="00B72257">
      <w:pPr>
        <w:widowControl w:val="0"/>
        <w:tabs>
          <w:tab w:val="left" w:pos="709"/>
        </w:tabs>
        <w:ind w:firstLine="709"/>
        <w:rPr>
          <w:rFonts w:cs="Times New Roman"/>
          <w:b/>
          <w:sz w:val="28"/>
          <w:szCs w:val="28"/>
          <w:lang w:val="nl-NL"/>
        </w:rPr>
      </w:pPr>
      <w:bookmarkStart w:id="9" w:name="dieu_4"/>
      <w:r w:rsidRPr="000F37A1">
        <w:rPr>
          <w:rFonts w:cs="Times New Roman"/>
          <w:b/>
          <w:sz w:val="28"/>
          <w:szCs w:val="28"/>
          <w:lang w:val="nl-NL"/>
        </w:rPr>
        <w:t>Điều 4. Nguyên tắc và phương pháp xếp hạng tổ chức tín dụng, chi nhánh ngân hàng nước ngoài</w:t>
      </w:r>
      <w:bookmarkEnd w:id="9"/>
    </w:p>
    <w:p w14:paraId="1DB27EEF"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1. Việc xếp hạng cần đảm bảo phản ánh đầy đủ thực trạng hoạt động, rủi ro của các tổ chức tín dụng, chi nhánh ngân hàng nước ngoài và tuân thủ đúng quy định của pháp luật.</w:t>
      </w:r>
    </w:p>
    <w:p w14:paraId="63BC59E2"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2. Tổ chức tín dụng, chi nhánh ngân hàng nước ngoài được chia thành các nhóm đồng hạng, cụ thể như sau:</w:t>
      </w:r>
    </w:p>
    <w:p w14:paraId="4BD122BF" w14:textId="281789E6" w:rsidR="00620D9C" w:rsidRPr="000F37A1" w:rsidRDefault="00620D9C" w:rsidP="00B72257">
      <w:pPr>
        <w:widowControl w:val="0"/>
        <w:tabs>
          <w:tab w:val="left" w:pos="709"/>
        </w:tabs>
        <w:ind w:firstLine="709"/>
        <w:rPr>
          <w:rFonts w:cs="Times New Roman"/>
          <w:sz w:val="28"/>
          <w:szCs w:val="28"/>
        </w:rPr>
      </w:pPr>
      <w:r w:rsidRPr="000F37A1">
        <w:rPr>
          <w:rFonts w:cs="Times New Roman"/>
          <w:sz w:val="28"/>
          <w:szCs w:val="28"/>
          <w:lang w:val="nl-NL"/>
        </w:rPr>
        <w:t xml:space="preserve">a) Nhóm 1: Ngân hàng thương mại có quy mô lớn (tổng giá trị tài sản bình quân theo quý trong năm xếp hạng trên </w:t>
      </w:r>
      <w:r w:rsidR="003554EC" w:rsidRPr="000F37A1">
        <w:rPr>
          <w:rFonts w:cs="Times New Roman"/>
          <w:sz w:val="28"/>
          <w:szCs w:val="28"/>
          <w:lang w:val="nl-NL"/>
        </w:rPr>
        <w:t>3</w:t>
      </w:r>
      <w:r w:rsidRPr="000F37A1">
        <w:rPr>
          <w:rFonts w:cs="Times New Roman"/>
          <w:sz w:val="28"/>
          <w:szCs w:val="28"/>
          <w:lang w:val="nl-NL"/>
        </w:rPr>
        <w:t>00.000 tỷ đồng);</w:t>
      </w:r>
    </w:p>
    <w:p w14:paraId="312EC597" w14:textId="10D9E7F4" w:rsidR="00620D9C" w:rsidRPr="000F37A1" w:rsidRDefault="00620D9C" w:rsidP="00B72257">
      <w:pPr>
        <w:widowControl w:val="0"/>
        <w:tabs>
          <w:tab w:val="left" w:pos="709"/>
        </w:tabs>
        <w:ind w:firstLine="709"/>
        <w:rPr>
          <w:rFonts w:cs="Times New Roman"/>
          <w:i/>
          <w:sz w:val="28"/>
          <w:szCs w:val="28"/>
        </w:rPr>
      </w:pPr>
      <w:r w:rsidRPr="000F37A1">
        <w:rPr>
          <w:rFonts w:cs="Times New Roman"/>
          <w:sz w:val="28"/>
          <w:szCs w:val="28"/>
          <w:lang w:val="nl-NL"/>
        </w:rPr>
        <w:t xml:space="preserve">b) Nhóm 2: Ngân hàng thương mại có quy mô nhỏ (tổng giá trị tài sản bình quân theo quý trong năm xếp hạng bằng hoặc thấp hơn </w:t>
      </w:r>
      <w:r w:rsidR="003554EC" w:rsidRPr="000F37A1">
        <w:rPr>
          <w:rFonts w:cs="Times New Roman"/>
          <w:sz w:val="28"/>
          <w:szCs w:val="28"/>
          <w:lang w:val="nl-NL"/>
        </w:rPr>
        <w:t>3</w:t>
      </w:r>
      <w:r w:rsidRPr="000F37A1">
        <w:rPr>
          <w:rFonts w:cs="Times New Roman"/>
          <w:sz w:val="28"/>
          <w:szCs w:val="28"/>
          <w:lang w:val="nl-NL"/>
        </w:rPr>
        <w:t>00.000 tỷ đồng);</w:t>
      </w:r>
    </w:p>
    <w:p w14:paraId="59A9A6D4"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c) Nhóm 3: Chi nhánh ngân hàng nước ngoài;</w:t>
      </w:r>
    </w:p>
    <w:p w14:paraId="5C71F9E4" w14:textId="12E2A21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d) Nhóm 4: Công ty tài chính</w:t>
      </w:r>
      <w:r w:rsidR="00541859" w:rsidRPr="000F37A1">
        <w:rPr>
          <w:rFonts w:cs="Times New Roman"/>
          <w:sz w:val="28"/>
          <w:szCs w:val="28"/>
          <w:lang w:val="nl-NL"/>
        </w:rPr>
        <w:t xml:space="preserve"> (gồm: công ty tài chính tổng hợp, công ty tài chính bao thanh toán, công ty tài chính tín dụng tiêu dùng)</w:t>
      </w:r>
      <w:r w:rsidRPr="000F37A1">
        <w:rPr>
          <w:rFonts w:cs="Times New Roman"/>
          <w:sz w:val="28"/>
          <w:szCs w:val="28"/>
          <w:lang w:val="nl-NL"/>
        </w:rPr>
        <w:t>;</w:t>
      </w:r>
    </w:p>
    <w:p w14:paraId="1B8C88BB"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đ) Nhóm 5: Công ty cho thuê tài chính;</w:t>
      </w:r>
    </w:p>
    <w:p w14:paraId="79662CCC"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e) Nhóm 6: Ngân hàng hợp tác xã.</w:t>
      </w:r>
    </w:p>
    <w:p w14:paraId="5FD17728" w14:textId="45C4ABFC"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3. Tổ chức tín dụng, chi nhánh ngân hàng nước ngoài được xếp hạng theo hệ thống tiêu chí. Từng tiêu chí xếp hạng bao gồm nhóm chỉ tiêu định lượng và nhóm chỉ tiêu định tính. Nhóm chỉ tiêu định lượng đo lường mức độ lành mạnh hoạt động ngân hàng trên cơ sở số liệu hoạt động của tổ chức tín dụng, chi nhánh ngân hàng nước ngoài. Nhóm chỉ tiêu định tính đo lường mức độ tuân thủ các quy định pháp luật</w:t>
      </w:r>
      <w:r w:rsidR="008B61F9" w:rsidRPr="000F37A1">
        <w:rPr>
          <w:rFonts w:cs="Times New Roman"/>
          <w:sz w:val="28"/>
          <w:szCs w:val="28"/>
          <w:lang w:val="nl-NL"/>
        </w:rPr>
        <w:t>,</w:t>
      </w:r>
      <w:r w:rsidRPr="000F37A1">
        <w:rPr>
          <w:rFonts w:cs="Times New Roman"/>
          <w:sz w:val="28"/>
          <w:szCs w:val="28"/>
          <w:lang w:val="nl-NL"/>
        </w:rPr>
        <w:t xml:space="preserve"> </w:t>
      </w:r>
      <w:r w:rsidR="008B61F9" w:rsidRPr="000F37A1">
        <w:rPr>
          <w:rFonts w:cs="Times New Roman"/>
          <w:sz w:val="28"/>
          <w:szCs w:val="28"/>
          <w:lang w:val="nl-NL"/>
        </w:rPr>
        <w:t xml:space="preserve">chỉ đạo điều hành của Ngân hàng Nhà nước </w:t>
      </w:r>
      <w:r w:rsidRPr="000F37A1">
        <w:rPr>
          <w:rFonts w:cs="Times New Roman"/>
          <w:sz w:val="28"/>
          <w:szCs w:val="28"/>
          <w:lang w:val="nl-NL"/>
        </w:rPr>
        <w:t xml:space="preserve">của tổ chức tín dụng, chi nhánh ngân hàng nước ngoài. </w:t>
      </w:r>
    </w:p>
    <w:p w14:paraId="01D52CDA"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4. Trọng số của nhóm chỉ tiêu, trọng số của từng chỉ tiêu theo từng nhóm đồng hạng được xác định trên cơ sở tầm quan trọng của từng nhóm chỉ tiêu, từng </w:t>
      </w:r>
      <w:r w:rsidRPr="000F37A1">
        <w:rPr>
          <w:rFonts w:cs="Times New Roman"/>
          <w:sz w:val="28"/>
          <w:szCs w:val="28"/>
          <w:lang w:val="nl-NL"/>
        </w:rPr>
        <w:lastRenderedPageBreak/>
        <w:t>chỉ tiêu đối với mức độ lành mạnh hoạt động ngân hàng và yêu cầu của công tác thanh tra, giám sát.</w:t>
      </w:r>
    </w:p>
    <w:p w14:paraId="6A264936"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5. Căn cứ vào mức điểm xếp hạng đạt được, tổ chức tín dụng, chi nhánh ngân hàng nước ngoài được xếp vào một trong các hạng sau: Tốt (A), Khá (B), Trung bình (C), Yếu (D) hoặc Yếu kém (E).</w:t>
      </w:r>
    </w:p>
    <w:p w14:paraId="59D3884A" w14:textId="77777777" w:rsidR="00864799" w:rsidRPr="000F37A1" w:rsidRDefault="00864799" w:rsidP="00B72257">
      <w:pPr>
        <w:widowControl w:val="0"/>
        <w:tabs>
          <w:tab w:val="left" w:pos="567"/>
          <w:tab w:val="left" w:pos="709"/>
        </w:tabs>
        <w:ind w:firstLine="709"/>
        <w:rPr>
          <w:rFonts w:cs="Times New Roman"/>
          <w:b/>
          <w:sz w:val="28"/>
          <w:szCs w:val="28"/>
          <w:lang w:val="nl-NL"/>
        </w:rPr>
      </w:pPr>
      <w:bookmarkStart w:id="10" w:name="dieu_5"/>
      <w:r w:rsidRPr="000F37A1">
        <w:rPr>
          <w:rFonts w:cs="Times New Roman"/>
          <w:b/>
          <w:sz w:val="28"/>
          <w:szCs w:val="28"/>
          <w:lang w:val="nl-NL"/>
        </w:rPr>
        <w:t>Điều 5. Tài liệu, thông tin, dữ liệu để xếp hạng</w:t>
      </w:r>
      <w:bookmarkEnd w:id="10"/>
    </w:p>
    <w:p w14:paraId="23207067" w14:textId="77777777" w:rsidR="00864799" w:rsidRPr="000F37A1" w:rsidRDefault="00864799" w:rsidP="00B72257">
      <w:pPr>
        <w:widowControl w:val="0"/>
        <w:tabs>
          <w:tab w:val="left" w:pos="567"/>
          <w:tab w:val="left" w:pos="709"/>
        </w:tabs>
        <w:ind w:firstLine="709"/>
        <w:rPr>
          <w:rFonts w:cs="Times New Roman"/>
          <w:sz w:val="28"/>
          <w:szCs w:val="28"/>
          <w:lang w:val="nl-NL"/>
        </w:rPr>
      </w:pPr>
      <w:r w:rsidRPr="000F37A1">
        <w:rPr>
          <w:rFonts w:cs="Times New Roman"/>
          <w:sz w:val="28"/>
          <w:szCs w:val="28"/>
          <w:lang w:val="nl-NL"/>
        </w:rPr>
        <w:t>1. Tài liệu, thông tin, dữ liệu sử dụng để xếp hạng:</w:t>
      </w:r>
    </w:p>
    <w:p w14:paraId="2E84DA03" w14:textId="77777777" w:rsidR="00864799" w:rsidRPr="000F37A1" w:rsidRDefault="00864799" w:rsidP="00B72257">
      <w:pPr>
        <w:widowControl w:val="0"/>
        <w:tabs>
          <w:tab w:val="left" w:pos="567"/>
          <w:tab w:val="left" w:pos="709"/>
        </w:tabs>
        <w:ind w:firstLine="709"/>
        <w:rPr>
          <w:rFonts w:cs="Times New Roman"/>
          <w:sz w:val="28"/>
          <w:szCs w:val="28"/>
          <w:lang w:val="nl-NL"/>
        </w:rPr>
      </w:pPr>
      <w:r w:rsidRPr="000F37A1">
        <w:rPr>
          <w:rFonts w:cs="Times New Roman"/>
          <w:sz w:val="28"/>
          <w:szCs w:val="28"/>
          <w:lang w:val="nl-NL"/>
        </w:rPr>
        <w:t>a) Tài liệu, thông tin, dữ liệu của tổ chức tín dụng, chi nhánh ngân hàng nước ngoài gửi Ngân hàng Nhà nước theo quy định pháp luật về chế độ báo cáo, thống kê;</w:t>
      </w:r>
    </w:p>
    <w:p w14:paraId="39AC8094" w14:textId="10C2C564" w:rsidR="00864799" w:rsidRPr="000F37A1" w:rsidRDefault="00B04299" w:rsidP="00B72257">
      <w:pPr>
        <w:widowControl w:val="0"/>
        <w:tabs>
          <w:tab w:val="left" w:pos="567"/>
          <w:tab w:val="left" w:pos="709"/>
        </w:tabs>
        <w:ind w:firstLine="709"/>
        <w:rPr>
          <w:rFonts w:cs="Times New Roman"/>
          <w:sz w:val="28"/>
          <w:szCs w:val="28"/>
          <w:lang w:val="nl-NL"/>
        </w:rPr>
      </w:pPr>
      <w:r w:rsidRPr="000F37A1">
        <w:rPr>
          <w:rFonts w:cs="Times New Roman"/>
          <w:sz w:val="28"/>
          <w:szCs w:val="28"/>
          <w:lang w:val="nl-NL"/>
        </w:rPr>
        <w:t>b</w:t>
      </w:r>
      <w:r w:rsidR="00864799" w:rsidRPr="000F37A1">
        <w:rPr>
          <w:rFonts w:cs="Times New Roman"/>
          <w:sz w:val="28"/>
          <w:szCs w:val="28"/>
          <w:lang w:val="nl-NL"/>
        </w:rPr>
        <w:t xml:space="preserve">) Thông tin, dữ liệu tại báo cáo tài chính của tổ chức tín dụng, chi nhánh ngân hàng nước ngoài đã được kiểm toán độc lập theo quy định của pháp luật; </w:t>
      </w:r>
    </w:p>
    <w:p w14:paraId="29CD7F4A" w14:textId="6F31C736" w:rsidR="00864799" w:rsidRPr="000F37A1" w:rsidRDefault="00B04299" w:rsidP="00B72257">
      <w:pPr>
        <w:widowControl w:val="0"/>
        <w:tabs>
          <w:tab w:val="left" w:pos="567"/>
          <w:tab w:val="left" w:pos="709"/>
        </w:tabs>
        <w:ind w:firstLine="709"/>
        <w:rPr>
          <w:rFonts w:cs="Times New Roman"/>
          <w:sz w:val="28"/>
          <w:szCs w:val="28"/>
          <w:lang w:val="nl-NL"/>
        </w:rPr>
      </w:pPr>
      <w:r w:rsidRPr="000F37A1">
        <w:rPr>
          <w:rFonts w:cs="Times New Roman"/>
          <w:sz w:val="28"/>
          <w:szCs w:val="28"/>
          <w:lang w:val="nl-NL"/>
        </w:rPr>
        <w:t>c</w:t>
      </w:r>
      <w:r w:rsidR="007438EA" w:rsidRPr="000F37A1">
        <w:rPr>
          <w:rFonts w:cs="Times New Roman"/>
          <w:sz w:val="28"/>
          <w:szCs w:val="28"/>
          <w:lang w:val="nl-NL"/>
        </w:rPr>
        <w:t xml:space="preserve">) Kết quả giám sát, kiểm tra, thanh tra, kiểm toán </w:t>
      </w:r>
      <w:r w:rsidR="0066213F" w:rsidRPr="0053469D">
        <w:rPr>
          <w:rFonts w:cs="Times New Roman"/>
          <w:sz w:val="28"/>
          <w:szCs w:val="28"/>
          <w:lang w:val="nl-NL"/>
        </w:rPr>
        <w:t xml:space="preserve">(bao gồm </w:t>
      </w:r>
      <w:r w:rsidR="00D35DEF" w:rsidRPr="0053469D">
        <w:rPr>
          <w:rFonts w:cs="Times New Roman"/>
          <w:sz w:val="28"/>
          <w:szCs w:val="28"/>
          <w:lang w:val="nl-NL"/>
        </w:rPr>
        <w:t xml:space="preserve">cả </w:t>
      </w:r>
      <w:r w:rsidR="0066213F" w:rsidRPr="0053469D">
        <w:rPr>
          <w:rFonts w:cs="Times New Roman"/>
          <w:sz w:val="28"/>
          <w:szCs w:val="28"/>
          <w:lang w:val="nl-NL"/>
        </w:rPr>
        <w:t xml:space="preserve">các thông tin về việc xác nhận hoàn thành khắc phục xong đối với các hành vi vi phạm của tổ chức tín dụng, chi nhánh ngân hàng nước ngoài) </w:t>
      </w:r>
      <w:r w:rsidR="007438EA" w:rsidRPr="0053469D">
        <w:rPr>
          <w:rFonts w:cs="Times New Roman"/>
          <w:sz w:val="28"/>
          <w:szCs w:val="28"/>
          <w:lang w:val="nl-NL"/>
        </w:rPr>
        <w:t xml:space="preserve">của </w:t>
      </w:r>
      <w:r w:rsidR="0066213F" w:rsidRPr="0053469D">
        <w:rPr>
          <w:rFonts w:cs="Times New Roman"/>
          <w:sz w:val="28"/>
          <w:szCs w:val="28"/>
          <w:lang w:val="nl-NL"/>
        </w:rPr>
        <w:t>Ngân hàng Nhà nước, các cơ quan quản lý nhà nước</w:t>
      </w:r>
      <w:r w:rsidR="00D35DEF" w:rsidRPr="0053469D">
        <w:rPr>
          <w:rFonts w:cs="Times New Roman"/>
          <w:sz w:val="28"/>
          <w:szCs w:val="28"/>
          <w:lang w:val="nl-NL"/>
        </w:rPr>
        <w:t xml:space="preserve"> có thẩm quyền</w:t>
      </w:r>
      <w:r w:rsidR="0066213F" w:rsidRPr="0053469D">
        <w:rPr>
          <w:rFonts w:cs="Times New Roman"/>
          <w:sz w:val="28"/>
          <w:szCs w:val="28"/>
          <w:lang w:val="nl-NL"/>
        </w:rPr>
        <w:t xml:space="preserve"> khác</w:t>
      </w:r>
      <w:r w:rsidR="00D35DEF" w:rsidRPr="0053469D">
        <w:rPr>
          <w:rFonts w:cs="Times New Roman"/>
          <w:sz w:val="28"/>
          <w:szCs w:val="28"/>
          <w:lang w:val="nl-NL"/>
        </w:rPr>
        <w:t>,</w:t>
      </w:r>
      <w:r w:rsidR="0066213F" w:rsidRPr="0053469D">
        <w:rPr>
          <w:rFonts w:cs="Times New Roman"/>
          <w:sz w:val="28"/>
          <w:szCs w:val="28"/>
          <w:lang w:val="nl-NL"/>
        </w:rPr>
        <w:t xml:space="preserve"> công ty kiểm toán độc lập </w:t>
      </w:r>
      <w:r w:rsidR="00FC39DB" w:rsidRPr="0053469D">
        <w:rPr>
          <w:rFonts w:cs="Times New Roman"/>
          <w:sz w:val="28"/>
          <w:szCs w:val="28"/>
          <w:lang w:val="nl-NL"/>
        </w:rPr>
        <w:t>liên quan đến lĩnh vực tiền tệ, ngân hàng</w:t>
      </w:r>
      <w:r w:rsidR="00864799" w:rsidRPr="000F37A1">
        <w:rPr>
          <w:rFonts w:cs="Times New Roman"/>
          <w:sz w:val="28"/>
          <w:szCs w:val="28"/>
          <w:lang w:val="nl-NL"/>
        </w:rPr>
        <w:t>;</w:t>
      </w:r>
    </w:p>
    <w:p w14:paraId="4B990556" w14:textId="6E4A2ACB" w:rsidR="00BF41B7" w:rsidRPr="000F37A1" w:rsidRDefault="00B04299" w:rsidP="00B72257">
      <w:pPr>
        <w:widowControl w:val="0"/>
        <w:tabs>
          <w:tab w:val="left" w:pos="567"/>
          <w:tab w:val="left" w:pos="709"/>
        </w:tabs>
        <w:ind w:firstLine="709"/>
        <w:rPr>
          <w:rFonts w:cs="Times New Roman"/>
          <w:sz w:val="28"/>
          <w:szCs w:val="28"/>
          <w:lang w:val="nl-NL"/>
        </w:rPr>
      </w:pPr>
      <w:r w:rsidRPr="000F37A1">
        <w:rPr>
          <w:rFonts w:cs="Times New Roman"/>
          <w:sz w:val="28"/>
          <w:szCs w:val="28"/>
          <w:lang w:val="nl-NL"/>
        </w:rPr>
        <w:t>d</w:t>
      </w:r>
      <w:r w:rsidR="00864799" w:rsidRPr="000F37A1">
        <w:rPr>
          <w:rFonts w:cs="Times New Roman"/>
          <w:sz w:val="28"/>
          <w:szCs w:val="28"/>
          <w:lang w:val="nl-NL"/>
        </w:rPr>
        <w:t>) Các tài liệu, thông tin và dữ liệu khác của tổ chức tín dụng, chi nhánh ngân hàng nước ngoài gửi Ngân hàng Nhà nước theo quy định pháp luật và theo yêu cầu của Ngân hàng Nhà nước</w:t>
      </w:r>
      <w:r w:rsidR="00F6554D">
        <w:rPr>
          <w:rFonts w:cs="Times New Roman"/>
          <w:sz w:val="28"/>
          <w:szCs w:val="28"/>
          <w:lang w:val="nl-NL"/>
        </w:rPr>
        <w:t>.</w:t>
      </w:r>
    </w:p>
    <w:p w14:paraId="53CC331F" w14:textId="77777777" w:rsidR="00864799" w:rsidRPr="000F37A1" w:rsidRDefault="00864799" w:rsidP="00B72257">
      <w:pPr>
        <w:widowControl w:val="0"/>
        <w:tabs>
          <w:tab w:val="left" w:pos="567"/>
          <w:tab w:val="left" w:pos="709"/>
        </w:tabs>
        <w:ind w:firstLine="709"/>
        <w:rPr>
          <w:rFonts w:cs="Times New Roman"/>
          <w:sz w:val="28"/>
          <w:szCs w:val="28"/>
          <w:lang w:val="nl-NL"/>
        </w:rPr>
      </w:pPr>
      <w:r w:rsidRPr="000F37A1">
        <w:rPr>
          <w:rFonts w:cs="Times New Roman"/>
          <w:sz w:val="28"/>
          <w:szCs w:val="28"/>
          <w:lang w:val="nl-NL"/>
        </w:rPr>
        <w:t>2. Số liệu được sử dụng để tính điểm xếp hạng là:</w:t>
      </w:r>
    </w:p>
    <w:p w14:paraId="5BD1FF48"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a) Số liệu riêng lẻ của các tổ chức tín dụng, chi nhánh ngân hàng nước ngoài (không bao gồm công ty con, công ty liên kết);</w:t>
      </w:r>
    </w:p>
    <w:p w14:paraId="223B50E3"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b) Số liệu tại thời điểm ngày 31 tháng 12 hàng năm của tổ chức tín dụng, chi nhánh ngân hàng nước ngoài, ngoại trừ các chỉ tiêu được tính bình quân; </w:t>
      </w:r>
    </w:p>
    <w:p w14:paraId="589AE53D" w14:textId="5542A6B1" w:rsidR="00864799" w:rsidRPr="000F37A1" w:rsidRDefault="00864799" w:rsidP="00B72257">
      <w:pPr>
        <w:widowControl w:val="0"/>
        <w:tabs>
          <w:tab w:val="left" w:pos="567"/>
          <w:tab w:val="left" w:pos="709"/>
        </w:tabs>
        <w:ind w:firstLine="709"/>
        <w:rPr>
          <w:rFonts w:cs="Times New Roman"/>
          <w:sz w:val="28"/>
          <w:szCs w:val="28"/>
          <w:lang w:val="nl-NL"/>
        </w:rPr>
      </w:pPr>
      <w:r w:rsidRPr="000F37A1">
        <w:rPr>
          <w:rFonts w:cs="Times New Roman"/>
          <w:sz w:val="28"/>
          <w:szCs w:val="28"/>
          <w:lang w:val="nl-NL"/>
        </w:rPr>
        <w:t xml:space="preserve">c) Trường hợp thực hiện xếp hạng theo quy định tại </w:t>
      </w:r>
      <w:bookmarkStart w:id="11" w:name="tc_2"/>
      <w:r w:rsidRPr="000F37A1">
        <w:rPr>
          <w:rFonts w:cs="Times New Roman"/>
          <w:sz w:val="28"/>
          <w:szCs w:val="28"/>
          <w:lang w:val="nl-NL"/>
        </w:rPr>
        <w:t>khoản 3 Điều 2</w:t>
      </w:r>
      <w:r w:rsidR="00553595" w:rsidRPr="000F37A1">
        <w:rPr>
          <w:rFonts w:cs="Times New Roman"/>
          <w:sz w:val="28"/>
          <w:szCs w:val="28"/>
          <w:lang w:val="nl-NL"/>
        </w:rPr>
        <w:t>2</w:t>
      </w:r>
      <w:r w:rsidRPr="000F37A1">
        <w:rPr>
          <w:rFonts w:cs="Times New Roman"/>
          <w:sz w:val="28"/>
          <w:szCs w:val="28"/>
          <w:lang w:val="nl-NL"/>
        </w:rPr>
        <w:t xml:space="preserve"> Thông tư này</w:t>
      </w:r>
      <w:bookmarkEnd w:id="11"/>
      <w:r w:rsidRPr="000F37A1">
        <w:rPr>
          <w:rFonts w:cs="Times New Roman"/>
          <w:sz w:val="28"/>
          <w:szCs w:val="28"/>
          <w:lang w:val="nl-NL"/>
        </w:rPr>
        <w:t>, Thống đốc Ngân hàng Nhà nước quyết định phạm vi tài liệu, thông tin, dữ liệu được sử dụng để tính điểm xếp hạng các tổ chức tín dụng, chi nhánh ngân hàng nước ngoài.</w:t>
      </w:r>
    </w:p>
    <w:p w14:paraId="495927A8" w14:textId="77777777" w:rsidR="00864799" w:rsidRPr="000F37A1" w:rsidRDefault="00864799" w:rsidP="00B72257">
      <w:pPr>
        <w:widowControl w:val="0"/>
        <w:tabs>
          <w:tab w:val="left" w:pos="709"/>
        </w:tabs>
        <w:ind w:firstLine="709"/>
        <w:rPr>
          <w:rFonts w:cs="Times New Roman"/>
          <w:b/>
          <w:sz w:val="28"/>
          <w:szCs w:val="28"/>
          <w:lang w:val="nl-NL"/>
        </w:rPr>
      </w:pPr>
      <w:bookmarkStart w:id="12" w:name="dieu_6"/>
      <w:r w:rsidRPr="000F37A1">
        <w:rPr>
          <w:rFonts w:cs="Times New Roman"/>
          <w:b/>
          <w:sz w:val="28"/>
          <w:szCs w:val="28"/>
          <w:lang w:val="nl-NL"/>
        </w:rPr>
        <w:t>Điều 6. Hệ thống tiêu chí xếp hạng</w:t>
      </w:r>
      <w:bookmarkEnd w:id="12"/>
    </w:p>
    <w:p w14:paraId="7C533158"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1. Hệ thống tiêu chí được sử dụng để xếp hạng tổ chức tín dụng, chi nhánh ngân hàng nước ngoài bao gồm: </w:t>
      </w:r>
    </w:p>
    <w:p w14:paraId="1E98EA97"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a) Vốn (C);</w:t>
      </w:r>
    </w:p>
    <w:p w14:paraId="6B6C72CD"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b) Chất lượng tài sản (A);</w:t>
      </w:r>
    </w:p>
    <w:p w14:paraId="3A7D1B68"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c) Q</w:t>
      </w:r>
      <w:r w:rsidRPr="000F37A1">
        <w:rPr>
          <w:rFonts w:cs="Times New Roman"/>
          <w:sz w:val="28"/>
          <w:szCs w:val="28"/>
          <w:lang w:val="vi-VN"/>
        </w:rPr>
        <w:t>uản trị điều hành</w:t>
      </w:r>
      <w:r w:rsidRPr="000F37A1">
        <w:rPr>
          <w:rFonts w:cs="Times New Roman"/>
          <w:sz w:val="28"/>
          <w:szCs w:val="28"/>
          <w:lang w:val="nl-NL"/>
        </w:rPr>
        <w:t xml:space="preserve"> (M);</w:t>
      </w:r>
    </w:p>
    <w:p w14:paraId="6C914536"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d) Kết quả hoạt động kinh doanh (E);</w:t>
      </w:r>
    </w:p>
    <w:p w14:paraId="1C19200E"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đ) Khả năng thanh khoản (L);</w:t>
      </w:r>
    </w:p>
    <w:p w14:paraId="0AEF813F"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lastRenderedPageBreak/>
        <w:t>e) Mức độ nhạy cảm đối với rủi ro thị trường (S).</w:t>
      </w:r>
    </w:p>
    <w:p w14:paraId="213DFE4B"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2. Tổ chức tín dụng, chi nhánh ngân hàng nước ngoài được tính điểm theo các tiêu chí, nhóm chỉ tiêu được quy định tại </w:t>
      </w:r>
      <w:bookmarkStart w:id="13" w:name="tc_3"/>
      <w:r w:rsidRPr="000F37A1">
        <w:rPr>
          <w:rFonts w:cs="Times New Roman"/>
          <w:sz w:val="28"/>
          <w:szCs w:val="28"/>
        </w:rPr>
        <w:t>Điều 7, 8</w:t>
      </w:r>
      <w:bookmarkEnd w:id="13"/>
      <w:r w:rsidRPr="000F37A1">
        <w:rPr>
          <w:rFonts w:cs="Times New Roman"/>
          <w:sz w:val="28"/>
          <w:szCs w:val="28"/>
        </w:rPr>
        <w:t xml:space="preserve">, </w:t>
      </w:r>
      <w:bookmarkStart w:id="14" w:name="tc_4"/>
      <w:r w:rsidRPr="000F37A1">
        <w:rPr>
          <w:rFonts w:cs="Times New Roman"/>
          <w:sz w:val="28"/>
          <w:szCs w:val="28"/>
        </w:rPr>
        <w:t>9, 10</w:t>
      </w:r>
      <w:bookmarkEnd w:id="14"/>
      <w:r w:rsidRPr="000F37A1">
        <w:rPr>
          <w:rFonts w:cs="Times New Roman"/>
          <w:sz w:val="28"/>
          <w:szCs w:val="28"/>
        </w:rPr>
        <w:t xml:space="preserve">, </w:t>
      </w:r>
      <w:bookmarkStart w:id="15" w:name="tc_5"/>
      <w:r w:rsidRPr="000F37A1">
        <w:rPr>
          <w:rFonts w:cs="Times New Roman"/>
          <w:sz w:val="28"/>
          <w:szCs w:val="28"/>
        </w:rPr>
        <w:t>11, 12 Thông tư này.</w:t>
      </w:r>
      <w:bookmarkEnd w:id="15"/>
    </w:p>
    <w:p w14:paraId="625143C2" w14:textId="77777777" w:rsidR="00864799" w:rsidRPr="000F37A1" w:rsidRDefault="00864799" w:rsidP="00C32970">
      <w:pPr>
        <w:widowControl w:val="0"/>
        <w:tabs>
          <w:tab w:val="left" w:pos="709"/>
        </w:tabs>
        <w:jc w:val="center"/>
        <w:rPr>
          <w:rFonts w:cs="Times New Roman"/>
          <w:b/>
          <w:sz w:val="28"/>
          <w:szCs w:val="28"/>
        </w:rPr>
      </w:pPr>
      <w:bookmarkStart w:id="16" w:name="chuong_2"/>
      <w:r w:rsidRPr="000F37A1">
        <w:rPr>
          <w:rFonts w:cs="Times New Roman"/>
          <w:b/>
          <w:sz w:val="28"/>
          <w:szCs w:val="28"/>
        </w:rPr>
        <w:t>Chương II</w:t>
      </w:r>
      <w:bookmarkEnd w:id="16"/>
    </w:p>
    <w:p w14:paraId="62A15260" w14:textId="77777777" w:rsidR="00864799" w:rsidRPr="000F37A1" w:rsidRDefault="00864799" w:rsidP="00B72257">
      <w:pPr>
        <w:widowControl w:val="0"/>
        <w:tabs>
          <w:tab w:val="left" w:pos="709"/>
        </w:tabs>
        <w:jc w:val="center"/>
        <w:rPr>
          <w:rFonts w:cs="Times New Roman"/>
          <w:b/>
          <w:sz w:val="28"/>
          <w:szCs w:val="28"/>
        </w:rPr>
      </w:pPr>
      <w:bookmarkStart w:id="17" w:name="chuong_2_name"/>
      <w:r w:rsidRPr="000F37A1">
        <w:rPr>
          <w:rFonts w:cs="Times New Roman"/>
          <w:b/>
          <w:sz w:val="28"/>
          <w:szCs w:val="28"/>
        </w:rPr>
        <w:t>QUY ĐỊNH CỤ THỂ</w:t>
      </w:r>
      <w:bookmarkEnd w:id="17"/>
    </w:p>
    <w:p w14:paraId="70A0C676" w14:textId="0DC0CBAD" w:rsidR="00FC58F5" w:rsidRPr="000F37A1" w:rsidRDefault="00864799" w:rsidP="00C32970">
      <w:pPr>
        <w:widowControl w:val="0"/>
        <w:tabs>
          <w:tab w:val="left" w:pos="709"/>
        </w:tabs>
        <w:jc w:val="center"/>
        <w:rPr>
          <w:rFonts w:cs="Times New Roman"/>
          <w:b/>
          <w:sz w:val="28"/>
          <w:szCs w:val="28"/>
        </w:rPr>
      </w:pPr>
      <w:bookmarkStart w:id="18" w:name="muc_1"/>
      <w:r w:rsidRPr="000F37A1">
        <w:rPr>
          <w:rFonts w:cs="Times New Roman"/>
          <w:b/>
          <w:sz w:val="28"/>
          <w:szCs w:val="28"/>
        </w:rPr>
        <w:t>Mục 1</w:t>
      </w:r>
      <w:bookmarkEnd w:id="18"/>
    </w:p>
    <w:p w14:paraId="61E2121A" w14:textId="1F00FEF6" w:rsidR="00864799" w:rsidRPr="000F37A1" w:rsidRDefault="00864799" w:rsidP="00C32970">
      <w:pPr>
        <w:widowControl w:val="0"/>
        <w:tabs>
          <w:tab w:val="left" w:pos="709"/>
        </w:tabs>
        <w:jc w:val="center"/>
        <w:rPr>
          <w:rFonts w:cs="Times New Roman"/>
          <w:b/>
          <w:sz w:val="28"/>
          <w:szCs w:val="28"/>
        </w:rPr>
      </w:pPr>
      <w:bookmarkStart w:id="19" w:name="muc_1_name"/>
      <w:r w:rsidRPr="000F37A1">
        <w:rPr>
          <w:rFonts w:cs="Times New Roman"/>
          <w:b/>
          <w:sz w:val="28"/>
          <w:szCs w:val="28"/>
        </w:rPr>
        <w:t>TIÊU CHÍ, NHÓM CHỈ TIÊU XẾP HẠNG</w:t>
      </w:r>
      <w:bookmarkEnd w:id="19"/>
    </w:p>
    <w:p w14:paraId="38DD587F" w14:textId="77777777" w:rsidR="00864799" w:rsidRPr="000F37A1" w:rsidRDefault="00864799" w:rsidP="00B72257">
      <w:pPr>
        <w:widowControl w:val="0"/>
        <w:tabs>
          <w:tab w:val="left" w:pos="709"/>
        </w:tabs>
        <w:ind w:firstLine="709"/>
        <w:rPr>
          <w:rFonts w:cs="Times New Roman"/>
          <w:b/>
          <w:sz w:val="28"/>
          <w:szCs w:val="28"/>
        </w:rPr>
      </w:pPr>
      <w:bookmarkStart w:id="20" w:name="dieu_7"/>
      <w:r w:rsidRPr="000F37A1">
        <w:rPr>
          <w:rFonts w:cs="Times New Roman"/>
          <w:b/>
          <w:sz w:val="28"/>
          <w:szCs w:val="28"/>
        </w:rPr>
        <w:t>Điều 7. Vốn</w:t>
      </w:r>
      <w:bookmarkEnd w:id="20"/>
      <w:r w:rsidRPr="000F37A1">
        <w:rPr>
          <w:rFonts w:cs="Times New Roman"/>
          <w:b/>
          <w:sz w:val="28"/>
          <w:szCs w:val="28"/>
        </w:rPr>
        <w:t xml:space="preserve"> </w:t>
      </w:r>
    </w:p>
    <w:p w14:paraId="1E98CCF1"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Tiêu chí vốn của tổ chức tín dụng, chi nhánh ngân hàng nước ngoài được đánh giá, cho điểm theo các nhóm chỉ tiêu sau đây: </w:t>
      </w:r>
    </w:p>
    <w:p w14:paraId="66FAF3FE"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1. Nhóm chỉ tiêu định lượng: </w:t>
      </w:r>
    </w:p>
    <w:p w14:paraId="446F4B30"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a) Tỷ lệ an toàn vốn;</w:t>
      </w:r>
    </w:p>
    <w:p w14:paraId="7CA44A33"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b) Tỷ lệ an toàn vốn cấp 1.</w:t>
      </w:r>
    </w:p>
    <w:p w14:paraId="45BF7798"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2. Nhóm chỉ tiêu định tính: </w:t>
      </w:r>
    </w:p>
    <w:p w14:paraId="28A5B6A8" w14:textId="4EA93EC1" w:rsidR="00864799" w:rsidRPr="000F37A1" w:rsidRDefault="00BF41B7" w:rsidP="00B72257">
      <w:pPr>
        <w:widowControl w:val="0"/>
        <w:tabs>
          <w:tab w:val="left" w:pos="709"/>
        </w:tabs>
        <w:ind w:firstLine="709"/>
        <w:rPr>
          <w:rFonts w:cs="Times New Roman"/>
          <w:sz w:val="28"/>
          <w:szCs w:val="28"/>
        </w:rPr>
      </w:pPr>
      <w:r w:rsidRPr="000F37A1">
        <w:rPr>
          <w:rFonts w:cs="Times New Roman"/>
          <w:sz w:val="28"/>
          <w:szCs w:val="28"/>
        </w:rPr>
        <w:t>a</w:t>
      </w:r>
      <w:r w:rsidR="00864799" w:rsidRPr="000F37A1">
        <w:rPr>
          <w:rFonts w:cs="Times New Roman"/>
          <w:sz w:val="28"/>
          <w:szCs w:val="28"/>
        </w:rPr>
        <w:t>) Tuân thủ tỷ lệ an toàn vốn tối thiểu theo quy định;</w:t>
      </w:r>
    </w:p>
    <w:p w14:paraId="785D162E" w14:textId="4DD95445" w:rsidR="00864799" w:rsidRPr="000F37A1" w:rsidRDefault="00BF41B7" w:rsidP="00B72257">
      <w:pPr>
        <w:widowControl w:val="0"/>
        <w:tabs>
          <w:tab w:val="left" w:pos="709"/>
        </w:tabs>
        <w:ind w:firstLine="709"/>
        <w:rPr>
          <w:rFonts w:cs="Times New Roman"/>
          <w:sz w:val="28"/>
          <w:szCs w:val="28"/>
        </w:rPr>
      </w:pPr>
      <w:r w:rsidRPr="000F37A1">
        <w:rPr>
          <w:rFonts w:cs="Times New Roman"/>
          <w:sz w:val="28"/>
          <w:szCs w:val="28"/>
        </w:rPr>
        <w:t>b</w:t>
      </w:r>
      <w:r w:rsidR="00864799" w:rsidRPr="000F37A1">
        <w:rPr>
          <w:rFonts w:cs="Times New Roman"/>
          <w:sz w:val="28"/>
          <w:szCs w:val="28"/>
        </w:rPr>
        <w:t>) Tuân thủ các quy định pháp luật về giá trị thực của vốn điều lệ, vốn được cấp;</w:t>
      </w:r>
    </w:p>
    <w:p w14:paraId="2628EA09" w14:textId="2582B2F6" w:rsidR="00864799" w:rsidRPr="000F37A1" w:rsidRDefault="00BF41B7" w:rsidP="00B72257">
      <w:pPr>
        <w:widowControl w:val="0"/>
        <w:tabs>
          <w:tab w:val="left" w:pos="709"/>
        </w:tabs>
        <w:ind w:firstLine="709"/>
        <w:rPr>
          <w:rFonts w:cs="Times New Roman"/>
          <w:sz w:val="28"/>
          <w:szCs w:val="28"/>
        </w:rPr>
      </w:pPr>
      <w:r w:rsidRPr="000F37A1">
        <w:rPr>
          <w:rFonts w:cs="Times New Roman"/>
          <w:sz w:val="28"/>
          <w:szCs w:val="28"/>
        </w:rPr>
        <w:t>c</w:t>
      </w:r>
      <w:r w:rsidR="00864799" w:rsidRPr="000F37A1">
        <w:rPr>
          <w:rFonts w:cs="Times New Roman"/>
          <w:sz w:val="28"/>
          <w:szCs w:val="28"/>
        </w:rPr>
        <w:t>) Tuân thủ các quy định pháp luật về đánh giá nội bộ về mức đủ vốn.</w:t>
      </w:r>
    </w:p>
    <w:p w14:paraId="0AA7108C" w14:textId="77777777" w:rsidR="00864799" w:rsidRPr="000F37A1" w:rsidRDefault="00864799" w:rsidP="00B72257">
      <w:pPr>
        <w:widowControl w:val="0"/>
        <w:tabs>
          <w:tab w:val="left" w:pos="709"/>
        </w:tabs>
        <w:ind w:firstLine="709"/>
        <w:rPr>
          <w:rFonts w:cs="Times New Roman"/>
          <w:b/>
          <w:sz w:val="28"/>
          <w:szCs w:val="28"/>
        </w:rPr>
      </w:pPr>
      <w:bookmarkStart w:id="21" w:name="dieu_8"/>
      <w:r w:rsidRPr="000F37A1">
        <w:rPr>
          <w:rFonts w:cs="Times New Roman"/>
          <w:b/>
          <w:sz w:val="28"/>
          <w:szCs w:val="28"/>
        </w:rPr>
        <w:t>Điều 8. Chất lượng tài sản</w:t>
      </w:r>
      <w:bookmarkEnd w:id="21"/>
      <w:r w:rsidRPr="000F37A1">
        <w:rPr>
          <w:rFonts w:cs="Times New Roman"/>
          <w:b/>
          <w:sz w:val="28"/>
          <w:szCs w:val="28"/>
        </w:rPr>
        <w:t xml:space="preserve"> </w:t>
      </w:r>
    </w:p>
    <w:p w14:paraId="463283F4"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Tiêu chí chất lượng tài sản của tổ chức tín dụng, chi nhánh ngân hàng nước ngoài được đánh giá, cho điểm theo các nhóm chỉ tiêu sau đây: </w:t>
      </w:r>
    </w:p>
    <w:p w14:paraId="1AFD1138"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1. Nhóm chỉ tiêu định lượng: </w:t>
      </w:r>
    </w:p>
    <w:p w14:paraId="798A4232" w14:textId="77777777" w:rsidR="00864799" w:rsidRPr="000F37A1" w:rsidRDefault="00864799" w:rsidP="00B72257">
      <w:pPr>
        <w:widowControl w:val="0"/>
        <w:tabs>
          <w:tab w:val="left" w:pos="709"/>
        </w:tabs>
        <w:ind w:firstLine="709"/>
        <w:rPr>
          <w:rFonts w:cs="Times New Roman"/>
          <w:sz w:val="28"/>
          <w:szCs w:val="28"/>
        </w:rPr>
      </w:pPr>
      <w:r w:rsidRPr="000F37A1">
        <w:rPr>
          <w:rFonts w:cs="Times New Roman"/>
          <w:sz w:val="28"/>
          <w:szCs w:val="28"/>
        </w:rPr>
        <w:t xml:space="preserve">a) Tỷ lệ nợ xấu, nợ </w:t>
      </w:r>
      <w:r w:rsidRPr="000F37A1">
        <w:rPr>
          <w:rFonts w:cs="Times New Roman"/>
          <w:sz w:val="28"/>
          <w:szCs w:val="28"/>
          <w:lang w:val="nl-NL"/>
        </w:rPr>
        <w:t>xấu đã bán cho VAMC chưa xử lý được</w:t>
      </w:r>
      <w:r w:rsidRPr="000F37A1">
        <w:rPr>
          <w:rFonts w:cs="Times New Roman"/>
          <w:sz w:val="28"/>
          <w:szCs w:val="28"/>
        </w:rPr>
        <w:t xml:space="preserve"> và nợ cơ cấu tiềm ẩn trở thành nợ xấu so với tổng nợ </w:t>
      </w:r>
      <w:r w:rsidRPr="000F37A1">
        <w:rPr>
          <w:rFonts w:cs="Times New Roman"/>
          <w:sz w:val="28"/>
          <w:szCs w:val="28"/>
          <w:lang w:val="nl-NL"/>
        </w:rPr>
        <w:t>cộng thêm các khoản nợ xấu đã bán cho VAMC chưa xử lý được</w:t>
      </w:r>
      <w:r w:rsidRPr="000F37A1">
        <w:rPr>
          <w:rFonts w:cs="Times New Roman"/>
          <w:sz w:val="28"/>
          <w:szCs w:val="28"/>
        </w:rPr>
        <w:t>;</w:t>
      </w:r>
    </w:p>
    <w:p w14:paraId="481A627D"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b) Tỷ lệ nợ nhóm 2 so với tổng nợ;</w:t>
      </w:r>
    </w:p>
    <w:p w14:paraId="374125A9" w14:textId="484892C3"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c) </w:t>
      </w:r>
      <w:r w:rsidR="00A44F68" w:rsidRPr="000F37A1">
        <w:rPr>
          <w:rFonts w:cs="Times New Roman"/>
          <w:bCs/>
          <w:sz w:val="28"/>
          <w:szCs w:val="28"/>
          <w:lang w:val="nl-NL"/>
        </w:rPr>
        <w:t xml:space="preserve">Tỷ lệ dư nợ tín dụng </w:t>
      </w:r>
      <w:r w:rsidR="00FF13FE" w:rsidRPr="000F37A1">
        <w:rPr>
          <w:rFonts w:cs="Times New Roman"/>
          <w:bCs/>
          <w:sz w:val="28"/>
          <w:szCs w:val="28"/>
          <w:lang w:val="nl-NL"/>
        </w:rPr>
        <w:t>đối với</w:t>
      </w:r>
      <w:r w:rsidR="009C4B1A" w:rsidRPr="000F37A1">
        <w:rPr>
          <w:rFonts w:cs="Times New Roman"/>
          <w:bCs/>
          <w:sz w:val="28"/>
          <w:szCs w:val="28"/>
          <w:lang w:val="nl-NL"/>
        </w:rPr>
        <w:t xml:space="preserve"> 100 khách hàng</w:t>
      </w:r>
      <w:r w:rsidR="00A44F68" w:rsidRPr="000F37A1">
        <w:rPr>
          <w:rFonts w:cs="Times New Roman"/>
          <w:bCs/>
          <w:sz w:val="28"/>
          <w:szCs w:val="28"/>
          <w:lang w:val="nl-NL"/>
        </w:rPr>
        <w:t xml:space="preserve"> có dư nợ tín dụng lớn nhất so với dư nợ tín dụng đối với tổ chức kinh tế, cá nhân</w:t>
      </w:r>
      <w:r w:rsidRPr="000F37A1">
        <w:rPr>
          <w:rFonts w:cs="Times New Roman"/>
          <w:sz w:val="28"/>
          <w:szCs w:val="28"/>
          <w:lang w:val="nl-NL"/>
        </w:rPr>
        <w:t>;</w:t>
      </w:r>
    </w:p>
    <w:p w14:paraId="594E8C79"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d) Tỷ lệ nợ và cam kết ngoại bảng từ nhóm 3 đến nhóm 5 so với tổng nợ và các cam kết ngoại bảng từ nhóm 1 đến nhóm 5;</w:t>
      </w:r>
    </w:p>
    <w:p w14:paraId="22F50DE6" w14:textId="154D319C" w:rsidR="00864799" w:rsidRPr="000F37A1" w:rsidRDefault="00B04299" w:rsidP="00B72257">
      <w:pPr>
        <w:widowControl w:val="0"/>
        <w:tabs>
          <w:tab w:val="left" w:pos="709"/>
        </w:tabs>
        <w:ind w:firstLine="709"/>
        <w:rPr>
          <w:rFonts w:cs="Times New Roman"/>
          <w:sz w:val="28"/>
          <w:szCs w:val="28"/>
          <w:lang w:val="nl-NL"/>
        </w:rPr>
      </w:pPr>
      <w:r w:rsidRPr="000F37A1">
        <w:rPr>
          <w:rFonts w:cs="Times New Roman"/>
          <w:sz w:val="28"/>
          <w:szCs w:val="28"/>
          <w:lang w:val="nl-NL"/>
        </w:rPr>
        <w:t>đ</w:t>
      </w:r>
      <w:r w:rsidR="00864799" w:rsidRPr="000F37A1">
        <w:rPr>
          <w:rFonts w:cs="Times New Roman"/>
          <w:sz w:val="28"/>
          <w:szCs w:val="28"/>
          <w:lang w:val="nl-NL"/>
        </w:rPr>
        <w:t>) Tỷ lệ dự phòng rủi ro chứng khoán kinh doanh, chứng khoán đầu tư (không bao gồm dự phòng rủi ro đã trích lập liên quan đến trái phiếu đặc biệt khi bán nợ cho VAMC) so với tổng số dư chứng khoán kinh doanh, chứng khoán đầu tư (không bao gồm số dư trái phiếu đặc biệt khi bán nợ cho VAMC);</w:t>
      </w:r>
    </w:p>
    <w:p w14:paraId="2E22F2B8" w14:textId="061DA3F6" w:rsidR="00864799" w:rsidRPr="000F37A1" w:rsidRDefault="00B04299" w:rsidP="00B72257">
      <w:pPr>
        <w:widowControl w:val="0"/>
        <w:tabs>
          <w:tab w:val="left" w:pos="709"/>
        </w:tabs>
        <w:ind w:firstLine="709"/>
        <w:rPr>
          <w:rFonts w:cs="Times New Roman"/>
          <w:sz w:val="28"/>
          <w:szCs w:val="28"/>
          <w:lang w:val="nl-NL"/>
        </w:rPr>
      </w:pPr>
      <w:r w:rsidRPr="000F37A1">
        <w:rPr>
          <w:rFonts w:cs="Times New Roman"/>
          <w:sz w:val="28"/>
          <w:szCs w:val="28"/>
          <w:lang w:val="nl-NL"/>
        </w:rPr>
        <w:t>e</w:t>
      </w:r>
      <w:r w:rsidR="00864799" w:rsidRPr="000F37A1">
        <w:rPr>
          <w:rFonts w:cs="Times New Roman"/>
          <w:sz w:val="28"/>
          <w:szCs w:val="28"/>
          <w:lang w:val="nl-NL"/>
        </w:rPr>
        <w:t xml:space="preserve">) Tỷ lệ dư nợ tín dụng để đầu tư, kinh doanh bất động sản so với tổng dư </w:t>
      </w:r>
      <w:r w:rsidR="00864799" w:rsidRPr="000F37A1">
        <w:rPr>
          <w:rFonts w:cs="Times New Roman"/>
          <w:sz w:val="28"/>
          <w:szCs w:val="28"/>
          <w:lang w:val="nl-NL"/>
        </w:rPr>
        <w:lastRenderedPageBreak/>
        <w:t>nợ tín dụng (không bao gồm dư nợ tín dụng đối với tổ chức tín dụng, chi nhánh ngân hàng nước ngoài khác);</w:t>
      </w:r>
    </w:p>
    <w:p w14:paraId="0DC63F3C" w14:textId="22898263" w:rsidR="00620D9C" w:rsidRPr="000F37A1" w:rsidRDefault="00B04299" w:rsidP="00B72257">
      <w:pPr>
        <w:widowControl w:val="0"/>
        <w:tabs>
          <w:tab w:val="left" w:pos="709"/>
        </w:tabs>
        <w:ind w:firstLine="709"/>
        <w:rPr>
          <w:rFonts w:cs="Times New Roman"/>
          <w:bCs/>
          <w:sz w:val="28"/>
          <w:szCs w:val="28"/>
        </w:rPr>
      </w:pPr>
      <w:r w:rsidRPr="000F37A1">
        <w:rPr>
          <w:rFonts w:cs="Times New Roman"/>
          <w:sz w:val="28"/>
          <w:szCs w:val="28"/>
          <w:lang w:val="nl-NL"/>
        </w:rPr>
        <w:t>g</w:t>
      </w:r>
      <w:r w:rsidR="00620D9C" w:rsidRPr="000F37A1">
        <w:rPr>
          <w:rFonts w:cs="Times New Roman"/>
          <w:sz w:val="28"/>
          <w:szCs w:val="28"/>
          <w:lang w:val="nl-NL"/>
        </w:rPr>
        <w:t xml:space="preserve">) Tỷ lệ </w:t>
      </w:r>
      <w:r w:rsidR="00620D9C" w:rsidRPr="000F37A1">
        <w:rPr>
          <w:rFonts w:cs="Times New Roman"/>
          <w:bCs/>
          <w:sz w:val="28"/>
          <w:szCs w:val="28"/>
        </w:rPr>
        <w:t>dự phòng cụ thể đã trích lập so với nợ nhóm 2 đến nhóm 5;</w:t>
      </w:r>
    </w:p>
    <w:p w14:paraId="097491BB" w14:textId="7647BD60" w:rsidR="00620D9C" w:rsidRPr="000F37A1" w:rsidRDefault="00B04299" w:rsidP="00B72257">
      <w:pPr>
        <w:widowControl w:val="0"/>
        <w:tabs>
          <w:tab w:val="left" w:pos="709"/>
        </w:tabs>
        <w:ind w:firstLine="709"/>
        <w:rPr>
          <w:rFonts w:cs="Times New Roman"/>
          <w:sz w:val="28"/>
          <w:szCs w:val="28"/>
          <w:lang w:val="nl-NL"/>
        </w:rPr>
      </w:pPr>
      <w:r w:rsidRPr="000F37A1">
        <w:rPr>
          <w:rFonts w:cs="Times New Roman"/>
          <w:bCs/>
          <w:sz w:val="28"/>
          <w:szCs w:val="28"/>
        </w:rPr>
        <w:t>h</w:t>
      </w:r>
      <w:r w:rsidR="00620D9C" w:rsidRPr="000F37A1">
        <w:rPr>
          <w:rFonts w:cs="Times New Roman"/>
          <w:bCs/>
          <w:sz w:val="28"/>
          <w:szCs w:val="28"/>
        </w:rPr>
        <w:t xml:space="preserve">) Tỷ lệ </w:t>
      </w:r>
      <w:r w:rsidR="00930F41" w:rsidRPr="000F37A1">
        <w:rPr>
          <w:rFonts w:cs="Times New Roman"/>
          <w:bCs/>
          <w:sz w:val="28"/>
          <w:szCs w:val="28"/>
        </w:rPr>
        <w:t>T</w:t>
      </w:r>
      <w:r w:rsidR="00620D9C" w:rsidRPr="000F37A1">
        <w:rPr>
          <w:rFonts w:cs="Times New Roman"/>
          <w:bCs/>
          <w:sz w:val="28"/>
          <w:szCs w:val="28"/>
        </w:rPr>
        <w:t xml:space="preserve">ài sản </w:t>
      </w:r>
      <w:r w:rsidR="00930F41" w:rsidRPr="000F37A1">
        <w:rPr>
          <w:rFonts w:cs="Times New Roman"/>
          <w:bCs/>
          <w:sz w:val="28"/>
          <w:szCs w:val="28"/>
        </w:rPr>
        <w:t>C</w:t>
      </w:r>
      <w:r w:rsidR="00620D9C" w:rsidRPr="000F37A1">
        <w:rPr>
          <w:rFonts w:cs="Times New Roman"/>
          <w:bCs/>
          <w:sz w:val="28"/>
          <w:szCs w:val="28"/>
        </w:rPr>
        <w:t xml:space="preserve">ó khác </w:t>
      </w:r>
      <w:r w:rsidR="008E6975" w:rsidRPr="000F37A1">
        <w:rPr>
          <w:rFonts w:cs="Times New Roman"/>
          <w:bCs/>
          <w:sz w:val="28"/>
          <w:szCs w:val="28"/>
        </w:rPr>
        <w:t xml:space="preserve">bình quân </w:t>
      </w:r>
      <w:r w:rsidR="00620D9C" w:rsidRPr="000F37A1">
        <w:rPr>
          <w:rFonts w:cs="Times New Roman"/>
          <w:bCs/>
          <w:sz w:val="28"/>
          <w:szCs w:val="28"/>
        </w:rPr>
        <w:t>so với Tổng tài sản</w:t>
      </w:r>
      <w:r w:rsidR="008E6975" w:rsidRPr="000F37A1">
        <w:rPr>
          <w:rFonts w:cs="Times New Roman"/>
          <w:bCs/>
          <w:sz w:val="28"/>
          <w:szCs w:val="28"/>
        </w:rPr>
        <w:t xml:space="preserve"> bình quân</w:t>
      </w:r>
      <w:r w:rsidR="00620D9C" w:rsidRPr="000F37A1">
        <w:rPr>
          <w:rFonts w:cs="Times New Roman"/>
          <w:bCs/>
          <w:sz w:val="28"/>
          <w:szCs w:val="28"/>
        </w:rPr>
        <w:t>.</w:t>
      </w:r>
    </w:p>
    <w:p w14:paraId="5807577F"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2. Nhóm chỉ tiêu định tính: </w:t>
      </w:r>
    </w:p>
    <w:p w14:paraId="2CB4958E" w14:textId="50074161"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a) Tuân thủ các quy định của pháp luật về hoạt động cấp tín dụng;</w:t>
      </w:r>
    </w:p>
    <w:p w14:paraId="1A8CEB4E" w14:textId="32C303B1" w:rsidR="00864799" w:rsidRPr="000F37A1" w:rsidRDefault="00B04299" w:rsidP="00B72257">
      <w:pPr>
        <w:widowControl w:val="0"/>
        <w:tabs>
          <w:tab w:val="left" w:pos="709"/>
        </w:tabs>
        <w:ind w:firstLine="709"/>
        <w:rPr>
          <w:rFonts w:cs="Times New Roman"/>
          <w:sz w:val="28"/>
          <w:szCs w:val="28"/>
          <w:lang w:val="nl-NL"/>
        </w:rPr>
      </w:pPr>
      <w:r w:rsidRPr="000F37A1">
        <w:rPr>
          <w:rFonts w:cs="Times New Roman"/>
          <w:sz w:val="28"/>
          <w:szCs w:val="28"/>
          <w:lang w:val="nl-NL"/>
        </w:rPr>
        <w:t>b</w:t>
      </w:r>
      <w:r w:rsidR="00864799" w:rsidRPr="000F37A1">
        <w:rPr>
          <w:rFonts w:cs="Times New Roman"/>
          <w:sz w:val="28"/>
          <w:szCs w:val="28"/>
          <w:lang w:val="nl-NL"/>
        </w:rPr>
        <w:t>) Tuân thủ các quy định pháp luật về hệ thống xếp hạng tín dụng nội bộ;</w:t>
      </w:r>
    </w:p>
    <w:p w14:paraId="2B2BBEFE" w14:textId="76ADB1F4" w:rsidR="00864799" w:rsidRPr="000F37A1" w:rsidRDefault="00B04299" w:rsidP="00B72257">
      <w:pPr>
        <w:widowControl w:val="0"/>
        <w:tabs>
          <w:tab w:val="left" w:pos="709"/>
        </w:tabs>
        <w:ind w:firstLine="709"/>
        <w:rPr>
          <w:rFonts w:cs="Times New Roman"/>
          <w:sz w:val="28"/>
          <w:szCs w:val="28"/>
          <w:lang w:val="nl-NL"/>
        </w:rPr>
      </w:pPr>
      <w:r w:rsidRPr="000F37A1">
        <w:rPr>
          <w:rFonts w:cs="Times New Roman"/>
          <w:sz w:val="28"/>
          <w:szCs w:val="28"/>
          <w:lang w:val="nl-NL"/>
        </w:rPr>
        <w:t>c</w:t>
      </w:r>
      <w:r w:rsidR="00864799" w:rsidRPr="000F37A1">
        <w:rPr>
          <w:rFonts w:cs="Times New Roman"/>
          <w:sz w:val="28"/>
          <w:szCs w:val="28"/>
          <w:lang w:val="nl-NL"/>
        </w:rPr>
        <w:t>) Tuân thủ các quy định pháp luật về phân loại tài sản có, mức trích, phương pháp trích lập dự phòng rủi ro và việc sử dụng dự phòng rủi ro để xử lý rủi ro trong hoạt động của tổ chức tín dụng, chi nhánh ngân hàng nước ngoài;</w:t>
      </w:r>
    </w:p>
    <w:p w14:paraId="484ADDD4" w14:textId="5095B979" w:rsidR="00864799" w:rsidRPr="000F37A1" w:rsidRDefault="00B04299" w:rsidP="00B72257">
      <w:pPr>
        <w:widowControl w:val="0"/>
        <w:tabs>
          <w:tab w:val="left" w:pos="709"/>
        </w:tabs>
        <w:ind w:firstLine="709"/>
        <w:rPr>
          <w:rFonts w:cs="Times New Roman"/>
          <w:sz w:val="28"/>
          <w:szCs w:val="28"/>
          <w:lang w:val="nl-NL"/>
        </w:rPr>
      </w:pPr>
      <w:r w:rsidRPr="000F37A1">
        <w:rPr>
          <w:rFonts w:cs="Times New Roman"/>
          <w:sz w:val="28"/>
          <w:szCs w:val="28"/>
          <w:lang w:val="nl-NL"/>
        </w:rPr>
        <w:t>d</w:t>
      </w:r>
      <w:r w:rsidR="00864799" w:rsidRPr="000F37A1">
        <w:rPr>
          <w:rFonts w:cs="Times New Roman"/>
          <w:sz w:val="28"/>
          <w:szCs w:val="28"/>
          <w:lang w:val="nl-NL"/>
        </w:rPr>
        <w:t>) Tuân thủ các quy định pháp luật về trích lập và sử dụng các khoản dự phòng tổn thất các khoản đầu tư tài chính, nợ phải thu khó đòi;</w:t>
      </w:r>
    </w:p>
    <w:p w14:paraId="7B2CF9C2" w14:textId="451D90CD" w:rsidR="00864799" w:rsidRPr="000F37A1" w:rsidRDefault="00B04299" w:rsidP="00B72257">
      <w:pPr>
        <w:widowControl w:val="0"/>
        <w:tabs>
          <w:tab w:val="left" w:pos="709"/>
        </w:tabs>
        <w:ind w:firstLine="709"/>
        <w:rPr>
          <w:rFonts w:cs="Times New Roman"/>
          <w:sz w:val="28"/>
          <w:szCs w:val="28"/>
          <w:lang w:val="nl-NL"/>
        </w:rPr>
      </w:pPr>
      <w:r w:rsidRPr="000F37A1">
        <w:rPr>
          <w:rFonts w:cs="Times New Roman"/>
          <w:sz w:val="28"/>
          <w:szCs w:val="28"/>
          <w:lang w:val="nl-NL"/>
        </w:rPr>
        <w:t>đ</w:t>
      </w:r>
      <w:r w:rsidR="00864799" w:rsidRPr="000F37A1">
        <w:rPr>
          <w:rFonts w:cs="Times New Roman"/>
          <w:sz w:val="28"/>
          <w:szCs w:val="28"/>
          <w:lang w:val="nl-NL"/>
        </w:rPr>
        <w:t>) Tuân thủ các quy định của pháp luật về trích lập và sử dụng dự phòng rủi ro đối với trái phiếu đặc biệt do công ty quản lý tài sản của các tổ chức tín dụng Việt Nam phát hành;</w:t>
      </w:r>
    </w:p>
    <w:p w14:paraId="07768F53" w14:textId="795E25E3" w:rsidR="00864799" w:rsidRPr="000F37A1" w:rsidRDefault="00B04299" w:rsidP="00B72257">
      <w:pPr>
        <w:widowControl w:val="0"/>
        <w:tabs>
          <w:tab w:val="left" w:pos="709"/>
        </w:tabs>
        <w:ind w:firstLine="709"/>
        <w:rPr>
          <w:rFonts w:cs="Times New Roman"/>
          <w:sz w:val="28"/>
          <w:szCs w:val="28"/>
          <w:lang w:val="nl-NL"/>
        </w:rPr>
      </w:pPr>
      <w:r w:rsidRPr="000F37A1">
        <w:rPr>
          <w:rFonts w:cs="Times New Roman"/>
          <w:sz w:val="28"/>
          <w:szCs w:val="28"/>
          <w:lang w:val="nl-NL"/>
        </w:rPr>
        <w:t>e</w:t>
      </w:r>
      <w:r w:rsidR="00864799" w:rsidRPr="000F37A1">
        <w:rPr>
          <w:rFonts w:cs="Times New Roman"/>
          <w:sz w:val="28"/>
          <w:szCs w:val="28"/>
          <w:lang w:val="nl-NL"/>
        </w:rPr>
        <w:t>) Tuân thủ các quy định pháp luật về hạn chế và giới hạn cấp tín dụng;</w:t>
      </w:r>
    </w:p>
    <w:p w14:paraId="6A6522C4" w14:textId="5AE70BB2" w:rsidR="00864799" w:rsidRPr="000F37A1" w:rsidRDefault="00B04299" w:rsidP="00B72257">
      <w:pPr>
        <w:widowControl w:val="0"/>
        <w:tabs>
          <w:tab w:val="left" w:pos="709"/>
        </w:tabs>
        <w:ind w:firstLine="709"/>
        <w:rPr>
          <w:rFonts w:cs="Times New Roman"/>
          <w:sz w:val="28"/>
          <w:szCs w:val="28"/>
          <w:lang w:val="nl-NL"/>
        </w:rPr>
      </w:pPr>
      <w:r w:rsidRPr="000F37A1">
        <w:rPr>
          <w:rFonts w:cs="Times New Roman"/>
          <w:sz w:val="28"/>
          <w:szCs w:val="28"/>
          <w:lang w:val="nl-NL"/>
        </w:rPr>
        <w:t>g</w:t>
      </w:r>
      <w:r w:rsidR="00864799" w:rsidRPr="000F37A1">
        <w:rPr>
          <w:rFonts w:cs="Times New Roman"/>
          <w:sz w:val="28"/>
          <w:szCs w:val="28"/>
          <w:lang w:val="nl-NL"/>
        </w:rPr>
        <w:t>) Tuân thủ các quy định pháp luật về quản lý rủi ro tín dụng.</w:t>
      </w:r>
    </w:p>
    <w:p w14:paraId="44F39B36" w14:textId="77777777" w:rsidR="00864799" w:rsidRPr="000F37A1" w:rsidRDefault="00864799" w:rsidP="00B72257">
      <w:pPr>
        <w:widowControl w:val="0"/>
        <w:tabs>
          <w:tab w:val="left" w:pos="709"/>
        </w:tabs>
        <w:ind w:firstLine="709"/>
        <w:rPr>
          <w:rFonts w:cs="Times New Roman"/>
          <w:b/>
          <w:sz w:val="28"/>
          <w:szCs w:val="28"/>
          <w:lang w:val="nl-NL"/>
        </w:rPr>
      </w:pPr>
      <w:bookmarkStart w:id="22" w:name="dieu_9"/>
      <w:r w:rsidRPr="000F37A1">
        <w:rPr>
          <w:rFonts w:cs="Times New Roman"/>
          <w:b/>
          <w:sz w:val="28"/>
          <w:szCs w:val="28"/>
          <w:lang w:val="nl-NL"/>
        </w:rPr>
        <w:t>Điều 9. Quản trị điều hành</w:t>
      </w:r>
      <w:bookmarkEnd w:id="22"/>
    </w:p>
    <w:p w14:paraId="50963092"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Tiêu chí quản trị điều hành của tổ chức tín dụng, chi nhánh ngân hàng nước ngoài được đánh giá, cho điểm theo các nhóm chỉ tiêu sau đây: </w:t>
      </w:r>
    </w:p>
    <w:p w14:paraId="2CD23598"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1. Nhóm chỉ tiêu định lượng: Tỷ lệ chi phí hoạt động so với tổng thu nhập hoạt động.</w:t>
      </w:r>
    </w:p>
    <w:p w14:paraId="175ED8EB"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2. Nhóm chỉ tiêu định tính: </w:t>
      </w:r>
    </w:p>
    <w:p w14:paraId="2CB47AE6"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a) Tuân thủ các quy định pháp luật về cổ đông, cổ phần, cổ phiếu;</w:t>
      </w:r>
    </w:p>
    <w:p w14:paraId="22DBA6FE"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b) Tuân thủ các quy định pháp luật về giới hạn góp vốn, mua cổ phần; </w:t>
      </w:r>
    </w:p>
    <w:p w14:paraId="5FA22527"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c) Tuân thủ các quy định pháp luật về Hội đồng quản trị, Hội đồng thành viên, Ban Kiểm soát, Ban điều hành và các quy định pháp luật khác về quản trị, điều hành của tổ chức tín dụng, chi nhánh ngân hàng nước ngoài;</w:t>
      </w:r>
    </w:p>
    <w:p w14:paraId="6A7842ED"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d) Tuân thủ các quy định pháp luật về hệ thống kiểm soát nội bộ bao gồm giám sát của quản lý cấp cao, kiểm soát nội bộ, kiểm toán nội bộ và quản lý rủi ro (không bao gồm quản lý rủi ro tín dụng, quản lý rủi ro thanh khoản, quản lý rủi ro thị trường) của tổ chức tín dụng, chi nhánh ngân hàng nước ngoài;</w:t>
      </w:r>
    </w:p>
    <w:p w14:paraId="22AC5E4F"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đ) Tuân thủ các quy định pháp luật về kiểm toán độc lập;</w:t>
      </w:r>
    </w:p>
    <w:p w14:paraId="49AAB8DE"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e) Tuân thủ các quy định pháp luật về chế độ thông tin, báo cáo;</w:t>
      </w:r>
    </w:p>
    <w:p w14:paraId="3582F105" w14:textId="77777777" w:rsidR="00BF41B7" w:rsidRPr="000F37A1" w:rsidRDefault="00BF41B7" w:rsidP="00B72257">
      <w:pPr>
        <w:widowControl w:val="0"/>
        <w:tabs>
          <w:tab w:val="left" w:pos="709"/>
        </w:tabs>
        <w:ind w:firstLine="709"/>
        <w:rPr>
          <w:rFonts w:cs="Times New Roman"/>
          <w:sz w:val="28"/>
          <w:szCs w:val="28"/>
          <w:lang w:val="nl-NL"/>
        </w:rPr>
      </w:pPr>
      <w:r w:rsidRPr="000F37A1">
        <w:rPr>
          <w:rFonts w:cs="Times New Roman"/>
          <w:sz w:val="28"/>
          <w:szCs w:val="28"/>
          <w:lang w:val="nl-NL"/>
        </w:rPr>
        <w:t>g) Tuân thủ các quy định pháp luật về ban hành, rà soát, sửa đổi, bổ sung và báo cáo quy định nội bộ;</w:t>
      </w:r>
    </w:p>
    <w:p w14:paraId="7B651485" w14:textId="08905ADA" w:rsidR="00864799" w:rsidRPr="000F37A1" w:rsidRDefault="00BF41B7" w:rsidP="00B72257">
      <w:pPr>
        <w:widowControl w:val="0"/>
        <w:tabs>
          <w:tab w:val="left" w:pos="709"/>
        </w:tabs>
        <w:ind w:firstLine="709"/>
        <w:rPr>
          <w:rFonts w:cs="Times New Roman"/>
          <w:sz w:val="28"/>
          <w:szCs w:val="28"/>
          <w:lang w:val="nl-NL"/>
        </w:rPr>
      </w:pPr>
      <w:r w:rsidRPr="000F37A1">
        <w:rPr>
          <w:rFonts w:cs="Times New Roman"/>
          <w:sz w:val="28"/>
          <w:szCs w:val="28"/>
          <w:lang w:val="nl-NL"/>
        </w:rPr>
        <w:lastRenderedPageBreak/>
        <w:t>h</w:t>
      </w:r>
      <w:r w:rsidR="00864799" w:rsidRPr="000F37A1">
        <w:rPr>
          <w:rFonts w:cs="Times New Roman"/>
          <w:sz w:val="28"/>
          <w:szCs w:val="28"/>
          <w:lang w:val="nl-NL"/>
        </w:rPr>
        <w:t xml:space="preserve">) Tuân thủ các quy định pháp luật về tiền tệ, ngân hàng khác ngoài các quy định đã được đề cập tại các chỉ tiêu định tính quy định tại </w:t>
      </w:r>
      <w:bookmarkStart w:id="23" w:name="tc_6"/>
      <w:r w:rsidR="00864799" w:rsidRPr="000F37A1">
        <w:rPr>
          <w:rFonts w:cs="Times New Roman"/>
          <w:sz w:val="28"/>
          <w:szCs w:val="28"/>
          <w:lang w:val="nl-NL"/>
        </w:rPr>
        <w:t>Điều 7, 8</w:t>
      </w:r>
      <w:bookmarkEnd w:id="23"/>
      <w:r w:rsidR="00864799" w:rsidRPr="000F37A1">
        <w:rPr>
          <w:rFonts w:cs="Times New Roman"/>
          <w:sz w:val="28"/>
          <w:szCs w:val="28"/>
          <w:lang w:val="nl-NL"/>
        </w:rPr>
        <w:t xml:space="preserve">, </w:t>
      </w:r>
      <w:bookmarkStart w:id="24" w:name="tc_7"/>
      <w:r w:rsidR="00864799" w:rsidRPr="000F37A1">
        <w:rPr>
          <w:rFonts w:cs="Times New Roman"/>
          <w:sz w:val="28"/>
          <w:szCs w:val="28"/>
          <w:lang w:val="nl-NL"/>
        </w:rPr>
        <w:t>10,</w:t>
      </w:r>
      <w:bookmarkEnd w:id="24"/>
      <w:r w:rsidR="00864799" w:rsidRPr="000F37A1">
        <w:rPr>
          <w:rFonts w:cs="Times New Roman"/>
          <w:sz w:val="28"/>
          <w:szCs w:val="28"/>
          <w:lang w:val="nl-NL"/>
        </w:rPr>
        <w:t xml:space="preserve"> </w:t>
      </w:r>
      <w:bookmarkStart w:id="25" w:name="tc_8"/>
      <w:r w:rsidR="00864799" w:rsidRPr="000F37A1">
        <w:rPr>
          <w:rFonts w:cs="Times New Roman"/>
          <w:sz w:val="28"/>
          <w:szCs w:val="28"/>
          <w:lang w:val="nl-NL"/>
        </w:rPr>
        <w:t>11, 12 Thông tư này</w:t>
      </w:r>
      <w:bookmarkEnd w:id="25"/>
      <w:r w:rsidR="00864799" w:rsidRPr="000F37A1">
        <w:rPr>
          <w:rFonts w:cs="Times New Roman"/>
          <w:sz w:val="28"/>
          <w:szCs w:val="28"/>
          <w:lang w:val="nl-NL"/>
        </w:rPr>
        <w:t xml:space="preserve"> và </w:t>
      </w:r>
      <w:r w:rsidR="003B7FF6" w:rsidRPr="000F37A1">
        <w:rPr>
          <w:rFonts w:cs="Times New Roman"/>
          <w:sz w:val="28"/>
          <w:szCs w:val="28"/>
          <w:lang w:val="nl-NL"/>
        </w:rPr>
        <w:t>đ</w:t>
      </w:r>
      <w:r w:rsidR="00864799" w:rsidRPr="000F37A1">
        <w:rPr>
          <w:rFonts w:cs="Times New Roman"/>
          <w:sz w:val="28"/>
          <w:szCs w:val="28"/>
          <w:lang w:val="nl-NL"/>
        </w:rPr>
        <w:t>iểm a, b, c, d, đ, e</w:t>
      </w:r>
      <w:r w:rsidR="00755BDD" w:rsidRPr="000F37A1">
        <w:rPr>
          <w:rFonts w:cs="Times New Roman"/>
          <w:sz w:val="28"/>
          <w:szCs w:val="28"/>
          <w:lang w:val="nl-NL"/>
        </w:rPr>
        <w:t>,</w:t>
      </w:r>
      <w:r w:rsidR="00930F41" w:rsidRPr="000F37A1">
        <w:rPr>
          <w:rFonts w:cs="Times New Roman"/>
          <w:sz w:val="28"/>
          <w:szCs w:val="28"/>
          <w:lang w:val="nl-NL"/>
        </w:rPr>
        <w:t xml:space="preserve"> </w:t>
      </w:r>
      <w:r w:rsidR="00755BDD" w:rsidRPr="000F37A1">
        <w:rPr>
          <w:rFonts w:cs="Times New Roman"/>
          <w:sz w:val="28"/>
          <w:szCs w:val="28"/>
          <w:lang w:val="nl-NL"/>
        </w:rPr>
        <w:t>g</w:t>
      </w:r>
      <w:r w:rsidR="00864799" w:rsidRPr="000F37A1">
        <w:rPr>
          <w:rFonts w:cs="Times New Roman"/>
          <w:sz w:val="28"/>
          <w:szCs w:val="28"/>
          <w:lang w:val="nl-NL"/>
        </w:rPr>
        <w:t xml:space="preserve"> </w:t>
      </w:r>
      <w:r w:rsidR="003B7FF6" w:rsidRPr="000F37A1">
        <w:rPr>
          <w:rFonts w:cs="Times New Roman"/>
          <w:sz w:val="28"/>
          <w:szCs w:val="28"/>
          <w:lang w:val="nl-NL"/>
        </w:rPr>
        <w:t>k</w:t>
      </w:r>
      <w:r w:rsidR="00864799" w:rsidRPr="000F37A1">
        <w:rPr>
          <w:rFonts w:cs="Times New Roman"/>
          <w:sz w:val="28"/>
          <w:szCs w:val="28"/>
          <w:lang w:val="nl-NL"/>
        </w:rPr>
        <w:t>hoản 2 Điều này.</w:t>
      </w:r>
    </w:p>
    <w:p w14:paraId="6FD12BFF" w14:textId="77777777" w:rsidR="00864799" w:rsidRPr="000F37A1" w:rsidRDefault="00864799" w:rsidP="00B72257">
      <w:pPr>
        <w:widowControl w:val="0"/>
        <w:tabs>
          <w:tab w:val="left" w:pos="709"/>
        </w:tabs>
        <w:ind w:firstLine="709"/>
        <w:rPr>
          <w:rFonts w:cs="Times New Roman"/>
          <w:b/>
          <w:sz w:val="28"/>
          <w:szCs w:val="28"/>
          <w:lang w:val="nl-NL"/>
        </w:rPr>
      </w:pPr>
      <w:bookmarkStart w:id="26" w:name="dieu_10"/>
      <w:r w:rsidRPr="000F37A1">
        <w:rPr>
          <w:rFonts w:cs="Times New Roman"/>
          <w:b/>
          <w:sz w:val="28"/>
          <w:szCs w:val="28"/>
          <w:lang w:val="nl-NL"/>
        </w:rPr>
        <w:t>Điều 10. Kết quả hoạt động kinh doanh</w:t>
      </w:r>
      <w:bookmarkEnd w:id="26"/>
      <w:r w:rsidRPr="000F37A1">
        <w:rPr>
          <w:rFonts w:cs="Times New Roman"/>
          <w:b/>
          <w:sz w:val="28"/>
          <w:szCs w:val="28"/>
          <w:lang w:val="nl-NL"/>
        </w:rPr>
        <w:t xml:space="preserve"> </w:t>
      </w:r>
    </w:p>
    <w:p w14:paraId="4691D53D"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Tiêu chí kết quả hoạt động kinh doanh của tổ chức tín dụng, chi nhánh ngân hàng nước ngoài được đánh giá, cho điểm theo các nhóm chỉ tiêu sau đây: </w:t>
      </w:r>
    </w:p>
    <w:p w14:paraId="63AE6BE3"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1. Nhóm chỉ tiêu định lượng: </w:t>
      </w:r>
    </w:p>
    <w:p w14:paraId="356DBE6E"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a) Tỷ lệ lợi nhuận trước thuế so với vốn chủ sở hữu bình quân;</w:t>
      </w:r>
    </w:p>
    <w:p w14:paraId="4E2F4911"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b) Tỷ lệ lợi nhuận trước thuế so với tổng tài sản bình quân;</w:t>
      </w:r>
    </w:p>
    <w:p w14:paraId="0712F97B"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c) Thu nhập lãi cận biên (NIM);</w:t>
      </w:r>
    </w:p>
    <w:p w14:paraId="7DF99129"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d) Số ngày lãi phải thu.</w:t>
      </w:r>
    </w:p>
    <w:p w14:paraId="6A42DBE9"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2. Nhóm chỉ tiêu định tính: Tuân thủ quy định pháp luật về chế độ tài chính đối với tổ chức tín dụng, chi nhánh ngân hàng nước ngoài.</w:t>
      </w:r>
    </w:p>
    <w:p w14:paraId="21FB69F7" w14:textId="77777777" w:rsidR="00864799" w:rsidRPr="000F37A1" w:rsidRDefault="00864799" w:rsidP="00B72257">
      <w:pPr>
        <w:widowControl w:val="0"/>
        <w:tabs>
          <w:tab w:val="left" w:pos="709"/>
        </w:tabs>
        <w:ind w:firstLine="709"/>
        <w:rPr>
          <w:rFonts w:cs="Times New Roman"/>
          <w:b/>
          <w:sz w:val="28"/>
          <w:szCs w:val="28"/>
          <w:lang w:val="nl-NL"/>
        </w:rPr>
      </w:pPr>
      <w:bookmarkStart w:id="27" w:name="dieu_11"/>
      <w:r w:rsidRPr="000F37A1">
        <w:rPr>
          <w:rFonts w:cs="Times New Roman"/>
          <w:b/>
          <w:sz w:val="28"/>
          <w:szCs w:val="28"/>
          <w:lang w:val="nl-NL"/>
        </w:rPr>
        <w:t>Điều 11. Khả năng thanh khoản</w:t>
      </w:r>
      <w:bookmarkEnd w:id="27"/>
      <w:r w:rsidRPr="000F37A1">
        <w:rPr>
          <w:rFonts w:cs="Times New Roman"/>
          <w:b/>
          <w:sz w:val="28"/>
          <w:szCs w:val="28"/>
          <w:lang w:val="nl-NL"/>
        </w:rPr>
        <w:t xml:space="preserve"> </w:t>
      </w:r>
    </w:p>
    <w:p w14:paraId="451CE6EC"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Tiêu chí khả năng thanh khoản của tổ chức tín dụng, chi nhánh ngân hàng nước ngoài được đánh giá, cho điểm theo các nhóm chỉ tiêu sau đây: </w:t>
      </w:r>
    </w:p>
    <w:p w14:paraId="00D3BC70"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1. Nhóm chỉ tiêu định lượng: </w:t>
      </w:r>
    </w:p>
    <w:p w14:paraId="55F0B9DA"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a) Tỷ lệ tài sản có tính thanh khoản cao bình quân so với tổng tài sản bình quân;</w:t>
      </w:r>
    </w:p>
    <w:p w14:paraId="0F16BDA3"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b) Tỷ lệ nguồn vốn ngắn hạn được sử dụng để cho vay trung và dài hạn;</w:t>
      </w:r>
    </w:p>
    <w:p w14:paraId="7675C232"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c) Tỷ lệ dư nợ cho vay so với tổng tiền gửi;</w:t>
      </w:r>
    </w:p>
    <w:p w14:paraId="1EA7E9E8"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d) Tỷ lệ tiền gửi của khách hàng có số dư tiền gửi lớn so với tổng tiền gửi.</w:t>
      </w:r>
    </w:p>
    <w:p w14:paraId="26FCE216" w14:textId="23371503"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2. Nhóm chỉ tiêu định tính: Tuân thủ các quy định pháp luật về tỷ lệ khả năng chi trả, tỷ lệ tối đa của nguồn vốn ngắn hạn được sử dụng để cho vay trung hạn và dài hạn, tỷ lệ dư nợ cho vay so với tổng tiền gửi</w:t>
      </w:r>
      <w:r w:rsidR="00E37120" w:rsidRPr="000F37A1">
        <w:rPr>
          <w:rFonts w:cs="Times New Roman"/>
          <w:sz w:val="28"/>
          <w:szCs w:val="28"/>
          <w:lang w:val="nl-NL"/>
        </w:rPr>
        <w:t>.</w:t>
      </w:r>
    </w:p>
    <w:p w14:paraId="3F5209B2" w14:textId="77777777" w:rsidR="00864799" w:rsidRPr="000F37A1" w:rsidRDefault="00864799" w:rsidP="00B72257">
      <w:pPr>
        <w:widowControl w:val="0"/>
        <w:tabs>
          <w:tab w:val="left" w:pos="709"/>
        </w:tabs>
        <w:ind w:firstLine="709"/>
        <w:rPr>
          <w:rFonts w:cs="Times New Roman"/>
          <w:sz w:val="28"/>
          <w:szCs w:val="28"/>
          <w:lang w:val="nl-NL"/>
        </w:rPr>
      </w:pPr>
      <w:bookmarkStart w:id="28" w:name="dieu_12"/>
      <w:r w:rsidRPr="000F37A1">
        <w:rPr>
          <w:rFonts w:cs="Times New Roman"/>
          <w:b/>
          <w:sz w:val="28"/>
          <w:szCs w:val="28"/>
          <w:lang w:val="nl-NL"/>
        </w:rPr>
        <w:t>Điều 12. Mức độ nhạy cảm đối với rủi ro thị trường</w:t>
      </w:r>
      <w:bookmarkEnd w:id="28"/>
    </w:p>
    <w:p w14:paraId="494ABB51"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Tiêu chí mức độ nhạy cảm đối với rủi ro thị trường của tổ chức tín dụng, chi nhánh ngân hàng nước ngoài được đánh giá, cho điểm theo các nhóm chỉ tiêu sau đây: </w:t>
      </w:r>
    </w:p>
    <w:p w14:paraId="53010178"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1. Nhóm chỉ tiêu định lượng: </w:t>
      </w:r>
    </w:p>
    <w:p w14:paraId="68A239C6"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a) Tỷ lệ tổng trạng thái ngoại tệ so với vốn tự có riêng lẻ bình quân;</w:t>
      </w:r>
    </w:p>
    <w:p w14:paraId="328F5153"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b) Tỷ lệ chênh lệch giữa tài sản nhạy cảm lãi suất và nợ phải trả nhạy cảm lãi suất so với Vốn chủ sở hữu.</w:t>
      </w:r>
    </w:p>
    <w:p w14:paraId="3F2FA250"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2. Nhóm chỉ tiêu định tính: </w:t>
      </w:r>
    </w:p>
    <w:p w14:paraId="2172A3A4"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a) Tuân thủ giới hạn tổng trạng thái ngoại tệ theo quy định của pháp luật;</w:t>
      </w:r>
    </w:p>
    <w:p w14:paraId="45FC967B"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lastRenderedPageBreak/>
        <w:t>b) Tuân thủ các quy định pháp luật về quản lý rủi ro thị trường.</w:t>
      </w:r>
    </w:p>
    <w:p w14:paraId="413E6D5A" w14:textId="132DCE85" w:rsidR="00E61B97" w:rsidRPr="000F37A1" w:rsidRDefault="00864799" w:rsidP="00C32970">
      <w:pPr>
        <w:widowControl w:val="0"/>
        <w:tabs>
          <w:tab w:val="left" w:pos="709"/>
        </w:tabs>
        <w:jc w:val="center"/>
        <w:rPr>
          <w:rFonts w:cs="Times New Roman"/>
          <w:b/>
          <w:sz w:val="28"/>
          <w:szCs w:val="28"/>
          <w:lang w:val="nl-NL"/>
        </w:rPr>
      </w:pPr>
      <w:bookmarkStart w:id="29" w:name="muc_2"/>
      <w:r w:rsidRPr="000F37A1">
        <w:rPr>
          <w:rFonts w:cs="Times New Roman"/>
          <w:b/>
          <w:sz w:val="28"/>
          <w:szCs w:val="28"/>
          <w:lang w:val="nl-NL"/>
        </w:rPr>
        <w:t>Mục 2</w:t>
      </w:r>
      <w:bookmarkStart w:id="30" w:name="muc_2_name"/>
      <w:bookmarkEnd w:id="29"/>
    </w:p>
    <w:p w14:paraId="0625C69A" w14:textId="12F5EBDE" w:rsidR="00864799" w:rsidRPr="000F37A1" w:rsidRDefault="00864799" w:rsidP="00C32970">
      <w:pPr>
        <w:widowControl w:val="0"/>
        <w:tabs>
          <w:tab w:val="left" w:pos="709"/>
        </w:tabs>
        <w:jc w:val="center"/>
        <w:rPr>
          <w:rFonts w:cs="Times New Roman"/>
          <w:b/>
          <w:sz w:val="28"/>
          <w:szCs w:val="28"/>
          <w:lang w:val="nl-NL"/>
        </w:rPr>
      </w:pPr>
      <w:r w:rsidRPr="000F37A1">
        <w:rPr>
          <w:rFonts w:cs="Times New Roman"/>
          <w:b/>
          <w:sz w:val="28"/>
          <w:szCs w:val="28"/>
          <w:lang w:val="nl-NL"/>
        </w:rPr>
        <w:t>CÁCH TÍNH ĐIỂM VÀ XẾP HẠNG</w:t>
      </w:r>
      <w:bookmarkEnd w:id="30"/>
    </w:p>
    <w:p w14:paraId="7240B438" w14:textId="77777777" w:rsidR="00864799" w:rsidRPr="000F37A1" w:rsidRDefault="00864799" w:rsidP="00B72257">
      <w:pPr>
        <w:widowControl w:val="0"/>
        <w:tabs>
          <w:tab w:val="left" w:pos="709"/>
        </w:tabs>
        <w:ind w:firstLine="709"/>
        <w:rPr>
          <w:rFonts w:cs="Times New Roman"/>
          <w:b/>
          <w:sz w:val="28"/>
          <w:szCs w:val="28"/>
          <w:lang w:val="nl-NL"/>
        </w:rPr>
      </w:pPr>
      <w:bookmarkStart w:id="31" w:name="dieu_13"/>
      <w:r w:rsidRPr="000F37A1">
        <w:rPr>
          <w:rFonts w:cs="Times New Roman"/>
          <w:b/>
          <w:sz w:val="28"/>
          <w:szCs w:val="28"/>
          <w:lang w:val="nl-NL"/>
        </w:rPr>
        <w:t>Điều 13. Cách tính điểm từng chỉ tiêu, nhóm chỉ tiêu định lượng</w:t>
      </w:r>
      <w:bookmarkEnd w:id="31"/>
    </w:p>
    <w:p w14:paraId="374EC3FA"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Điểm của từng chỉ tiêu định lượng tại 06 tiêu chí xếp hạng được tính theo các mức điểm 1, 2, 3, 4 hoặc 5; điểm của nhóm chỉ tiêu định lượng được tính theo các mức điểm từ 1 đến 5; trong đó mức điểm 5 là tốt nhất và mức điểm 1 là kém nhất, cụ thể như sau:</w:t>
      </w:r>
    </w:p>
    <w:p w14:paraId="63C11C91"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1. Điểm của từng chỉ tiêu định lượng được xác định trên cơ sở so sánh giá trị của chỉ tiêu định lượng với các ngưỡng tính điểm của chỉ tiêu định lượng đó. Ngưỡng tính điểm định lượng được xác định căn cứ vào dữ liệu lịch sử về các chỉ tiêu định lượng của tổ chức tín dụng, chi nhánh ngân hàng nước ngoài. Mức điểm của từng chỉ tiêu định lượng được xác định cụ thể như sau:</w:t>
      </w:r>
    </w:p>
    <w:p w14:paraId="0271E336"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a) Trường hợp chỉ tiêu định lượng có giá trị càng lớn thì mức độ rủi ro càng giảm:</w:t>
      </w:r>
    </w:p>
    <w:p w14:paraId="66263DBF"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 Điểm 5 nếu giá trị chỉ tiêu lớn hơn hoặc bằng ngưỡng 1;</w:t>
      </w:r>
    </w:p>
    <w:p w14:paraId="641BABE4"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(ii) Điểm 4 nếu giá trị chỉ tiêu lớn hơn hoặc bằng ngưỡng 2 và nhỏ hơn ngưỡng 1;</w:t>
      </w:r>
    </w:p>
    <w:p w14:paraId="149E4311"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(iii) Điểm 3 nếu giá trị chỉ tiêu lớn hơn hoặc bằng ngưỡng 3 và nhỏ hơn ngưỡng 2;</w:t>
      </w:r>
    </w:p>
    <w:p w14:paraId="167F929C"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(iv) Điểm 2 nếu giá trị chỉ tiêu lớn hơn hoặc bằng ngưỡng 4 và nhỏ hơn ngưỡng 3;</w:t>
      </w:r>
    </w:p>
    <w:p w14:paraId="37281D53" w14:textId="2E589AB1"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(v) Điểm 1 nếu giá trị chỉ tiêu nhỏ hơn ngưỡng 4</w:t>
      </w:r>
      <w:r w:rsidR="00F6554D">
        <w:rPr>
          <w:rFonts w:cs="Times New Roman"/>
          <w:sz w:val="28"/>
          <w:szCs w:val="28"/>
          <w:lang w:val="nl-NL"/>
        </w:rPr>
        <w:t>.</w:t>
      </w:r>
    </w:p>
    <w:p w14:paraId="18F9CAE7"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b) Trường hợp chỉ tiêu định lượng có giá trị càng lớn thì mức độ rủi ro càng tăng:</w:t>
      </w:r>
    </w:p>
    <w:p w14:paraId="41E9B9EA"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 Điểm 5 nếu giá trị chỉ tiêu nhỏ hơn hoặc bằng ngưỡng 1;</w:t>
      </w:r>
    </w:p>
    <w:p w14:paraId="3E8E101D"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(ii) Điểm 4 nếu giá trị chỉ tiêu nhỏ hơn hoặc bằng ngưỡng 2 và lớn hơn ngưỡng 1;</w:t>
      </w:r>
    </w:p>
    <w:p w14:paraId="6B0CF4A9"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(iii) Điểm 3 nếu giá trị chỉ tiêu nhỏ hơn hoặc bằng ngưỡng 3 và lớn hơn ngưỡng 2;</w:t>
      </w:r>
    </w:p>
    <w:p w14:paraId="6B12E636"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(iv) Điểm 2 nếu giá trị chỉ tiêu nhỏ hơn hoặc bằng ngưỡng 4 và lớn hơn ngưỡng 3;</w:t>
      </w:r>
    </w:p>
    <w:p w14:paraId="4F169855" w14:textId="1833565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(v) Điểm 1 nếu giá trị chỉ tiêu lớn hơn ngưỡng 4</w:t>
      </w:r>
      <w:r w:rsidR="00F6554D">
        <w:rPr>
          <w:rFonts w:cs="Times New Roman"/>
          <w:sz w:val="28"/>
          <w:szCs w:val="28"/>
          <w:lang w:val="nl-NL"/>
        </w:rPr>
        <w:t>.</w:t>
      </w:r>
    </w:p>
    <w:p w14:paraId="30DED251"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c) Trường hợp chỉ tiêu định lượng có giá trị càng sát giá trị 0 thì mức độ rủi ro càng giảm:</w:t>
      </w:r>
    </w:p>
    <w:p w14:paraId="6F37344E"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 Điểm 5 nếu giá trị tuyệt đối của chỉ tiêu nhỏ hơn hoặc bằng ngưỡng 1;</w:t>
      </w:r>
    </w:p>
    <w:p w14:paraId="33DE8E18"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(ii) Điểm 4 nếu giá trị tuyệt đối của chỉ tiêu nhỏ hơn hoặc bằng ngưỡng 2 </w:t>
      </w:r>
      <w:r w:rsidRPr="000F37A1">
        <w:rPr>
          <w:rFonts w:cs="Times New Roman"/>
          <w:sz w:val="28"/>
          <w:szCs w:val="28"/>
          <w:lang w:val="nl-NL"/>
        </w:rPr>
        <w:lastRenderedPageBreak/>
        <w:t>và lớn hơn ngưỡng 1;</w:t>
      </w:r>
    </w:p>
    <w:p w14:paraId="7BFE0F00"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(iii) Điểm 3 nếu giá trị tuyệt đối của chỉ tiêu nhỏ hơn hoặc bằng ngưỡng 3 và lớn hơn ngưỡng 2;</w:t>
      </w:r>
    </w:p>
    <w:p w14:paraId="5C925C7F"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(iv) Điểm 2 nếu giá trị tuyệt đối của chỉ tiêu nhỏ hơn hoặc bằng ngưỡng 4 và lớn hơn ngưỡng 3;</w:t>
      </w:r>
    </w:p>
    <w:p w14:paraId="75F36ABF" w14:textId="0483F983"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(v) Điểm 1 nếu giá trị tuyệt đối của chỉ tiêu lớn hơn ngưỡng 4</w:t>
      </w:r>
      <w:r w:rsidR="00F6554D">
        <w:rPr>
          <w:rFonts w:cs="Times New Roman"/>
          <w:sz w:val="28"/>
          <w:szCs w:val="28"/>
          <w:lang w:val="nl-NL"/>
        </w:rPr>
        <w:t>.</w:t>
      </w:r>
    </w:p>
    <w:p w14:paraId="16530FD5" w14:textId="1497D16C"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d) Các ngưỡng 1, ngưỡng 2, ngưỡng 3 và ngưỡng 4 của từng chỉ tiêu định lượng áp dụng đối với từng nhóm đồng hạng được quy định tại </w:t>
      </w:r>
      <w:bookmarkStart w:id="32" w:name="tc_9"/>
      <w:r w:rsidRPr="000F37A1">
        <w:rPr>
          <w:rFonts w:cs="Times New Roman"/>
          <w:sz w:val="28"/>
          <w:szCs w:val="28"/>
          <w:lang w:val="nl-NL"/>
        </w:rPr>
        <w:t>Điều 14 Thông tư này</w:t>
      </w:r>
      <w:bookmarkEnd w:id="32"/>
      <w:r w:rsidR="00A71100" w:rsidRPr="000F37A1">
        <w:rPr>
          <w:rFonts w:cs="Times New Roman"/>
          <w:sz w:val="28"/>
          <w:szCs w:val="28"/>
          <w:lang w:val="nl-NL"/>
        </w:rPr>
        <w:t>;</w:t>
      </w:r>
    </w:p>
    <w:p w14:paraId="6A321C8E" w14:textId="4DA08ED1" w:rsidR="00036A62" w:rsidRPr="000F37A1" w:rsidRDefault="00A71100" w:rsidP="00B72257">
      <w:pPr>
        <w:widowControl w:val="0"/>
        <w:ind w:firstLine="709"/>
        <w:rPr>
          <w:rFonts w:cs="Times New Roman"/>
          <w:sz w:val="28"/>
          <w:szCs w:val="28"/>
          <w:lang w:val="nl-NL"/>
        </w:rPr>
      </w:pPr>
      <w:r w:rsidRPr="000F37A1">
        <w:rPr>
          <w:rFonts w:cs="Times New Roman"/>
          <w:sz w:val="28"/>
          <w:szCs w:val="28"/>
          <w:lang w:val="nl-NL"/>
        </w:rPr>
        <w:t xml:space="preserve">đ) </w:t>
      </w:r>
      <w:r w:rsidR="00036A62" w:rsidRPr="000F37A1">
        <w:rPr>
          <w:rFonts w:cs="Times New Roman"/>
          <w:sz w:val="28"/>
          <w:szCs w:val="28"/>
          <w:lang w:val="nl-NL"/>
        </w:rPr>
        <w:t>Trường hợp ngân hàng thương mại, chi nhánh ngân hàng nước ngoài thực hiện tỷ lệ an toàn vốn theo phương pháp tiêu chuẩn quy định tại Thông tư số 14/2025/TT-NHNN hoặc phương pháp xếp hạng tín dụng nội bộ quy định tại Thông tư số 14/2025/TT-NHNN, ngưỡng được sử dụng để tính điểm là ngưỡng áp dụng đối với Tỷ lệ an toàn vốn theo quy định tại Thông tư số 41/2016/TT-NHNN quy định tại Điều 14 Thông tư này</w:t>
      </w:r>
      <w:r w:rsidRPr="000F37A1">
        <w:rPr>
          <w:rFonts w:cs="Times New Roman"/>
          <w:sz w:val="28"/>
          <w:szCs w:val="28"/>
          <w:lang w:val="nl-NL"/>
        </w:rPr>
        <w:t>;</w:t>
      </w:r>
    </w:p>
    <w:p w14:paraId="0B932E55" w14:textId="08BDFF5F" w:rsidR="00864799" w:rsidRPr="000F37A1" w:rsidRDefault="00A71100" w:rsidP="00B72257">
      <w:pPr>
        <w:widowControl w:val="0"/>
        <w:ind w:firstLine="709"/>
        <w:rPr>
          <w:rFonts w:cs="Times New Roman"/>
          <w:sz w:val="28"/>
          <w:szCs w:val="28"/>
          <w:lang w:val="nl-NL"/>
        </w:rPr>
      </w:pPr>
      <w:r w:rsidRPr="000F37A1">
        <w:rPr>
          <w:rFonts w:cs="Times New Roman"/>
          <w:sz w:val="28"/>
          <w:szCs w:val="28"/>
          <w:lang w:val="nl-NL"/>
        </w:rPr>
        <w:t>e</w:t>
      </w:r>
      <w:r w:rsidR="00864799" w:rsidRPr="000F37A1">
        <w:rPr>
          <w:rFonts w:cs="Times New Roman"/>
          <w:sz w:val="28"/>
          <w:szCs w:val="28"/>
          <w:lang w:val="nl-NL"/>
        </w:rPr>
        <w:t xml:space="preserve">) Trường hợp </w:t>
      </w:r>
      <w:r w:rsidR="00411E59" w:rsidRPr="000F37A1">
        <w:rPr>
          <w:rFonts w:cs="Times New Roman"/>
          <w:sz w:val="28"/>
          <w:szCs w:val="28"/>
          <w:lang w:val="nl-NL"/>
        </w:rPr>
        <w:t xml:space="preserve"> </w:t>
      </w:r>
      <w:r w:rsidR="00864799" w:rsidRPr="000F37A1">
        <w:rPr>
          <w:rFonts w:cs="Times New Roman"/>
          <w:sz w:val="28"/>
          <w:szCs w:val="28"/>
          <w:lang w:val="nl-NL"/>
        </w:rPr>
        <w:t xml:space="preserve">Tổng thu nhập hoạt động có giá trị âm khi xác định chỉ tiêu định lượng quy định tại </w:t>
      </w:r>
      <w:bookmarkStart w:id="33" w:name="tc_10"/>
      <w:r w:rsidR="00864799" w:rsidRPr="000F37A1">
        <w:rPr>
          <w:rFonts w:cs="Times New Roman"/>
          <w:sz w:val="28"/>
          <w:szCs w:val="28"/>
          <w:lang w:val="nl-NL"/>
        </w:rPr>
        <w:t>khoản 1 Điều 9</w:t>
      </w:r>
      <w:bookmarkEnd w:id="33"/>
      <w:r w:rsidR="00E61B97" w:rsidRPr="000F37A1">
        <w:rPr>
          <w:rFonts w:cs="Times New Roman"/>
          <w:sz w:val="28"/>
          <w:szCs w:val="28"/>
          <w:lang w:val="nl-NL"/>
        </w:rPr>
        <w:t xml:space="preserve"> Thông tư này</w:t>
      </w:r>
      <w:r w:rsidR="00864799" w:rsidRPr="000F37A1">
        <w:rPr>
          <w:rFonts w:cs="Times New Roman"/>
          <w:sz w:val="28"/>
          <w:szCs w:val="28"/>
          <w:lang w:val="nl-NL"/>
        </w:rPr>
        <w:t xml:space="preserve">, Lợi nhuận trước thuế và Vốn chủ sở hữu bình quân có giá trị âm khi xác định chỉ tiêu định lượng quy định tại </w:t>
      </w:r>
      <w:bookmarkStart w:id="34" w:name="tc_11"/>
      <w:r w:rsidR="00864799" w:rsidRPr="000F37A1">
        <w:rPr>
          <w:rFonts w:cs="Times New Roman"/>
          <w:sz w:val="28"/>
          <w:szCs w:val="28"/>
          <w:lang w:val="nl-NL"/>
        </w:rPr>
        <w:t>điểm a khoản 1 Điều 10</w:t>
      </w:r>
      <w:bookmarkEnd w:id="34"/>
      <w:r w:rsidR="00E61B97" w:rsidRPr="000F37A1">
        <w:rPr>
          <w:rFonts w:cs="Times New Roman"/>
          <w:sz w:val="28"/>
          <w:szCs w:val="28"/>
          <w:lang w:val="nl-NL"/>
        </w:rPr>
        <w:t xml:space="preserve"> Thông tư này</w:t>
      </w:r>
      <w:r w:rsidR="00264CAC" w:rsidRPr="000F37A1">
        <w:rPr>
          <w:rFonts w:cs="Times New Roman"/>
          <w:i/>
          <w:sz w:val="28"/>
          <w:szCs w:val="28"/>
          <w:shd w:val="clear" w:color="auto" w:fill="FFFFFF"/>
        </w:rPr>
        <w:t xml:space="preserve"> </w:t>
      </w:r>
      <w:r w:rsidR="00864799" w:rsidRPr="000F37A1">
        <w:rPr>
          <w:rFonts w:cs="Times New Roman"/>
          <w:sz w:val="28"/>
          <w:szCs w:val="28"/>
          <w:lang w:val="nl-NL"/>
        </w:rPr>
        <w:t>thì mức điểm của từng chỉ tiêu định lượng này bằng 1.</w:t>
      </w:r>
    </w:p>
    <w:p w14:paraId="28651F17"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2. Điểm của nhóm chỉ tiêu định lượng tại từng tiêu chí được xác định bằng tổng điểm của từng chỉ tiêu định lượng sau khi nhân với trọng số của từng chỉ tiêu định lượng. Trọng số của từng chỉ tiêu định lượng áp dụng đối với từng nhóm đồng hạng được quy định tại </w:t>
      </w:r>
      <w:bookmarkStart w:id="35" w:name="tc_15"/>
      <w:r w:rsidRPr="000F37A1">
        <w:rPr>
          <w:rFonts w:cs="Times New Roman"/>
          <w:sz w:val="28"/>
          <w:szCs w:val="28"/>
          <w:lang w:val="nl-NL"/>
        </w:rPr>
        <w:t>Điều 15 Thông tư này</w:t>
      </w:r>
      <w:bookmarkEnd w:id="35"/>
      <w:r w:rsidRPr="000F37A1">
        <w:rPr>
          <w:rFonts w:cs="Times New Roman"/>
          <w:sz w:val="28"/>
          <w:szCs w:val="28"/>
          <w:lang w:val="nl-NL"/>
        </w:rPr>
        <w:t>.</w:t>
      </w:r>
    </w:p>
    <w:p w14:paraId="4A666F46" w14:textId="6657DE92" w:rsidR="002E79BB" w:rsidRPr="000F37A1" w:rsidRDefault="002E79BB" w:rsidP="00B72257">
      <w:pPr>
        <w:widowControl w:val="0"/>
        <w:ind w:firstLine="709"/>
        <w:rPr>
          <w:rFonts w:cs="Times New Roman"/>
          <w:sz w:val="28"/>
          <w:szCs w:val="28"/>
        </w:rPr>
      </w:pPr>
      <w:r w:rsidRPr="000F37A1">
        <w:rPr>
          <w:rFonts w:cs="Times New Roman"/>
          <w:sz w:val="28"/>
          <w:szCs w:val="28"/>
          <w:lang w:val="nl-NL"/>
        </w:rPr>
        <w:t xml:space="preserve">3. </w:t>
      </w:r>
      <w:r w:rsidR="00B56BF6" w:rsidRPr="000F37A1">
        <w:rPr>
          <w:rFonts w:cs="Times New Roman"/>
          <w:sz w:val="28"/>
          <w:szCs w:val="28"/>
          <w:lang w:val="nl-NL"/>
        </w:rPr>
        <w:t>Đối với chỉ tiêu định lượng</w:t>
      </w:r>
      <w:r w:rsidRPr="000F37A1">
        <w:rPr>
          <w:rFonts w:cs="Times New Roman"/>
          <w:sz w:val="28"/>
          <w:szCs w:val="28"/>
          <w:lang w:val="nl-NL"/>
        </w:rPr>
        <w:t xml:space="preserve"> tại </w:t>
      </w:r>
      <w:r w:rsidR="009A5A32" w:rsidRPr="000F37A1">
        <w:rPr>
          <w:rFonts w:cs="Times New Roman"/>
          <w:sz w:val="28"/>
          <w:szCs w:val="28"/>
          <w:lang w:val="nl-NL"/>
        </w:rPr>
        <w:t>đ</w:t>
      </w:r>
      <w:r w:rsidRPr="000F37A1">
        <w:rPr>
          <w:rFonts w:cs="Times New Roman"/>
          <w:sz w:val="28"/>
          <w:szCs w:val="28"/>
          <w:lang w:val="nl-NL"/>
        </w:rPr>
        <w:t xml:space="preserve">iểm a </w:t>
      </w:r>
      <w:r w:rsidR="009A5A32" w:rsidRPr="000F37A1">
        <w:rPr>
          <w:rFonts w:cs="Times New Roman"/>
          <w:sz w:val="28"/>
          <w:szCs w:val="28"/>
          <w:lang w:val="nl-NL"/>
        </w:rPr>
        <w:t>k</w:t>
      </w:r>
      <w:r w:rsidRPr="000F37A1">
        <w:rPr>
          <w:rFonts w:cs="Times New Roman"/>
          <w:sz w:val="28"/>
          <w:szCs w:val="28"/>
          <w:lang w:val="nl-NL"/>
        </w:rPr>
        <w:t xml:space="preserve">hoản 1 Điều 7 Thông tư này,  trường hợp ngân hàng thương mại, chi nhánh ngân hàng nước ngoài thực hiện tỷ lệ an toàn vốn theo phương pháp tiêu chuẩn </w:t>
      </w:r>
      <w:r w:rsidR="002829A0" w:rsidRPr="000F37A1">
        <w:rPr>
          <w:rFonts w:cs="Times New Roman"/>
          <w:sz w:val="28"/>
          <w:szCs w:val="28"/>
          <w:lang w:val="nl-NL"/>
        </w:rPr>
        <w:t xml:space="preserve">quy định tại Thông tư số </w:t>
      </w:r>
      <w:r w:rsidR="00201E69" w:rsidRPr="000F37A1">
        <w:rPr>
          <w:rFonts w:cs="Times New Roman"/>
          <w:sz w:val="28"/>
          <w:szCs w:val="28"/>
          <w:lang w:val="nl-NL"/>
        </w:rPr>
        <w:t>14</w:t>
      </w:r>
      <w:r w:rsidR="002829A0" w:rsidRPr="000F37A1">
        <w:rPr>
          <w:rFonts w:cs="Times New Roman"/>
          <w:sz w:val="28"/>
          <w:szCs w:val="28"/>
          <w:lang w:val="nl-NL"/>
        </w:rPr>
        <w:t>/2025/TT-NHNN</w:t>
      </w:r>
      <w:r w:rsidR="002829A0" w:rsidRPr="000F37A1">
        <w:rPr>
          <w:rFonts w:cs="Times New Roman"/>
          <w:sz w:val="28"/>
          <w:szCs w:val="28"/>
        </w:rPr>
        <w:t xml:space="preserve"> trước thời điểm 01/01/2030 </w:t>
      </w:r>
      <w:r w:rsidRPr="000F37A1">
        <w:rPr>
          <w:rFonts w:cs="Times New Roman"/>
          <w:sz w:val="28"/>
          <w:szCs w:val="28"/>
          <w:lang w:val="nl-NL"/>
        </w:rPr>
        <w:t>hoặc phương pháp xếp hạng tín dụng nội bộ quy định tại Thông tư</w:t>
      </w:r>
      <w:r w:rsidR="009A5A32" w:rsidRPr="000F37A1">
        <w:rPr>
          <w:rFonts w:cs="Times New Roman"/>
          <w:sz w:val="28"/>
          <w:szCs w:val="28"/>
          <w:lang w:val="nl-NL"/>
        </w:rPr>
        <w:t xml:space="preserve"> số </w:t>
      </w:r>
      <w:r w:rsidR="00201E69" w:rsidRPr="000F37A1">
        <w:rPr>
          <w:rFonts w:cs="Times New Roman"/>
          <w:sz w:val="28"/>
          <w:szCs w:val="28"/>
          <w:lang w:val="nl-NL"/>
        </w:rPr>
        <w:t>14</w:t>
      </w:r>
      <w:r w:rsidRPr="000F37A1">
        <w:rPr>
          <w:rFonts w:cs="Times New Roman"/>
          <w:sz w:val="28"/>
          <w:szCs w:val="28"/>
          <w:lang w:val="nl-NL"/>
        </w:rPr>
        <w:t>/2025/TT-NHNN</w:t>
      </w:r>
      <w:r w:rsidRPr="000F37A1">
        <w:rPr>
          <w:rFonts w:cs="Times New Roman"/>
          <w:sz w:val="28"/>
          <w:szCs w:val="28"/>
        </w:rPr>
        <w:t xml:space="preserve">, điểm của chỉ tiêu định lượng quy định tại </w:t>
      </w:r>
      <w:r w:rsidR="002829A0" w:rsidRPr="000F37A1">
        <w:rPr>
          <w:rFonts w:cs="Times New Roman"/>
          <w:sz w:val="28"/>
          <w:szCs w:val="28"/>
          <w:lang w:val="nl-NL"/>
        </w:rPr>
        <w:t>đ</w:t>
      </w:r>
      <w:r w:rsidRPr="000F37A1">
        <w:rPr>
          <w:rFonts w:cs="Times New Roman"/>
          <w:sz w:val="28"/>
          <w:szCs w:val="28"/>
          <w:lang w:val="nl-NL"/>
        </w:rPr>
        <w:t xml:space="preserve">iểm a </w:t>
      </w:r>
      <w:r w:rsidR="00A71100" w:rsidRPr="000F37A1">
        <w:rPr>
          <w:rFonts w:cs="Times New Roman"/>
          <w:sz w:val="28"/>
          <w:szCs w:val="28"/>
          <w:lang w:val="nl-NL"/>
        </w:rPr>
        <w:t>k</w:t>
      </w:r>
      <w:r w:rsidRPr="000F37A1">
        <w:rPr>
          <w:rFonts w:cs="Times New Roman"/>
          <w:sz w:val="28"/>
          <w:szCs w:val="28"/>
          <w:lang w:val="nl-NL"/>
        </w:rPr>
        <w:t>hoản 1 Điều 7 Thông tư này sẽ được cộng thêm một</w:t>
      </w:r>
      <w:r w:rsidR="00B4771C" w:rsidRPr="000F37A1">
        <w:rPr>
          <w:rFonts w:cs="Times New Roman"/>
          <w:sz w:val="28"/>
          <w:szCs w:val="28"/>
          <w:lang w:val="nl-NL"/>
        </w:rPr>
        <w:t xml:space="preserve"> (01)</w:t>
      </w:r>
      <w:r w:rsidRPr="000F37A1">
        <w:rPr>
          <w:rFonts w:cs="Times New Roman"/>
          <w:sz w:val="28"/>
          <w:szCs w:val="28"/>
          <w:lang w:val="nl-NL"/>
        </w:rPr>
        <w:t xml:space="preserve"> điểm sau khi đã được xác định theo quy định tại </w:t>
      </w:r>
      <w:r w:rsidR="00A71100" w:rsidRPr="000F37A1">
        <w:rPr>
          <w:rFonts w:cs="Times New Roman"/>
          <w:sz w:val="28"/>
          <w:szCs w:val="28"/>
          <w:lang w:val="nl-NL"/>
        </w:rPr>
        <w:t>đ</w:t>
      </w:r>
      <w:r w:rsidRPr="000F37A1">
        <w:rPr>
          <w:rFonts w:cs="Times New Roman"/>
          <w:sz w:val="28"/>
          <w:szCs w:val="28"/>
          <w:lang w:val="nl-NL"/>
        </w:rPr>
        <w:t>iểm a, d</w:t>
      </w:r>
      <w:r w:rsidR="00E61B97" w:rsidRPr="000F37A1">
        <w:rPr>
          <w:rFonts w:cs="Times New Roman"/>
          <w:sz w:val="28"/>
          <w:szCs w:val="28"/>
          <w:lang w:val="nl-NL"/>
        </w:rPr>
        <w:t>, đ</w:t>
      </w:r>
      <w:r w:rsidRPr="000F37A1">
        <w:rPr>
          <w:rFonts w:cs="Times New Roman"/>
          <w:sz w:val="28"/>
          <w:szCs w:val="28"/>
          <w:lang w:val="nl-NL"/>
        </w:rPr>
        <w:t xml:space="preserve"> </w:t>
      </w:r>
      <w:r w:rsidR="00A71100" w:rsidRPr="000F37A1">
        <w:rPr>
          <w:rFonts w:cs="Times New Roman"/>
          <w:sz w:val="28"/>
          <w:szCs w:val="28"/>
          <w:lang w:val="nl-NL"/>
        </w:rPr>
        <w:t>k</w:t>
      </w:r>
      <w:r w:rsidRPr="000F37A1">
        <w:rPr>
          <w:rFonts w:cs="Times New Roman"/>
          <w:sz w:val="28"/>
          <w:szCs w:val="28"/>
          <w:lang w:val="nl-NL"/>
        </w:rPr>
        <w:t>hoản 1 Điều này</w:t>
      </w:r>
      <w:r w:rsidR="002829A0" w:rsidRPr="000F37A1">
        <w:rPr>
          <w:rFonts w:cs="Times New Roman"/>
          <w:sz w:val="28"/>
          <w:szCs w:val="28"/>
          <w:lang w:val="nl-NL"/>
        </w:rPr>
        <w:t xml:space="preserve"> và đảm bảo điểm của chỉ tiêu định lượng này tối đa bằng 5</w:t>
      </w:r>
      <w:r w:rsidRPr="000F37A1">
        <w:rPr>
          <w:rFonts w:cs="Times New Roman"/>
          <w:sz w:val="28"/>
          <w:szCs w:val="28"/>
          <w:lang w:val="nl-NL"/>
        </w:rPr>
        <w:t>.</w:t>
      </w:r>
    </w:p>
    <w:p w14:paraId="4B45A133" w14:textId="77777777" w:rsidR="00864799" w:rsidRPr="000F37A1" w:rsidRDefault="00864799" w:rsidP="00B72257">
      <w:pPr>
        <w:widowControl w:val="0"/>
        <w:ind w:firstLine="709"/>
        <w:rPr>
          <w:rFonts w:cs="Times New Roman"/>
          <w:b/>
          <w:sz w:val="28"/>
          <w:szCs w:val="28"/>
          <w:lang w:val="nl-NL"/>
        </w:rPr>
      </w:pPr>
      <w:bookmarkStart w:id="36" w:name="dieu_14"/>
      <w:r w:rsidRPr="000F37A1">
        <w:rPr>
          <w:rFonts w:cs="Times New Roman"/>
          <w:b/>
          <w:sz w:val="28"/>
          <w:szCs w:val="28"/>
          <w:lang w:val="nl-NL"/>
        </w:rPr>
        <w:t>Điều 14. Ngưỡng tính điểm từng chỉ tiêu định lượng</w:t>
      </w:r>
      <w:bookmarkEnd w:id="36"/>
    </w:p>
    <w:p w14:paraId="4945F153"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Các ngưỡng 1, ngưỡng 2, ngưỡng 3 và ngưỡng 4 của từng chỉ tiêu định lượng theo từng nhóm đồng hạng được xác định cụ thể như sau:</w:t>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67"/>
        <w:gridCol w:w="2594"/>
        <w:gridCol w:w="707"/>
        <w:gridCol w:w="1203"/>
        <w:gridCol w:w="1328"/>
        <w:gridCol w:w="1295"/>
        <w:gridCol w:w="1275"/>
      </w:tblGrid>
      <w:tr w:rsidR="000F37A1" w:rsidRPr="000F37A1" w14:paraId="6A1BAD90" w14:textId="77777777" w:rsidTr="00790F9F">
        <w:tc>
          <w:tcPr>
            <w:tcW w:w="368" w:type="pct"/>
            <w:vMerge w:val="restart"/>
            <w:shd w:val="clear" w:color="auto" w:fill="auto"/>
            <w:vAlign w:val="center"/>
          </w:tcPr>
          <w:p w14:paraId="1B47E827" w14:textId="77777777" w:rsidR="00864799" w:rsidRPr="000F37A1" w:rsidRDefault="00864799" w:rsidP="00D00BA9">
            <w:pPr>
              <w:widowControl w:val="0"/>
              <w:spacing w:before="40" w:after="40"/>
              <w:jc w:val="center"/>
              <w:rPr>
                <w:rFonts w:cs="Times New Roman"/>
                <w:b/>
                <w:bCs/>
                <w:szCs w:val="24"/>
                <w:lang w:val="nl-NL"/>
              </w:rPr>
            </w:pPr>
            <w:r w:rsidRPr="000F37A1">
              <w:rPr>
                <w:rFonts w:cs="Times New Roman"/>
                <w:b/>
                <w:bCs/>
                <w:szCs w:val="24"/>
                <w:lang w:val="nl-NL"/>
              </w:rPr>
              <w:t>STT</w:t>
            </w:r>
          </w:p>
        </w:tc>
        <w:tc>
          <w:tcPr>
            <w:tcW w:w="1430" w:type="pct"/>
            <w:vMerge w:val="restart"/>
            <w:shd w:val="clear" w:color="auto" w:fill="auto"/>
            <w:vAlign w:val="center"/>
          </w:tcPr>
          <w:p w14:paraId="30A1E255"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Tiêu chí/chỉ tiêu</w:t>
            </w:r>
          </w:p>
        </w:tc>
        <w:tc>
          <w:tcPr>
            <w:tcW w:w="390" w:type="pct"/>
            <w:vMerge w:val="restart"/>
            <w:shd w:val="clear" w:color="auto" w:fill="auto"/>
            <w:vAlign w:val="center"/>
          </w:tcPr>
          <w:p w14:paraId="4D749944"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Đơn vị tính</w:t>
            </w:r>
          </w:p>
        </w:tc>
        <w:tc>
          <w:tcPr>
            <w:tcW w:w="2812" w:type="pct"/>
            <w:gridSpan w:val="4"/>
            <w:shd w:val="clear" w:color="auto" w:fill="auto"/>
            <w:vAlign w:val="center"/>
          </w:tcPr>
          <w:p w14:paraId="0D289CFF"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Ngưỡng</w:t>
            </w:r>
          </w:p>
        </w:tc>
      </w:tr>
      <w:tr w:rsidR="000F37A1" w:rsidRPr="000F37A1" w14:paraId="3E858135" w14:textId="77777777" w:rsidTr="00790F9F">
        <w:tc>
          <w:tcPr>
            <w:tcW w:w="368" w:type="pct"/>
            <w:vMerge/>
            <w:shd w:val="clear" w:color="auto" w:fill="auto"/>
            <w:vAlign w:val="center"/>
          </w:tcPr>
          <w:p w14:paraId="42DE5FBA" w14:textId="77777777" w:rsidR="00864799" w:rsidRPr="000F37A1" w:rsidRDefault="00864799" w:rsidP="00D00BA9">
            <w:pPr>
              <w:widowControl w:val="0"/>
              <w:spacing w:before="40" w:after="40"/>
              <w:jc w:val="center"/>
              <w:rPr>
                <w:rFonts w:cs="Times New Roman"/>
                <w:b/>
                <w:bCs/>
                <w:szCs w:val="24"/>
                <w:lang w:val="nl-NL"/>
              </w:rPr>
            </w:pPr>
          </w:p>
        </w:tc>
        <w:tc>
          <w:tcPr>
            <w:tcW w:w="1430" w:type="pct"/>
            <w:vMerge/>
            <w:shd w:val="clear" w:color="auto" w:fill="auto"/>
            <w:vAlign w:val="center"/>
          </w:tcPr>
          <w:p w14:paraId="680B4A6B" w14:textId="77777777" w:rsidR="00864799" w:rsidRPr="000F37A1" w:rsidRDefault="00864799" w:rsidP="00D00BA9">
            <w:pPr>
              <w:widowControl w:val="0"/>
              <w:spacing w:before="40" w:after="40"/>
              <w:jc w:val="center"/>
              <w:rPr>
                <w:rFonts w:cs="Times New Roman"/>
                <w:b/>
                <w:bCs/>
                <w:szCs w:val="24"/>
              </w:rPr>
            </w:pPr>
          </w:p>
        </w:tc>
        <w:tc>
          <w:tcPr>
            <w:tcW w:w="390" w:type="pct"/>
            <w:vMerge/>
            <w:shd w:val="clear" w:color="auto" w:fill="auto"/>
            <w:vAlign w:val="center"/>
          </w:tcPr>
          <w:p w14:paraId="1432E1A3" w14:textId="77777777" w:rsidR="00864799" w:rsidRPr="000F37A1" w:rsidRDefault="00864799" w:rsidP="00D00BA9">
            <w:pPr>
              <w:widowControl w:val="0"/>
              <w:spacing w:before="40" w:after="40"/>
              <w:jc w:val="center"/>
              <w:rPr>
                <w:rFonts w:cs="Times New Roman"/>
                <w:b/>
                <w:bCs/>
                <w:szCs w:val="24"/>
              </w:rPr>
            </w:pPr>
          </w:p>
        </w:tc>
        <w:tc>
          <w:tcPr>
            <w:tcW w:w="663" w:type="pct"/>
            <w:shd w:val="clear" w:color="auto" w:fill="auto"/>
            <w:vAlign w:val="center"/>
          </w:tcPr>
          <w:p w14:paraId="7F06D9DE" w14:textId="77777777" w:rsidR="005954DE" w:rsidRPr="000F37A1" w:rsidRDefault="00864799" w:rsidP="00D00BA9">
            <w:pPr>
              <w:widowControl w:val="0"/>
              <w:spacing w:before="40" w:after="40"/>
              <w:ind w:right="172"/>
              <w:jc w:val="center"/>
              <w:outlineLvl w:val="0"/>
              <w:rPr>
                <w:rFonts w:cs="Times New Roman"/>
                <w:b/>
                <w:bCs/>
                <w:szCs w:val="24"/>
                <w:lang w:val="nl-NL"/>
              </w:rPr>
            </w:pPr>
            <w:r w:rsidRPr="000F37A1">
              <w:rPr>
                <w:rFonts w:cs="Times New Roman"/>
                <w:b/>
                <w:bCs/>
                <w:szCs w:val="24"/>
                <w:lang w:val="nl-NL"/>
              </w:rPr>
              <w:t>Ngưỡng</w:t>
            </w:r>
          </w:p>
          <w:p w14:paraId="44E10791" w14:textId="17C7F700" w:rsidR="00864799" w:rsidRPr="000F37A1" w:rsidRDefault="00864799" w:rsidP="00D00BA9">
            <w:pPr>
              <w:widowControl w:val="0"/>
              <w:spacing w:before="40" w:after="40"/>
              <w:ind w:right="172"/>
              <w:jc w:val="center"/>
              <w:rPr>
                <w:rFonts w:cs="Times New Roman"/>
                <w:b/>
                <w:bCs/>
                <w:szCs w:val="24"/>
              </w:rPr>
            </w:pPr>
            <w:r w:rsidRPr="000F37A1">
              <w:rPr>
                <w:rFonts w:cs="Times New Roman"/>
                <w:b/>
                <w:bCs/>
                <w:szCs w:val="24"/>
                <w:lang w:val="nl-NL"/>
              </w:rPr>
              <w:t>1</w:t>
            </w:r>
          </w:p>
        </w:tc>
        <w:tc>
          <w:tcPr>
            <w:tcW w:w="732" w:type="pct"/>
            <w:shd w:val="clear" w:color="auto" w:fill="auto"/>
            <w:vAlign w:val="center"/>
          </w:tcPr>
          <w:p w14:paraId="07EC3180" w14:textId="6D5B6A6D" w:rsidR="005954DE" w:rsidRPr="000F37A1" w:rsidRDefault="00864799" w:rsidP="00D00BA9">
            <w:pPr>
              <w:widowControl w:val="0"/>
              <w:spacing w:before="40" w:after="40"/>
              <w:jc w:val="center"/>
              <w:outlineLvl w:val="0"/>
              <w:rPr>
                <w:rFonts w:cs="Times New Roman"/>
                <w:b/>
                <w:bCs/>
                <w:szCs w:val="24"/>
                <w:lang w:val="nl-NL"/>
              </w:rPr>
            </w:pPr>
            <w:r w:rsidRPr="000F37A1">
              <w:rPr>
                <w:rFonts w:cs="Times New Roman"/>
                <w:b/>
                <w:bCs/>
                <w:szCs w:val="24"/>
                <w:lang w:val="nl-NL"/>
              </w:rPr>
              <w:t>Ngưỡng</w:t>
            </w:r>
          </w:p>
          <w:p w14:paraId="0B33BD97"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2</w:t>
            </w:r>
          </w:p>
        </w:tc>
        <w:tc>
          <w:tcPr>
            <w:tcW w:w="714" w:type="pct"/>
            <w:shd w:val="clear" w:color="auto" w:fill="auto"/>
            <w:vAlign w:val="center"/>
          </w:tcPr>
          <w:p w14:paraId="5AFD0546" w14:textId="77777777" w:rsidR="005954DE" w:rsidRPr="000F37A1" w:rsidRDefault="00864799" w:rsidP="00D00BA9">
            <w:pPr>
              <w:widowControl w:val="0"/>
              <w:spacing w:before="40" w:after="40"/>
              <w:jc w:val="center"/>
              <w:rPr>
                <w:rFonts w:cs="Times New Roman"/>
                <w:b/>
                <w:bCs/>
                <w:szCs w:val="24"/>
                <w:lang w:val="nl-NL"/>
              </w:rPr>
            </w:pPr>
            <w:r w:rsidRPr="000F37A1">
              <w:rPr>
                <w:rFonts w:cs="Times New Roman"/>
                <w:b/>
                <w:bCs/>
                <w:szCs w:val="24"/>
                <w:lang w:val="nl-NL"/>
              </w:rPr>
              <w:t>Ngưỡng</w:t>
            </w:r>
          </w:p>
          <w:p w14:paraId="37C029D8" w14:textId="670ED6F9"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3</w:t>
            </w:r>
          </w:p>
        </w:tc>
        <w:tc>
          <w:tcPr>
            <w:tcW w:w="703" w:type="pct"/>
            <w:shd w:val="clear" w:color="auto" w:fill="auto"/>
            <w:vAlign w:val="center"/>
          </w:tcPr>
          <w:p w14:paraId="62120E05" w14:textId="77777777" w:rsidR="005954DE" w:rsidRPr="000F37A1" w:rsidRDefault="00864799" w:rsidP="00D00BA9">
            <w:pPr>
              <w:widowControl w:val="0"/>
              <w:spacing w:before="40" w:after="40"/>
              <w:jc w:val="center"/>
              <w:rPr>
                <w:rFonts w:cs="Times New Roman"/>
                <w:b/>
                <w:bCs/>
                <w:szCs w:val="24"/>
                <w:lang w:val="nl-NL"/>
              </w:rPr>
            </w:pPr>
            <w:r w:rsidRPr="000F37A1">
              <w:rPr>
                <w:rFonts w:cs="Times New Roman"/>
                <w:b/>
                <w:bCs/>
                <w:szCs w:val="24"/>
                <w:lang w:val="nl-NL"/>
              </w:rPr>
              <w:t>Ngưỡng</w:t>
            </w:r>
          </w:p>
          <w:p w14:paraId="69B0CBC0" w14:textId="3F5A0691"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4</w:t>
            </w:r>
          </w:p>
        </w:tc>
      </w:tr>
      <w:tr w:rsidR="000F37A1" w:rsidRPr="000F37A1" w14:paraId="7824EE97" w14:textId="77777777" w:rsidTr="00790F9F">
        <w:tc>
          <w:tcPr>
            <w:tcW w:w="368" w:type="pct"/>
            <w:shd w:val="clear" w:color="auto" w:fill="auto"/>
            <w:vAlign w:val="center"/>
          </w:tcPr>
          <w:p w14:paraId="22BA9CC8"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1</w:t>
            </w:r>
          </w:p>
        </w:tc>
        <w:tc>
          <w:tcPr>
            <w:tcW w:w="1430" w:type="pct"/>
            <w:shd w:val="clear" w:color="auto" w:fill="auto"/>
            <w:vAlign w:val="center"/>
          </w:tcPr>
          <w:p w14:paraId="6C1D65EB" w14:textId="77777777" w:rsidR="00864799" w:rsidRPr="000F37A1" w:rsidRDefault="00864799" w:rsidP="00D00BA9">
            <w:pPr>
              <w:widowControl w:val="0"/>
              <w:spacing w:before="40" w:after="40"/>
              <w:outlineLvl w:val="0"/>
              <w:rPr>
                <w:rFonts w:cs="Times New Roman"/>
                <w:b/>
                <w:bCs/>
                <w:szCs w:val="24"/>
              </w:rPr>
            </w:pPr>
            <w:r w:rsidRPr="000F37A1">
              <w:rPr>
                <w:rFonts w:cs="Times New Roman"/>
                <w:b/>
                <w:bCs/>
                <w:szCs w:val="24"/>
                <w:lang w:val="nl-NL"/>
              </w:rPr>
              <w:t>VỐN (C)</w:t>
            </w:r>
          </w:p>
        </w:tc>
        <w:tc>
          <w:tcPr>
            <w:tcW w:w="390" w:type="pct"/>
            <w:shd w:val="clear" w:color="auto" w:fill="auto"/>
            <w:vAlign w:val="center"/>
          </w:tcPr>
          <w:p w14:paraId="3EDBCA3A" w14:textId="77777777" w:rsidR="00864799" w:rsidRPr="000F37A1" w:rsidRDefault="00864799" w:rsidP="00D00BA9">
            <w:pPr>
              <w:widowControl w:val="0"/>
              <w:spacing w:before="40" w:after="40"/>
              <w:outlineLvl w:val="0"/>
              <w:rPr>
                <w:rFonts w:cs="Times New Roman"/>
                <w:szCs w:val="24"/>
              </w:rPr>
            </w:pPr>
            <w:r w:rsidRPr="000F37A1">
              <w:rPr>
                <w:rFonts w:cs="Times New Roman"/>
                <w:szCs w:val="24"/>
                <w:lang w:val="vi-VN"/>
              </w:rPr>
              <w:t xml:space="preserve"> </w:t>
            </w:r>
          </w:p>
        </w:tc>
        <w:tc>
          <w:tcPr>
            <w:tcW w:w="663" w:type="pct"/>
            <w:shd w:val="clear" w:color="auto" w:fill="auto"/>
            <w:vAlign w:val="center"/>
          </w:tcPr>
          <w:p w14:paraId="10E9F59B" w14:textId="77777777" w:rsidR="00864799" w:rsidRPr="000F37A1" w:rsidRDefault="00864799" w:rsidP="00D00BA9">
            <w:pPr>
              <w:widowControl w:val="0"/>
              <w:spacing w:before="40" w:after="40"/>
              <w:outlineLvl w:val="0"/>
              <w:rPr>
                <w:rFonts w:cs="Times New Roman"/>
                <w:szCs w:val="24"/>
              </w:rPr>
            </w:pPr>
            <w:r w:rsidRPr="000F37A1">
              <w:rPr>
                <w:rFonts w:cs="Times New Roman"/>
                <w:szCs w:val="24"/>
                <w:lang w:val="vi-VN"/>
              </w:rPr>
              <w:t xml:space="preserve"> </w:t>
            </w:r>
          </w:p>
        </w:tc>
        <w:tc>
          <w:tcPr>
            <w:tcW w:w="732" w:type="pct"/>
            <w:shd w:val="clear" w:color="auto" w:fill="auto"/>
            <w:vAlign w:val="center"/>
          </w:tcPr>
          <w:p w14:paraId="7A7FE950" w14:textId="77777777" w:rsidR="00864799" w:rsidRPr="000F37A1" w:rsidRDefault="00864799" w:rsidP="00D00BA9">
            <w:pPr>
              <w:widowControl w:val="0"/>
              <w:spacing w:before="40" w:after="40"/>
              <w:outlineLvl w:val="0"/>
              <w:rPr>
                <w:rFonts w:cs="Times New Roman"/>
                <w:szCs w:val="24"/>
              </w:rPr>
            </w:pPr>
            <w:r w:rsidRPr="000F37A1">
              <w:rPr>
                <w:rFonts w:cs="Times New Roman"/>
                <w:szCs w:val="24"/>
                <w:lang w:val="vi-VN"/>
              </w:rPr>
              <w:t xml:space="preserve"> </w:t>
            </w:r>
          </w:p>
        </w:tc>
        <w:tc>
          <w:tcPr>
            <w:tcW w:w="714" w:type="pct"/>
            <w:shd w:val="clear" w:color="auto" w:fill="auto"/>
            <w:vAlign w:val="center"/>
          </w:tcPr>
          <w:p w14:paraId="18269023" w14:textId="77777777" w:rsidR="00864799" w:rsidRPr="000F37A1" w:rsidRDefault="00864799" w:rsidP="00D00BA9">
            <w:pPr>
              <w:widowControl w:val="0"/>
              <w:spacing w:before="40" w:after="40"/>
              <w:outlineLvl w:val="0"/>
              <w:rPr>
                <w:rFonts w:cs="Times New Roman"/>
                <w:szCs w:val="24"/>
              </w:rPr>
            </w:pPr>
            <w:r w:rsidRPr="000F37A1">
              <w:rPr>
                <w:rFonts w:cs="Times New Roman"/>
                <w:szCs w:val="24"/>
                <w:lang w:val="vi-VN"/>
              </w:rPr>
              <w:t xml:space="preserve"> </w:t>
            </w:r>
          </w:p>
        </w:tc>
        <w:tc>
          <w:tcPr>
            <w:tcW w:w="703" w:type="pct"/>
            <w:shd w:val="clear" w:color="auto" w:fill="auto"/>
            <w:vAlign w:val="center"/>
          </w:tcPr>
          <w:p w14:paraId="1A743BC0" w14:textId="77777777" w:rsidR="00864799" w:rsidRPr="000F37A1" w:rsidRDefault="00864799" w:rsidP="00D00BA9">
            <w:pPr>
              <w:widowControl w:val="0"/>
              <w:spacing w:before="40" w:after="40"/>
              <w:outlineLvl w:val="0"/>
              <w:rPr>
                <w:rFonts w:cs="Times New Roman"/>
                <w:szCs w:val="24"/>
              </w:rPr>
            </w:pPr>
            <w:r w:rsidRPr="000F37A1">
              <w:rPr>
                <w:rFonts w:cs="Times New Roman"/>
                <w:szCs w:val="24"/>
                <w:lang w:val="vi-VN"/>
              </w:rPr>
              <w:t xml:space="preserve"> </w:t>
            </w:r>
          </w:p>
        </w:tc>
      </w:tr>
      <w:tr w:rsidR="000F37A1" w:rsidRPr="000F37A1" w14:paraId="50C3D1B1" w14:textId="77777777" w:rsidTr="00790F9F">
        <w:tc>
          <w:tcPr>
            <w:tcW w:w="368" w:type="pct"/>
            <w:vAlign w:val="center"/>
          </w:tcPr>
          <w:p w14:paraId="3BE21FC0" w14:textId="2936725E"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1.1</w:t>
            </w:r>
          </w:p>
        </w:tc>
        <w:tc>
          <w:tcPr>
            <w:tcW w:w="1430" w:type="pct"/>
            <w:vAlign w:val="center"/>
          </w:tcPr>
          <w:p w14:paraId="6CE8DD31" w14:textId="6F67A073" w:rsidR="00864799" w:rsidRPr="000F37A1" w:rsidRDefault="00864799" w:rsidP="003B7182">
            <w:pPr>
              <w:widowControl w:val="0"/>
              <w:spacing w:before="40" w:after="40"/>
              <w:ind w:left="39" w:right="2"/>
              <w:rPr>
                <w:rFonts w:eastAsia="Times New Roman" w:cs="Times New Roman"/>
                <w:b/>
                <w:bCs/>
                <w:i/>
                <w:iCs/>
                <w:szCs w:val="24"/>
              </w:rPr>
            </w:pPr>
            <w:r w:rsidRPr="000F37A1">
              <w:rPr>
                <w:rFonts w:cs="Times New Roman"/>
                <w:b/>
                <w:bCs/>
                <w:szCs w:val="24"/>
                <w:lang w:val="vi-VN"/>
              </w:rPr>
              <w:t>Tỷ lệ an toàn vốn</w:t>
            </w:r>
            <w:r w:rsidRPr="000F37A1">
              <w:rPr>
                <w:rFonts w:cs="Times New Roman"/>
                <w:b/>
                <w:bCs/>
                <w:szCs w:val="24"/>
              </w:rPr>
              <w:t xml:space="preserve"> (không </w:t>
            </w:r>
            <w:r w:rsidRPr="000F37A1">
              <w:rPr>
                <w:rFonts w:cs="Times New Roman"/>
                <w:b/>
                <w:bCs/>
                <w:szCs w:val="24"/>
              </w:rPr>
              <w:lastRenderedPageBreak/>
              <w:t>bao gồm trường hợp thực hiện theo quy định tại Thông tư số 41/2016/TT-NHNN</w:t>
            </w:r>
            <w:r w:rsidR="00936F9A" w:rsidRPr="000F37A1">
              <w:rPr>
                <w:rFonts w:cs="Times New Roman"/>
                <w:b/>
                <w:bCs/>
                <w:szCs w:val="24"/>
              </w:rPr>
              <w:t>, Thông tư số 14/2025/TT-NHNN</w:t>
            </w:r>
            <w:r w:rsidRPr="000F37A1">
              <w:rPr>
                <w:rFonts w:cs="Times New Roman"/>
                <w:b/>
                <w:bCs/>
                <w:szCs w:val="24"/>
              </w:rPr>
              <w:t>)</w:t>
            </w:r>
          </w:p>
        </w:tc>
        <w:tc>
          <w:tcPr>
            <w:tcW w:w="390" w:type="pct"/>
            <w:vAlign w:val="center"/>
          </w:tcPr>
          <w:p w14:paraId="3C7A95D7"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lastRenderedPageBreak/>
              <w:t>%</w:t>
            </w:r>
          </w:p>
        </w:tc>
        <w:tc>
          <w:tcPr>
            <w:tcW w:w="2812" w:type="pct"/>
            <w:gridSpan w:val="4"/>
            <w:vAlign w:val="center"/>
          </w:tcPr>
          <w:p w14:paraId="45D32874" w14:textId="77777777" w:rsidR="00864799" w:rsidRPr="000F37A1" w:rsidRDefault="00864799" w:rsidP="00CD3F21">
            <w:pPr>
              <w:widowControl w:val="0"/>
              <w:spacing w:before="40" w:after="40"/>
              <w:ind w:left="140" w:right="147"/>
              <w:outlineLvl w:val="0"/>
              <w:rPr>
                <w:rFonts w:cs="Times New Roman"/>
                <w:szCs w:val="24"/>
              </w:rPr>
            </w:pPr>
            <w:r w:rsidRPr="000F37A1">
              <w:rPr>
                <w:rFonts w:cs="Times New Roman"/>
                <w:szCs w:val="24"/>
                <w:lang w:val="nl-NL"/>
              </w:rPr>
              <w:t xml:space="preserve">Chỉ tiêu định lượng có giá trị càng lớn thì mức độ </w:t>
            </w:r>
            <w:r w:rsidRPr="000F37A1">
              <w:rPr>
                <w:rFonts w:cs="Times New Roman"/>
                <w:szCs w:val="24"/>
                <w:lang w:val="nl-NL"/>
              </w:rPr>
              <w:lastRenderedPageBreak/>
              <w:t>rủi ro càng giảm</w:t>
            </w:r>
          </w:p>
        </w:tc>
      </w:tr>
      <w:tr w:rsidR="000F37A1" w:rsidRPr="000F37A1" w14:paraId="09835500" w14:textId="77777777" w:rsidTr="00790F9F">
        <w:tc>
          <w:tcPr>
            <w:tcW w:w="368" w:type="pct"/>
            <w:vAlign w:val="center"/>
          </w:tcPr>
          <w:p w14:paraId="03504E31"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AD46DF1"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028A7C9D"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5DB572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32" w:type="pct"/>
            <w:vAlign w:val="center"/>
          </w:tcPr>
          <w:p w14:paraId="1AAB048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2DDA8B7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3424F97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6D2BCDB9" w14:textId="77777777" w:rsidTr="00790F9F">
        <w:tc>
          <w:tcPr>
            <w:tcW w:w="368" w:type="pct"/>
            <w:vAlign w:val="center"/>
          </w:tcPr>
          <w:p w14:paraId="0E60A3C4"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C77439C"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7669945B"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4B6D5B5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32" w:type="pct"/>
            <w:vAlign w:val="center"/>
          </w:tcPr>
          <w:p w14:paraId="3D563B9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303852D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7BCFC7A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65D110A1" w14:textId="77777777" w:rsidTr="00790F9F">
        <w:tc>
          <w:tcPr>
            <w:tcW w:w="368" w:type="pct"/>
            <w:vAlign w:val="center"/>
          </w:tcPr>
          <w:p w14:paraId="448033E8"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554354F"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0A8DCC0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CD7ED9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32" w:type="pct"/>
            <w:vAlign w:val="center"/>
          </w:tcPr>
          <w:p w14:paraId="02C2D90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080BCDB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47DF8A7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7FE56AE9" w14:textId="77777777" w:rsidTr="003B7182">
        <w:trPr>
          <w:trHeight w:val="634"/>
        </w:trPr>
        <w:tc>
          <w:tcPr>
            <w:tcW w:w="368" w:type="pct"/>
            <w:vAlign w:val="center"/>
          </w:tcPr>
          <w:p w14:paraId="2077CDA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F184480"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5108A004"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2EF982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32" w:type="pct"/>
            <w:vAlign w:val="center"/>
          </w:tcPr>
          <w:p w14:paraId="4CAD4D8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16,00</w:t>
            </w:r>
          </w:p>
        </w:tc>
        <w:tc>
          <w:tcPr>
            <w:tcW w:w="714" w:type="pct"/>
            <w:vAlign w:val="center"/>
          </w:tcPr>
          <w:p w14:paraId="2F8374A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w:t>
            </w:r>
          </w:p>
        </w:tc>
        <w:tc>
          <w:tcPr>
            <w:tcW w:w="703" w:type="pct"/>
            <w:vAlign w:val="center"/>
          </w:tcPr>
          <w:p w14:paraId="611F113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w:t>
            </w:r>
          </w:p>
        </w:tc>
      </w:tr>
      <w:tr w:rsidR="000F37A1" w:rsidRPr="000F37A1" w14:paraId="6252EFDD" w14:textId="77777777" w:rsidTr="00790F9F">
        <w:tc>
          <w:tcPr>
            <w:tcW w:w="368" w:type="pct"/>
            <w:vAlign w:val="center"/>
          </w:tcPr>
          <w:p w14:paraId="1F43625C"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772124AE"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4D892F6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2ED717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32" w:type="pct"/>
            <w:vAlign w:val="center"/>
          </w:tcPr>
          <w:p w14:paraId="0A27C32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16,00</w:t>
            </w:r>
          </w:p>
        </w:tc>
        <w:tc>
          <w:tcPr>
            <w:tcW w:w="714" w:type="pct"/>
            <w:vAlign w:val="center"/>
          </w:tcPr>
          <w:p w14:paraId="32762A2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w:t>
            </w:r>
          </w:p>
        </w:tc>
        <w:tc>
          <w:tcPr>
            <w:tcW w:w="703" w:type="pct"/>
            <w:vAlign w:val="center"/>
          </w:tcPr>
          <w:p w14:paraId="7A3BC71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w:t>
            </w:r>
          </w:p>
        </w:tc>
      </w:tr>
      <w:tr w:rsidR="000F37A1" w:rsidRPr="000F37A1" w14:paraId="499FE5CE" w14:textId="77777777" w:rsidTr="003B7182">
        <w:trPr>
          <w:trHeight w:val="638"/>
        </w:trPr>
        <w:tc>
          <w:tcPr>
            <w:tcW w:w="368" w:type="pct"/>
            <w:vAlign w:val="center"/>
          </w:tcPr>
          <w:p w14:paraId="22C8D804"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E13C60E"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27A1CE3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570161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32" w:type="pct"/>
            <w:vAlign w:val="center"/>
          </w:tcPr>
          <w:p w14:paraId="380CB74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5AE0758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w:t>
            </w:r>
          </w:p>
        </w:tc>
        <w:tc>
          <w:tcPr>
            <w:tcW w:w="703" w:type="pct"/>
            <w:vAlign w:val="center"/>
          </w:tcPr>
          <w:p w14:paraId="7009F8E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761C9781" w14:textId="77777777" w:rsidTr="00790F9F">
        <w:tc>
          <w:tcPr>
            <w:tcW w:w="368" w:type="pct"/>
            <w:vAlign w:val="center"/>
          </w:tcPr>
          <w:p w14:paraId="163FE8C7" w14:textId="4E59562E" w:rsidR="00864799" w:rsidRPr="000F37A1" w:rsidRDefault="00864799" w:rsidP="00D00BA9">
            <w:pPr>
              <w:widowControl w:val="0"/>
              <w:spacing w:before="40" w:after="40"/>
              <w:jc w:val="center"/>
              <w:rPr>
                <w:rFonts w:cs="Times New Roman"/>
                <w:b/>
                <w:szCs w:val="24"/>
              </w:rPr>
            </w:pPr>
            <w:r w:rsidRPr="000F37A1">
              <w:rPr>
                <w:rFonts w:cs="Times New Roman"/>
                <w:b/>
                <w:szCs w:val="24"/>
              </w:rPr>
              <w:t>1.</w:t>
            </w:r>
            <w:r w:rsidR="00D35898" w:rsidRPr="000F37A1">
              <w:rPr>
                <w:rFonts w:cs="Times New Roman"/>
                <w:b/>
                <w:szCs w:val="24"/>
              </w:rPr>
              <w:t>2</w:t>
            </w:r>
          </w:p>
        </w:tc>
        <w:tc>
          <w:tcPr>
            <w:tcW w:w="1430" w:type="pct"/>
            <w:vAlign w:val="center"/>
          </w:tcPr>
          <w:p w14:paraId="2CD1E513" w14:textId="6BF80AF0" w:rsidR="00864799" w:rsidRPr="000F37A1" w:rsidRDefault="00864799" w:rsidP="003B7182">
            <w:pPr>
              <w:widowControl w:val="0"/>
              <w:spacing w:before="40" w:after="40"/>
              <w:ind w:left="39" w:right="2"/>
              <w:rPr>
                <w:rFonts w:eastAsia="Times New Roman" w:cs="Times New Roman"/>
                <w:b/>
                <w:bCs/>
                <w:i/>
                <w:iCs/>
                <w:szCs w:val="24"/>
              </w:rPr>
            </w:pPr>
            <w:r w:rsidRPr="000F37A1">
              <w:rPr>
                <w:rFonts w:cs="Times New Roman"/>
                <w:b/>
                <w:bCs/>
                <w:szCs w:val="24"/>
                <w:lang w:val="vi-VN"/>
              </w:rPr>
              <w:t>Tỷ lệ an toàn vốn</w:t>
            </w:r>
            <w:r w:rsidRPr="000F37A1">
              <w:rPr>
                <w:rFonts w:cs="Times New Roman"/>
                <w:b/>
                <w:bCs/>
                <w:szCs w:val="24"/>
              </w:rPr>
              <w:t xml:space="preserve"> (thực hiện theo quy định tại Thông tư số 41/2016/TT-NHNN)</w:t>
            </w:r>
          </w:p>
        </w:tc>
        <w:tc>
          <w:tcPr>
            <w:tcW w:w="390" w:type="pct"/>
            <w:vAlign w:val="center"/>
          </w:tcPr>
          <w:p w14:paraId="0B4DC805"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41FF318C" w14:textId="77777777"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Chỉ tiêu định lượng có giá trị càng lớn thì mức độ rủi ro càng giảm</w:t>
            </w:r>
          </w:p>
        </w:tc>
      </w:tr>
      <w:tr w:rsidR="000F37A1" w:rsidRPr="000F37A1" w14:paraId="4AD23A01" w14:textId="77777777" w:rsidTr="00790F9F">
        <w:tc>
          <w:tcPr>
            <w:tcW w:w="368" w:type="pct"/>
            <w:vAlign w:val="center"/>
          </w:tcPr>
          <w:p w14:paraId="41ED334A"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3D56870"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6D14604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41BDC06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11,00</w:t>
            </w:r>
          </w:p>
        </w:tc>
        <w:tc>
          <w:tcPr>
            <w:tcW w:w="732" w:type="pct"/>
            <w:vAlign w:val="center"/>
          </w:tcPr>
          <w:p w14:paraId="278C30E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w:t>
            </w:r>
          </w:p>
        </w:tc>
        <w:tc>
          <w:tcPr>
            <w:tcW w:w="714" w:type="pct"/>
            <w:vAlign w:val="center"/>
          </w:tcPr>
          <w:p w14:paraId="483DBC5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vAlign w:val="center"/>
          </w:tcPr>
          <w:p w14:paraId="036EC04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02D4DDD6" w14:textId="77777777" w:rsidTr="00790F9F">
        <w:tc>
          <w:tcPr>
            <w:tcW w:w="368" w:type="pct"/>
            <w:vAlign w:val="center"/>
          </w:tcPr>
          <w:p w14:paraId="7E0821A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8FF4BED"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1510712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32D2C06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11,00</w:t>
            </w:r>
          </w:p>
        </w:tc>
        <w:tc>
          <w:tcPr>
            <w:tcW w:w="732" w:type="pct"/>
            <w:vAlign w:val="center"/>
          </w:tcPr>
          <w:p w14:paraId="5A2B652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w:t>
            </w:r>
          </w:p>
        </w:tc>
        <w:tc>
          <w:tcPr>
            <w:tcW w:w="714" w:type="pct"/>
            <w:vAlign w:val="center"/>
          </w:tcPr>
          <w:p w14:paraId="4DD4D5D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vAlign w:val="center"/>
          </w:tcPr>
          <w:p w14:paraId="791DAF2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1DB534FB" w14:textId="77777777" w:rsidTr="00790F9F">
        <w:tc>
          <w:tcPr>
            <w:tcW w:w="368" w:type="pct"/>
            <w:vAlign w:val="center"/>
          </w:tcPr>
          <w:p w14:paraId="3B4F01A1"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0FE61BE"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19F8A838"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35A18E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32" w:type="pct"/>
            <w:vAlign w:val="center"/>
          </w:tcPr>
          <w:p w14:paraId="627B18D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277584F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627AD7C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34AC6C53" w14:textId="77777777" w:rsidTr="00790F9F">
        <w:tc>
          <w:tcPr>
            <w:tcW w:w="368" w:type="pct"/>
            <w:vAlign w:val="center"/>
          </w:tcPr>
          <w:p w14:paraId="4BBE376E" w14:textId="544C070A"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1.</w:t>
            </w:r>
            <w:r w:rsidR="00D35898" w:rsidRPr="000F37A1">
              <w:rPr>
                <w:rFonts w:cs="Times New Roman"/>
                <w:b/>
                <w:bCs/>
                <w:szCs w:val="24"/>
              </w:rPr>
              <w:t>3</w:t>
            </w:r>
          </w:p>
        </w:tc>
        <w:tc>
          <w:tcPr>
            <w:tcW w:w="1430" w:type="pct"/>
            <w:vAlign w:val="center"/>
          </w:tcPr>
          <w:p w14:paraId="5B616448" w14:textId="7965E302"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Tỷ lệ an toàn vốn cấp 1 (không bao gồm trường hợp thực hiện theo quy định tại Thông tư số 41/2016/TT-NHNN</w:t>
            </w:r>
            <w:r w:rsidR="00936F9A" w:rsidRPr="000F37A1">
              <w:rPr>
                <w:rFonts w:cs="Times New Roman"/>
                <w:b/>
                <w:bCs/>
                <w:szCs w:val="24"/>
              </w:rPr>
              <w:t>, Thông tư số 14/2025/TT-NHNN</w:t>
            </w:r>
            <w:r w:rsidRPr="000F37A1">
              <w:rPr>
                <w:rFonts w:cs="Times New Roman"/>
                <w:b/>
                <w:bCs/>
                <w:szCs w:val="24"/>
              </w:rPr>
              <w:t>)</w:t>
            </w:r>
          </w:p>
        </w:tc>
        <w:tc>
          <w:tcPr>
            <w:tcW w:w="390" w:type="pct"/>
            <w:vAlign w:val="center"/>
          </w:tcPr>
          <w:p w14:paraId="4250F885"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375AE267" w14:textId="77777777"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Chỉ tiêu định lượng có giá trị càng lớn thì mức độ rủi ro càng giảm</w:t>
            </w:r>
          </w:p>
        </w:tc>
      </w:tr>
      <w:tr w:rsidR="000F37A1" w:rsidRPr="000F37A1" w14:paraId="74C59F1B" w14:textId="77777777" w:rsidTr="00790F9F">
        <w:tc>
          <w:tcPr>
            <w:tcW w:w="368" w:type="pct"/>
            <w:vAlign w:val="center"/>
          </w:tcPr>
          <w:p w14:paraId="55C47D0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DFC427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018EA46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846B14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32" w:type="pct"/>
            <w:vAlign w:val="center"/>
          </w:tcPr>
          <w:p w14:paraId="2B0CD0A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14" w:type="pct"/>
            <w:vAlign w:val="center"/>
          </w:tcPr>
          <w:p w14:paraId="25ADA1B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vAlign w:val="center"/>
          </w:tcPr>
          <w:p w14:paraId="112287E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439E0359" w14:textId="77777777" w:rsidTr="00790F9F">
        <w:tc>
          <w:tcPr>
            <w:tcW w:w="368" w:type="pct"/>
            <w:vAlign w:val="center"/>
          </w:tcPr>
          <w:p w14:paraId="5C75D35B"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F3A305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665D2AC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F3E345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32" w:type="pct"/>
            <w:vAlign w:val="center"/>
          </w:tcPr>
          <w:p w14:paraId="3069A0C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14" w:type="pct"/>
            <w:vAlign w:val="center"/>
          </w:tcPr>
          <w:p w14:paraId="5F48CEB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vAlign w:val="center"/>
          </w:tcPr>
          <w:p w14:paraId="072F7B6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20827003" w14:textId="77777777" w:rsidTr="00790F9F">
        <w:tc>
          <w:tcPr>
            <w:tcW w:w="368" w:type="pct"/>
            <w:vAlign w:val="center"/>
          </w:tcPr>
          <w:p w14:paraId="1FF33A83"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1186A83"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30BB02E6"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16B0D3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32" w:type="pct"/>
            <w:vAlign w:val="center"/>
          </w:tcPr>
          <w:p w14:paraId="52E5F04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14" w:type="pct"/>
            <w:vAlign w:val="center"/>
          </w:tcPr>
          <w:p w14:paraId="5A3EFD8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vAlign w:val="center"/>
          </w:tcPr>
          <w:p w14:paraId="3D91E17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5F673BD9" w14:textId="77777777" w:rsidTr="003B7182">
        <w:trPr>
          <w:trHeight w:val="564"/>
        </w:trPr>
        <w:tc>
          <w:tcPr>
            <w:tcW w:w="368" w:type="pct"/>
            <w:vAlign w:val="center"/>
          </w:tcPr>
          <w:p w14:paraId="470FF343"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9F438D1"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39347DD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DCCB21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19,00</w:t>
            </w:r>
          </w:p>
        </w:tc>
        <w:tc>
          <w:tcPr>
            <w:tcW w:w="732" w:type="pct"/>
            <w:vAlign w:val="center"/>
          </w:tcPr>
          <w:p w14:paraId="20D9086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14" w:type="pct"/>
            <w:vAlign w:val="center"/>
          </w:tcPr>
          <w:p w14:paraId="41242E6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2415479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0AD0CE9F" w14:textId="77777777" w:rsidTr="00790F9F">
        <w:tc>
          <w:tcPr>
            <w:tcW w:w="368" w:type="pct"/>
            <w:vAlign w:val="center"/>
          </w:tcPr>
          <w:p w14:paraId="166FDA3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C121B8F"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3DB818A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A96F1D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19,00</w:t>
            </w:r>
          </w:p>
        </w:tc>
        <w:tc>
          <w:tcPr>
            <w:tcW w:w="732" w:type="pct"/>
            <w:vAlign w:val="center"/>
          </w:tcPr>
          <w:p w14:paraId="6BC7EAB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14" w:type="pct"/>
            <w:vAlign w:val="center"/>
          </w:tcPr>
          <w:p w14:paraId="6F85529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68BF37E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2C500471" w14:textId="77777777" w:rsidTr="003B7182">
        <w:trPr>
          <w:trHeight w:val="624"/>
        </w:trPr>
        <w:tc>
          <w:tcPr>
            <w:tcW w:w="368" w:type="pct"/>
            <w:vAlign w:val="center"/>
          </w:tcPr>
          <w:p w14:paraId="07936F99"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E2CFF2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5F4521FB"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A35777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32" w:type="pct"/>
            <w:vAlign w:val="center"/>
          </w:tcPr>
          <w:p w14:paraId="703515E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14" w:type="pct"/>
            <w:vAlign w:val="center"/>
          </w:tcPr>
          <w:p w14:paraId="3F961A8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vAlign w:val="center"/>
          </w:tcPr>
          <w:p w14:paraId="7C85991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67B2B85D" w14:textId="77777777" w:rsidTr="00790F9F">
        <w:tc>
          <w:tcPr>
            <w:tcW w:w="368" w:type="pct"/>
            <w:vAlign w:val="center"/>
          </w:tcPr>
          <w:p w14:paraId="14C7364D" w14:textId="03B6ECCB" w:rsidR="00864799" w:rsidRPr="000F37A1" w:rsidRDefault="00864799" w:rsidP="00D00BA9">
            <w:pPr>
              <w:widowControl w:val="0"/>
              <w:spacing w:before="40" w:after="40"/>
              <w:jc w:val="center"/>
              <w:rPr>
                <w:rFonts w:cs="Times New Roman"/>
                <w:szCs w:val="24"/>
              </w:rPr>
            </w:pPr>
            <w:r w:rsidRPr="000F37A1">
              <w:rPr>
                <w:rFonts w:cs="Times New Roman"/>
                <w:b/>
                <w:bCs/>
                <w:szCs w:val="24"/>
              </w:rPr>
              <w:t>1.</w:t>
            </w:r>
            <w:r w:rsidR="00D35898" w:rsidRPr="000F37A1">
              <w:rPr>
                <w:rFonts w:cs="Times New Roman"/>
                <w:b/>
                <w:bCs/>
                <w:szCs w:val="24"/>
              </w:rPr>
              <w:t>4</w:t>
            </w:r>
          </w:p>
        </w:tc>
        <w:tc>
          <w:tcPr>
            <w:tcW w:w="1430" w:type="pct"/>
            <w:vAlign w:val="center"/>
          </w:tcPr>
          <w:p w14:paraId="397AD3E2" w14:textId="1254D96C"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Tỷ lệ an toàn vốn cấp 1 (thực hiện theo quy định tại Thông tư số 41/2016/TT-NHNN)</w:t>
            </w:r>
          </w:p>
        </w:tc>
        <w:tc>
          <w:tcPr>
            <w:tcW w:w="390" w:type="pct"/>
            <w:vAlign w:val="center"/>
          </w:tcPr>
          <w:p w14:paraId="381F4983"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2353FA36" w14:textId="77777777"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Chỉ tiêu định lượng có giá trị càng lớn thì mức độ rủi ro càng giảm</w:t>
            </w:r>
          </w:p>
        </w:tc>
      </w:tr>
      <w:tr w:rsidR="000F37A1" w:rsidRPr="000F37A1" w14:paraId="06CD073A" w14:textId="77777777" w:rsidTr="00790F9F">
        <w:tc>
          <w:tcPr>
            <w:tcW w:w="368" w:type="pct"/>
            <w:vAlign w:val="center"/>
          </w:tcPr>
          <w:p w14:paraId="4E57C451"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8132CEC"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32AF16E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20D719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8,50</w:t>
            </w:r>
          </w:p>
        </w:tc>
        <w:tc>
          <w:tcPr>
            <w:tcW w:w="732" w:type="pct"/>
            <w:vAlign w:val="center"/>
          </w:tcPr>
          <w:p w14:paraId="58CC262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14" w:type="pct"/>
            <w:vAlign w:val="center"/>
          </w:tcPr>
          <w:p w14:paraId="2AE117D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w:t>
            </w:r>
          </w:p>
        </w:tc>
        <w:tc>
          <w:tcPr>
            <w:tcW w:w="703" w:type="pct"/>
            <w:vAlign w:val="center"/>
          </w:tcPr>
          <w:p w14:paraId="185B6F6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2B409456" w14:textId="77777777" w:rsidTr="00790F9F">
        <w:tc>
          <w:tcPr>
            <w:tcW w:w="368" w:type="pct"/>
            <w:vAlign w:val="center"/>
          </w:tcPr>
          <w:p w14:paraId="029B02E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FCA3E2B"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5CBFB596"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41A634A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8,50</w:t>
            </w:r>
          </w:p>
        </w:tc>
        <w:tc>
          <w:tcPr>
            <w:tcW w:w="732" w:type="pct"/>
            <w:vAlign w:val="center"/>
          </w:tcPr>
          <w:p w14:paraId="203EB97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14" w:type="pct"/>
            <w:vAlign w:val="center"/>
          </w:tcPr>
          <w:p w14:paraId="215EF3E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w:t>
            </w:r>
          </w:p>
        </w:tc>
        <w:tc>
          <w:tcPr>
            <w:tcW w:w="703" w:type="pct"/>
            <w:vAlign w:val="center"/>
          </w:tcPr>
          <w:p w14:paraId="52C0030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00044E81" w14:textId="77777777" w:rsidTr="00790F9F">
        <w:tc>
          <w:tcPr>
            <w:tcW w:w="368" w:type="pct"/>
            <w:tcBorders>
              <w:bottom w:val="single" w:sz="2" w:space="0" w:color="auto"/>
            </w:tcBorders>
            <w:vAlign w:val="center"/>
          </w:tcPr>
          <w:p w14:paraId="67875F96" w14:textId="77777777" w:rsidR="00864799" w:rsidRPr="000F37A1" w:rsidRDefault="00864799" w:rsidP="00D00BA9">
            <w:pPr>
              <w:widowControl w:val="0"/>
              <w:spacing w:before="40" w:after="40"/>
              <w:jc w:val="center"/>
              <w:rPr>
                <w:rFonts w:cs="Times New Roman"/>
                <w:szCs w:val="24"/>
              </w:rPr>
            </w:pPr>
          </w:p>
        </w:tc>
        <w:tc>
          <w:tcPr>
            <w:tcW w:w="1430" w:type="pct"/>
            <w:tcBorders>
              <w:bottom w:val="single" w:sz="2" w:space="0" w:color="auto"/>
            </w:tcBorders>
            <w:vAlign w:val="center"/>
          </w:tcPr>
          <w:p w14:paraId="4F6AEE1C"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tcBorders>
              <w:bottom w:val="single" w:sz="2" w:space="0" w:color="auto"/>
            </w:tcBorders>
            <w:vAlign w:val="center"/>
          </w:tcPr>
          <w:p w14:paraId="543D823C"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tcBorders>
              <w:bottom w:val="single" w:sz="2" w:space="0" w:color="auto"/>
            </w:tcBorders>
            <w:vAlign w:val="center"/>
          </w:tcPr>
          <w:p w14:paraId="56BA1E5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32" w:type="pct"/>
            <w:tcBorders>
              <w:bottom w:val="single" w:sz="2" w:space="0" w:color="auto"/>
            </w:tcBorders>
            <w:vAlign w:val="center"/>
          </w:tcPr>
          <w:p w14:paraId="3D2C15E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14" w:type="pct"/>
            <w:tcBorders>
              <w:bottom w:val="single" w:sz="2" w:space="0" w:color="auto"/>
            </w:tcBorders>
            <w:vAlign w:val="center"/>
          </w:tcPr>
          <w:p w14:paraId="5F510E4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tcBorders>
              <w:bottom w:val="single" w:sz="2" w:space="0" w:color="auto"/>
            </w:tcBorders>
            <w:vAlign w:val="center"/>
          </w:tcPr>
          <w:p w14:paraId="439D2E4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32684551" w14:textId="77777777" w:rsidTr="00790F9F">
        <w:tc>
          <w:tcPr>
            <w:tcW w:w="368" w:type="pct"/>
            <w:shd w:val="clear" w:color="auto" w:fill="auto"/>
            <w:vAlign w:val="center"/>
          </w:tcPr>
          <w:p w14:paraId="40446B01"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2</w:t>
            </w:r>
          </w:p>
        </w:tc>
        <w:tc>
          <w:tcPr>
            <w:tcW w:w="1430" w:type="pct"/>
            <w:shd w:val="clear" w:color="auto" w:fill="auto"/>
            <w:vAlign w:val="center"/>
          </w:tcPr>
          <w:p w14:paraId="1BC9CB6D"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CHẤT LUỢNG TÀI SẢN (A)</w:t>
            </w:r>
          </w:p>
        </w:tc>
        <w:tc>
          <w:tcPr>
            <w:tcW w:w="390" w:type="pct"/>
            <w:shd w:val="clear" w:color="auto" w:fill="auto"/>
            <w:vAlign w:val="center"/>
          </w:tcPr>
          <w:p w14:paraId="278DCF9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shd w:val="clear" w:color="auto" w:fill="auto"/>
            <w:vAlign w:val="center"/>
          </w:tcPr>
          <w:p w14:paraId="0660C5A5"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32" w:type="pct"/>
            <w:shd w:val="clear" w:color="auto" w:fill="auto"/>
            <w:vAlign w:val="center"/>
          </w:tcPr>
          <w:p w14:paraId="498B07DC"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14" w:type="pct"/>
            <w:shd w:val="clear" w:color="auto" w:fill="auto"/>
            <w:vAlign w:val="center"/>
          </w:tcPr>
          <w:p w14:paraId="75B9503F"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03" w:type="pct"/>
            <w:shd w:val="clear" w:color="auto" w:fill="auto"/>
            <w:vAlign w:val="center"/>
          </w:tcPr>
          <w:p w14:paraId="61486C1B"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r>
      <w:tr w:rsidR="000F37A1" w:rsidRPr="000F37A1" w14:paraId="23716B27" w14:textId="77777777" w:rsidTr="00790F9F">
        <w:tc>
          <w:tcPr>
            <w:tcW w:w="368" w:type="pct"/>
            <w:vAlign w:val="center"/>
          </w:tcPr>
          <w:p w14:paraId="6537F16A" w14:textId="4C4542D0"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2.1</w:t>
            </w:r>
          </w:p>
        </w:tc>
        <w:tc>
          <w:tcPr>
            <w:tcW w:w="1430" w:type="pct"/>
            <w:vAlign w:val="center"/>
          </w:tcPr>
          <w:p w14:paraId="2E356A2B" w14:textId="013EF4E6"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 xml:space="preserve">Tỷ lệ nợ xấu, nợ xấu đã bán cho VAMC chưa </w:t>
            </w:r>
            <w:r w:rsidR="00A55976" w:rsidRPr="000F37A1">
              <w:rPr>
                <w:rFonts w:cs="Times New Roman"/>
                <w:b/>
                <w:bCs/>
                <w:szCs w:val="24"/>
              </w:rPr>
              <w:t>xử</w:t>
            </w:r>
            <w:r w:rsidRPr="000F37A1">
              <w:rPr>
                <w:rFonts w:cs="Times New Roman"/>
                <w:b/>
                <w:bCs/>
                <w:szCs w:val="24"/>
              </w:rPr>
              <w:t xml:space="preserve"> lý được và nợ cơ cấu tiềm ẩn trở thành nợ xấu so với tổng nợ cộng thêm các khoản nợ xấu đã bán cho VAMC chưa xử lý được</w:t>
            </w:r>
          </w:p>
        </w:tc>
        <w:tc>
          <w:tcPr>
            <w:tcW w:w="390" w:type="pct"/>
            <w:vAlign w:val="center"/>
          </w:tcPr>
          <w:p w14:paraId="5236B45C"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17B204DE" w14:textId="77777777"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Chỉ tiêu định lượng có giá trị càng lớn thì mức độ rủi ro càng tăng</w:t>
            </w:r>
          </w:p>
        </w:tc>
      </w:tr>
      <w:tr w:rsidR="000F37A1" w:rsidRPr="000F37A1" w14:paraId="14498312" w14:textId="77777777" w:rsidTr="00790F9F">
        <w:tc>
          <w:tcPr>
            <w:tcW w:w="368" w:type="pct"/>
            <w:vAlign w:val="center"/>
          </w:tcPr>
          <w:p w14:paraId="51287AFA"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902B16C"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175D4598"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043850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32" w:type="pct"/>
            <w:vAlign w:val="center"/>
          </w:tcPr>
          <w:p w14:paraId="695328D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14" w:type="pct"/>
            <w:vAlign w:val="center"/>
          </w:tcPr>
          <w:p w14:paraId="3652D57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03" w:type="pct"/>
            <w:vAlign w:val="center"/>
          </w:tcPr>
          <w:p w14:paraId="22D303E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0AE3842D" w14:textId="77777777" w:rsidTr="00790F9F">
        <w:tc>
          <w:tcPr>
            <w:tcW w:w="368" w:type="pct"/>
            <w:vAlign w:val="center"/>
          </w:tcPr>
          <w:p w14:paraId="63360E5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BD05641"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7289B5C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80EAB8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32" w:type="pct"/>
            <w:vAlign w:val="center"/>
          </w:tcPr>
          <w:p w14:paraId="55D6D14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14" w:type="pct"/>
            <w:vAlign w:val="center"/>
          </w:tcPr>
          <w:p w14:paraId="2D2760F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03" w:type="pct"/>
            <w:vAlign w:val="center"/>
          </w:tcPr>
          <w:p w14:paraId="5ABFCB3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2955F391" w14:textId="77777777" w:rsidTr="00790F9F">
        <w:tc>
          <w:tcPr>
            <w:tcW w:w="368" w:type="pct"/>
            <w:vAlign w:val="center"/>
          </w:tcPr>
          <w:p w14:paraId="5552769B"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79D045B"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3DBCEE0D"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4053E2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32" w:type="pct"/>
            <w:vAlign w:val="center"/>
          </w:tcPr>
          <w:p w14:paraId="282DC79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14" w:type="pct"/>
            <w:vAlign w:val="center"/>
          </w:tcPr>
          <w:p w14:paraId="7F4FB86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03" w:type="pct"/>
            <w:vAlign w:val="center"/>
          </w:tcPr>
          <w:p w14:paraId="30618C7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0C553F7C" w14:textId="77777777" w:rsidTr="003B7182">
        <w:trPr>
          <w:trHeight w:val="566"/>
        </w:trPr>
        <w:tc>
          <w:tcPr>
            <w:tcW w:w="368" w:type="pct"/>
            <w:vAlign w:val="center"/>
          </w:tcPr>
          <w:p w14:paraId="616DC8B5"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BB9A91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2C9888F6"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2CB024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32" w:type="pct"/>
            <w:vAlign w:val="center"/>
          </w:tcPr>
          <w:p w14:paraId="712377D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78B984B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w:t>
            </w:r>
          </w:p>
        </w:tc>
        <w:tc>
          <w:tcPr>
            <w:tcW w:w="703" w:type="pct"/>
            <w:vAlign w:val="center"/>
          </w:tcPr>
          <w:p w14:paraId="0024517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r>
      <w:tr w:rsidR="000F37A1" w:rsidRPr="000F37A1" w14:paraId="229157AC" w14:textId="77777777" w:rsidTr="00790F9F">
        <w:tc>
          <w:tcPr>
            <w:tcW w:w="368" w:type="pct"/>
            <w:vAlign w:val="center"/>
          </w:tcPr>
          <w:p w14:paraId="3D712CF3"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9D6314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692D0E2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08542E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32" w:type="pct"/>
            <w:vAlign w:val="center"/>
          </w:tcPr>
          <w:p w14:paraId="1363F24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14" w:type="pct"/>
            <w:vAlign w:val="center"/>
          </w:tcPr>
          <w:p w14:paraId="7C536D2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03" w:type="pct"/>
            <w:vAlign w:val="center"/>
          </w:tcPr>
          <w:p w14:paraId="278E8BA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1F7E678A" w14:textId="77777777" w:rsidTr="003B7182">
        <w:trPr>
          <w:trHeight w:val="649"/>
        </w:trPr>
        <w:tc>
          <w:tcPr>
            <w:tcW w:w="368" w:type="pct"/>
            <w:vAlign w:val="center"/>
          </w:tcPr>
          <w:p w14:paraId="3CDD239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AAA79D3"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491048B4"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0C1EBF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32" w:type="pct"/>
            <w:vAlign w:val="center"/>
          </w:tcPr>
          <w:p w14:paraId="7A85727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14" w:type="pct"/>
            <w:vAlign w:val="center"/>
          </w:tcPr>
          <w:p w14:paraId="6C85FB8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03" w:type="pct"/>
            <w:vAlign w:val="center"/>
          </w:tcPr>
          <w:p w14:paraId="6B0E527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1BBEF1EF" w14:textId="77777777" w:rsidTr="00790F9F">
        <w:tc>
          <w:tcPr>
            <w:tcW w:w="368" w:type="pct"/>
            <w:vAlign w:val="center"/>
          </w:tcPr>
          <w:p w14:paraId="4F56D78C" w14:textId="6745D02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2.2</w:t>
            </w:r>
          </w:p>
        </w:tc>
        <w:tc>
          <w:tcPr>
            <w:tcW w:w="1430" w:type="pct"/>
            <w:vAlign w:val="center"/>
          </w:tcPr>
          <w:p w14:paraId="5197FB76"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nl-NL"/>
              </w:rPr>
              <w:t>Tỷ lệ nợ Nhóm 2 so với tổng nợ</w:t>
            </w:r>
          </w:p>
        </w:tc>
        <w:tc>
          <w:tcPr>
            <w:tcW w:w="390" w:type="pct"/>
            <w:vAlign w:val="center"/>
          </w:tcPr>
          <w:p w14:paraId="4E96C365"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08D2D841" w14:textId="77777777"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Chỉ tiêu định lượng có giá trị càng lớn thì mức độ rủi ro càng tăng</w:t>
            </w:r>
          </w:p>
        </w:tc>
      </w:tr>
      <w:tr w:rsidR="000F37A1" w:rsidRPr="000F37A1" w14:paraId="0297B009" w14:textId="77777777" w:rsidTr="00790F9F">
        <w:tc>
          <w:tcPr>
            <w:tcW w:w="368" w:type="pct"/>
            <w:vAlign w:val="center"/>
          </w:tcPr>
          <w:p w14:paraId="075419C5"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06D5A08"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3E23B8F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B7C210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32" w:type="pct"/>
            <w:vAlign w:val="center"/>
          </w:tcPr>
          <w:p w14:paraId="640B7A4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275E0DB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w:t>
            </w:r>
          </w:p>
        </w:tc>
        <w:tc>
          <w:tcPr>
            <w:tcW w:w="703" w:type="pct"/>
            <w:vAlign w:val="center"/>
          </w:tcPr>
          <w:p w14:paraId="5E411A3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1F57AAAB" w14:textId="77777777" w:rsidTr="00790F9F">
        <w:tc>
          <w:tcPr>
            <w:tcW w:w="368" w:type="pct"/>
            <w:vAlign w:val="center"/>
          </w:tcPr>
          <w:p w14:paraId="10490D0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D84C0FF"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48ECDB1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419ED7A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32" w:type="pct"/>
            <w:vAlign w:val="center"/>
          </w:tcPr>
          <w:p w14:paraId="05C30B2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268F1AC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w:t>
            </w:r>
          </w:p>
        </w:tc>
        <w:tc>
          <w:tcPr>
            <w:tcW w:w="703" w:type="pct"/>
            <w:vAlign w:val="center"/>
          </w:tcPr>
          <w:p w14:paraId="5B030EB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0AC068CD" w14:textId="77777777" w:rsidTr="00790F9F">
        <w:tc>
          <w:tcPr>
            <w:tcW w:w="368" w:type="pct"/>
            <w:vAlign w:val="center"/>
          </w:tcPr>
          <w:p w14:paraId="013B1A19"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364D87E"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5ED2487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4432073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32" w:type="pct"/>
            <w:vAlign w:val="center"/>
          </w:tcPr>
          <w:p w14:paraId="4E4BC5F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4BF6474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w:t>
            </w:r>
          </w:p>
        </w:tc>
        <w:tc>
          <w:tcPr>
            <w:tcW w:w="703" w:type="pct"/>
            <w:vAlign w:val="center"/>
          </w:tcPr>
          <w:p w14:paraId="421A6C7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37410B81" w14:textId="77777777" w:rsidTr="003B7182">
        <w:trPr>
          <w:trHeight w:val="552"/>
        </w:trPr>
        <w:tc>
          <w:tcPr>
            <w:tcW w:w="368" w:type="pct"/>
            <w:vAlign w:val="center"/>
          </w:tcPr>
          <w:p w14:paraId="12814A35"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5087C8B"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319E973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C1B239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32" w:type="pct"/>
            <w:vAlign w:val="center"/>
          </w:tcPr>
          <w:p w14:paraId="283059A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14" w:type="pct"/>
            <w:vAlign w:val="center"/>
          </w:tcPr>
          <w:p w14:paraId="61ED202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w:t>
            </w:r>
          </w:p>
        </w:tc>
        <w:tc>
          <w:tcPr>
            <w:tcW w:w="703" w:type="pct"/>
            <w:vAlign w:val="center"/>
          </w:tcPr>
          <w:p w14:paraId="60F878D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r>
      <w:tr w:rsidR="000F37A1" w:rsidRPr="000F37A1" w14:paraId="08B49265" w14:textId="77777777" w:rsidTr="00790F9F">
        <w:tc>
          <w:tcPr>
            <w:tcW w:w="368" w:type="pct"/>
            <w:vAlign w:val="center"/>
          </w:tcPr>
          <w:p w14:paraId="55631234"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4BE338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1FCB8555"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DC6C5B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32" w:type="pct"/>
            <w:vAlign w:val="center"/>
          </w:tcPr>
          <w:p w14:paraId="2D9B4A3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397B89F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w:t>
            </w:r>
          </w:p>
        </w:tc>
        <w:tc>
          <w:tcPr>
            <w:tcW w:w="703" w:type="pct"/>
            <w:vAlign w:val="center"/>
          </w:tcPr>
          <w:p w14:paraId="5369462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3BCF07C9" w14:textId="77777777" w:rsidTr="003B7182">
        <w:trPr>
          <w:trHeight w:val="498"/>
        </w:trPr>
        <w:tc>
          <w:tcPr>
            <w:tcW w:w="368" w:type="pct"/>
            <w:vAlign w:val="center"/>
          </w:tcPr>
          <w:p w14:paraId="1260F2D4"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C506318"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22F64C6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DDE36E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32" w:type="pct"/>
            <w:vAlign w:val="center"/>
          </w:tcPr>
          <w:p w14:paraId="30EE19A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395C248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w:t>
            </w:r>
          </w:p>
        </w:tc>
        <w:tc>
          <w:tcPr>
            <w:tcW w:w="703" w:type="pct"/>
            <w:vAlign w:val="center"/>
          </w:tcPr>
          <w:p w14:paraId="1EF1C2E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6EC91419" w14:textId="77777777" w:rsidTr="00790F9F">
        <w:tc>
          <w:tcPr>
            <w:tcW w:w="368" w:type="pct"/>
            <w:vAlign w:val="center"/>
          </w:tcPr>
          <w:p w14:paraId="106A8B21"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2.3</w:t>
            </w:r>
          </w:p>
        </w:tc>
        <w:tc>
          <w:tcPr>
            <w:tcW w:w="1430" w:type="pct"/>
            <w:vAlign w:val="center"/>
          </w:tcPr>
          <w:p w14:paraId="6268340C" w14:textId="498F5EC4"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nl-NL"/>
              </w:rPr>
              <w:t xml:space="preserve">Tỷ lệ dư nợ tín dụng </w:t>
            </w:r>
            <w:r w:rsidR="000C1368" w:rsidRPr="000F37A1">
              <w:rPr>
                <w:rFonts w:cs="Times New Roman"/>
                <w:b/>
                <w:bCs/>
                <w:szCs w:val="24"/>
                <w:lang w:val="nl-NL"/>
              </w:rPr>
              <w:t xml:space="preserve">đối với </w:t>
            </w:r>
            <w:r w:rsidR="00236C8B" w:rsidRPr="000F37A1">
              <w:rPr>
                <w:rFonts w:cs="Times New Roman"/>
                <w:b/>
                <w:bCs/>
                <w:szCs w:val="24"/>
                <w:lang w:val="nl-NL"/>
              </w:rPr>
              <w:t>100</w:t>
            </w:r>
            <w:r w:rsidRPr="000F37A1">
              <w:rPr>
                <w:rFonts w:cs="Times New Roman"/>
                <w:b/>
                <w:bCs/>
                <w:szCs w:val="24"/>
                <w:lang w:val="nl-NL"/>
              </w:rPr>
              <w:t xml:space="preserve"> khách hàng có </w:t>
            </w:r>
            <w:r w:rsidR="00A55976" w:rsidRPr="000F37A1">
              <w:rPr>
                <w:rFonts w:cs="Times New Roman"/>
                <w:b/>
                <w:bCs/>
                <w:szCs w:val="24"/>
                <w:lang w:val="nl-NL"/>
              </w:rPr>
              <w:t>dư</w:t>
            </w:r>
            <w:r w:rsidRPr="000F37A1">
              <w:rPr>
                <w:rFonts w:cs="Times New Roman"/>
                <w:b/>
                <w:bCs/>
                <w:szCs w:val="24"/>
                <w:lang w:val="nl-NL"/>
              </w:rPr>
              <w:t xml:space="preserve"> nợ tín dụng lớn</w:t>
            </w:r>
            <w:r w:rsidR="00236C8B" w:rsidRPr="000F37A1">
              <w:rPr>
                <w:rFonts w:cs="Times New Roman"/>
                <w:b/>
                <w:bCs/>
                <w:szCs w:val="24"/>
                <w:lang w:val="nl-NL"/>
              </w:rPr>
              <w:t xml:space="preserve"> nhất</w:t>
            </w:r>
            <w:r w:rsidR="00380714" w:rsidRPr="000F37A1">
              <w:rPr>
                <w:rFonts w:cs="Times New Roman"/>
                <w:b/>
                <w:bCs/>
                <w:szCs w:val="24"/>
                <w:lang w:val="nl-NL"/>
              </w:rPr>
              <w:t xml:space="preserve"> </w:t>
            </w:r>
            <w:r w:rsidRPr="000F37A1">
              <w:rPr>
                <w:rFonts w:cs="Times New Roman"/>
                <w:b/>
                <w:bCs/>
                <w:szCs w:val="24"/>
                <w:lang w:val="nl-NL"/>
              </w:rPr>
              <w:t>so với dư nợ tín dụng đối với tổ chức kinh tế, cá nhân</w:t>
            </w:r>
          </w:p>
        </w:tc>
        <w:tc>
          <w:tcPr>
            <w:tcW w:w="390" w:type="pct"/>
            <w:vAlign w:val="center"/>
          </w:tcPr>
          <w:p w14:paraId="52A1A000"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1D841291" w14:textId="77777777"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Chỉ tiêu định lượng có giá trị càng lớn thì mức độ rủi ro càng tăng</w:t>
            </w:r>
          </w:p>
        </w:tc>
      </w:tr>
      <w:tr w:rsidR="000F37A1" w:rsidRPr="000F37A1" w14:paraId="24CE4FB3" w14:textId="77777777" w:rsidTr="00790F9F">
        <w:tc>
          <w:tcPr>
            <w:tcW w:w="368" w:type="pct"/>
            <w:vAlign w:val="center"/>
          </w:tcPr>
          <w:p w14:paraId="3314F19A"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58577CA"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2C5147D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453ECE10" w14:textId="67E00645" w:rsidR="00864799" w:rsidRPr="000F37A1" w:rsidRDefault="00742F83" w:rsidP="00727663">
            <w:pPr>
              <w:widowControl w:val="0"/>
              <w:spacing w:before="40" w:after="40"/>
              <w:ind w:right="67"/>
              <w:jc w:val="right"/>
              <w:outlineLvl w:val="0"/>
              <w:rPr>
                <w:rFonts w:cs="Times New Roman"/>
                <w:szCs w:val="24"/>
              </w:rPr>
            </w:pPr>
            <w:r w:rsidRPr="000F37A1">
              <w:rPr>
                <w:rFonts w:cs="Times New Roman"/>
                <w:szCs w:val="24"/>
              </w:rPr>
              <w:t>2</w:t>
            </w:r>
            <w:r w:rsidR="00864799" w:rsidRPr="000F37A1">
              <w:rPr>
                <w:rFonts w:cs="Times New Roman"/>
                <w:szCs w:val="24"/>
              </w:rPr>
              <w:t>0,00</w:t>
            </w:r>
          </w:p>
        </w:tc>
        <w:tc>
          <w:tcPr>
            <w:tcW w:w="732" w:type="pct"/>
            <w:vAlign w:val="center"/>
          </w:tcPr>
          <w:p w14:paraId="1574216B" w14:textId="185D6BF2" w:rsidR="00864799" w:rsidRPr="000F37A1" w:rsidRDefault="00212510" w:rsidP="00727663">
            <w:pPr>
              <w:widowControl w:val="0"/>
              <w:spacing w:before="40" w:after="40"/>
              <w:ind w:right="67"/>
              <w:jc w:val="right"/>
              <w:outlineLvl w:val="0"/>
              <w:rPr>
                <w:rFonts w:cs="Times New Roman"/>
                <w:szCs w:val="24"/>
              </w:rPr>
            </w:pPr>
            <w:r w:rsidRPr="000F37A1">
              <w:rPr>
                <w:rFonts w:cs="Times New Roman"/>
                <w:szCs w:val="24"/>
              </w:rPr>
              <w:t>30</w:t>
            </w:r>
            <w:r w:rsidR="00864799" w:rsidRPr="000F37A1">
              <w:rPr>
                <w:rFonts w:cs="Times New Roman"/>
                <w:szCs w:val="24"/>
              </w:rPr>
              <w:t>,00</w:t>
            </w:r>
          </w:p>
        </w:tc>
        <w:tc>
          <w:tcPr>
            <w:tcW w:w="714" w:type="pct"/>
            <w:vAlign w:val="center"/>
          </w:tcPr>
          <w:p w14:paraId="2332C50A" w14:textId="5302E573" w:rsidR="00864799" w:rsidRPr="000F37A1" w:rsidRDefault="00212510" w:rsidP="00727663">
            <w:pPr>
              <w:widowControl w:val="0"/>
              <w:spacing w:before="40" w:after="40"/>
              <w:ind w:right="67"/>
              <w:jc w:val="right"/>
              <w:outlineLvl w:val="0"/>
              <w:rPr>
                <w:rFonts w:cs="Times New Roman"/>
                <w:szCs w:val="24"/>
              </w:rPr>
            </w:pPr>
            <w:r w:rsidRPr="000F37A1">
              <w:rPr>
                <w:rFonts w:cs="Times New Roman"/>
                <w:szCs w:val="24"/>
              </w:rPr>
              <w:t>4</w:t>
            </w:r>
            <w:r w:rsidR="00742F83" w:rsidRPr="000F37A1">
              <w:rPr>
                <w:rFonts w:cs="Times New Roman"/>
                <w:szCs w:val="24"/>
              </w:rPr>
              <w:t>0</w:t>
            </w:r>
            <w:r w:rsidR="00864799" w:rsidRPr="000F37A1">
              <w:rPr>
                <w:rFonts w:cs="Times New Roman"/>
                <w:szCs w:val="24"/>
              </w:rPr>
              <w:t>,00</w:t>
            </w:r>
          </w:p>
        </w:tc>
        <w:tc>
          <w:tcPr>
            <w:tcW w:w="703" w:type="pct"/>
            <w:vAlign w:val="center"/>
          </w:tcPr>
          <w:p w14:paraId="6DBDC8D4" w14:textId="193BD96A" w:rsidR="00864799" w:rsidRPr="000F37A1" w:rsidRDefault="00212510" w:rsidP="00727663">
            <w:pPr>
              <w:widowControl w:val="0"/>
              <w:spacing w:before="40" w:after="40"/>
              <w:ind w:right="67"/>
              <w:jc w:val="right"/>
              <w:outlineLvl w:val="0"/>
              <w:rPr>
                <w:rFonts w:cs="Times New Roman"/>
                <w:szCs w:val="24"/>
              </w:rPr>
            </w:pPr>
            <w:r w:rsidRPr="000F37A1">
              <w:rPr>
                <w:rFonts w:cs="Times New Roman"/>
                <w:szCs w:val="24"/>
              </w:rPr>
              <w:t>50</w:t>
            </w:r>
            <w:r w:rsidR="00864799" w:rsidRPr="000F37A1">
              <w:rPr>
                <w:rFonts w:cs="Times New Roman"/>
                <w:szCs w:val="24"/>
              </w:rPr>
              <w:t>,00</w:t>
            </w:r>
          </w:p>
        </w:tc>
      </w:tr>
      <w:tr w:rsidR="000F37A1" w:rsidRPr="000F37A1" w14:paraId="53338C97" w14:textId="77777777" w:rsidTr="00790F9F">
        <w:tc>
          <w:tcPr>
            <w:tcW w:w="368" w:type="pct"/>
            <w:vAlign w:val="center"/>
          </w:tcPr>
          <w:p w14:paraId="19D4420C" w14:textId="77777777" w:rsidR="00F5500D" w:rsidRPr="000F37A1" w:rsidRDefault="00F5500D" w:rsidP="00D00BA9">
            <w:pPr>
              <w:widowControl w:val="0"/>
              <w:spacing w:before="40" w:after="40"/>
              <w:jc w:val="center"/>
              <w:rPr>
                <w:rFonts w:cs="Times New Roman"/>
                <w:szCs w:val="24"/>
              </w:rPr>
            </w:pPr>
          </w:p>
        </w:tc>
        <w:tc>
          <w:tcPr>
            <w:tcW w:w="1430" w:type="pct"/>
            <w:vAlign w:val="center"/>
          </w:tcPr>
          <w:p w14:paraId="7EF68CCA" w14:textId="77777777" w:rsidR="00F5500D" w:rsidRPr="000F37A1" w:rsidRDefault="00F5500D"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538417B2" w14:textId="77777777" w:rsidR="00F5500D" w:rsidRPr="000F37A1" w:rsidRDefault="00F5500D"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D8DDA50" w14:textId="2BD6C343" w:rsidR="00F5500D" w:rsidRPr="000F37A1" w:rsidRDefault="00F5500D" w:rsidP="00727663">
            <w:pPr>
              <w:widowControl w:val="0"/>
              <w:spacing w:before="40" w:after="40"/>
              <w:ind w:right="67"/>
              <w:jc w:val="right"/>
              <w:outlineLvl w:val="0"/>
              <w:rPr>
                <w:rFonts w:cs="Times New Roman"/>
                <w:szCs w:val="24"/>
              </w:rPr>
            </w:pPr>
            <w:r w:rsidRPr="000F37A1">
              <w:rPr>
                <w:rFonts w:cs="Times New Roman"/>
                <w:szCs w:val="24"/>
              </w:rPr>
              <w:t>30,00</w:t>
            </w:r>
          </w:p>
        </w:tc>
        <w:tc>
          <w:tcPr>
            <w:tcW w:w="732" w:type="pct"/>
            <w:vAlign w:val="center"/>
          </w:tcPr>
          <w:p w14:paraId="15FCEFF4" w14:textId="690DB9C1" w:rsidR="00F5500D" w:rsidRPr="000F37A1" w:rsidRDefault="00F5500D" w:rsidP="00727663">
            <w:pPr>
              <w:widowControl w:val="0"/>
              <w:spacing w:before="40" w:after="40"/>
              <w:ind w:right="67"/>
              <w:jc w:val="right"/>
              <w:outlineLvl w:val="0"/>
              <w:rPr>
                <w:rFonts w:cs="Times New Roman"/>
                <w:szCs w:val="24"/>
              </w:rPr>
            </w:pPr>
            <w:r w:rsidRPr="000F37A1">
              <w:rPr>
                <w:rFonts w:cs="Times New Roman"/>
                <w:szCs w:val="24"/>
              </w:rPr>
              <w:t>40,00</w:t>
            </w:r>
          </w:p>
        </w:tc>
        <w:tc>
          <w:tcPr>
            <w:tcW w:w="714" w:type="pct"/>
            <w:vAlign w:val="center"/>
          </w:tcPr>
          <w:p w14:paraId="238E22A8" w14:textId="4E9C07D7" w:rsidR="00F5500D" w:rsidRPr="000F37A1" w:rsidRDefault="00F5500D" w:rsidP="00727663">
            <w:pPr>
              <w:widowControl w:val="0"/>
              <w:spacing w:before="40" w:after="40"/>
              <w:ind w:right="67"/>
              <w:jc w:val="right"/>
              <w:outlineLvl w:val="0"/>
              <w:rPr>
                <w:rFonts w:cs="Times New Roman"/>
                <w:szCs w:val="24"/>
              </w:rPr>
            </w:pPr>
            <w:r w:rsidRPr="000F37A1">
              <w:rPr>
                <w:rFonts w:cs="Times New Roman"/>
                <w:szCs w:val="24"/>
              </w:rPr>
              <w:t>50,00</w:t>
            </w:r>
          </w:p>
        </w:tc>
        <w:tc>
          <w:tcPr>
            <w:tcW w:w="703" w:type="pct"/>
            <w:vAlign w:val="center"/>
          </w:tcPr>
          <w:p w14:paraId="1ED457A8" w14:textId="52E59E11" w:rsidR="00F5500D" w:rsidRPr="000F37A1" w:rsidRDefault="00F5500D" w:rsidP="00727663">
            <w:pPr>
              <w:widowControl w:val="0"/>
              <w:spacing w:before="40" w:after="40"/>
              <w:ind w:right="67"/>
              <w:jc w:val="right"/>
              <w:outlineLvl w:val="0"/>
              <w:rPr>
                <w:rFonts w:cs="Times New Roman"/>
                <w:szCs w:val="24"/>
              </w:rPr>
            </w:pPr>
            <w:r w:rsidRPr="000F37A1">
              <w:rPr>
                <w:rFonts w:cs="Times New Roman"/>
                <w:szCs w:val="24"/>
              </w:rPr>
              <w:t>60,00</w:t>
            </w:r>
          </w:p>
        </w:tc>
      </w:tr>
      <w:tr w:rsidR="000F37A1" w:rsidRPr="000F37A1" w14:paraId="0B9E992E" w14:textId="77777777" w:rsidTr="00790F9F">
        <w:tc>
          <w:tcPr>
            <w:tcW w:w="368" w:type="pct"/>
            <w:vAlign w:val="center"/>
          </w:tcPr>
          <w:p w14:paraId="7BA55E69" w14:textId="77777777" w:rsidR="008B61F9" w:rsidRPr="000F37A1" w:rsidRDefault="008B61F9" w:rsidP="008B61F9">
            <w:pPr>
              <w:widowControl w:val="0"/>
              <w:spacing w:before="40" w:after="40"/>
              <w:jc w:val="center"/>
              <w:rPr>
                <w:rFonts w:cs="Times New Roman"/>
                <w:szCs w:val="24"/>
              </w:rPr>
            </w:pPr>
          </w:p>
        </w:tc>
        <w:tc>
          <w:tcPr>
            <w:tcW w:w="1430" w:type="pct"/>
            <w:vAlign w:val="center"/>
          </w:tcPr>
          <w:p w14:paraId="1223CF05" w14:textId="77777777" w:rsidR="008B61F9" w:rsidRPr="000F37A1" w:rsidRDefault="008B61F9" w:rsidP="008B61F9">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02C9A373" w14:textId="77777777" w:rsidR="008B61F9" w:rsidRPr="000F37A1" w:rsidRDefault="008B61F9" w:rsidP="008B61F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C9021D6" w14:textId="40012D38" w:rsidR="008B61F9" w:rsidRPr="000F37A1" w:rsidRDefault="008B61F9" w:rsidP="008B61F9">
            <w:pPr>
              <w:widowControl w:val="0"/>
              <w:spacing w:before="40" w:after="40"/>
              <w:ind w:right="67"/>
              <w:jc w:val="right"/>
              <w:outlineLvl w:val="0"/>
              <w:rPr>
                <w:rFonts w:cs="Times New Roman"/>
                <w:szCs w:val="24"/>
              </w:rPr>
            </w:pPr>
            <w:r w:rsidRPr="000F37A1">
              <w:rPr>
                <w:rFonts w:cs="Times New Roman"/>
                <w:szCs w:val="24"/>
              </w:rPr>
              <w:t>30,00</w:t>
            </w:r>
          </w:p>
        </w:tc>
        <w:tc>
          <w:tcPr>
            <w:tcW w:w="732" w:type="pct"/>
            <w:vAlign w:val="center"/>
          </w:tcPr>
          <w:p w14:paraId="106EC4EC" w14:textId="4BBD10E4" w:rsidR="008B61F9" w:rsidRPr="000F37A1" w:rsidRDefault="008B61F9" w:rsidP="008B61F9">
            <w:pPr>
              <w:widowControl w:val="0"/>
              <w:spacing w:before="40" w:after="40"/>
              <w:ind w:right="67"/>
              <w:jc w:val="right"/>
              <w:outlineLvl w:val="0"/>
              <w:rPr>
                <w:rFonts w:cs="Times New Roman"/>
                <w:szCs w:val="24"/>
              </w:rPr>
            </w:pPr>
            <w:r w:rsidRPr="000F37A1">
              <w:rPr>
                <w:rFonts w:cs="Times New Roman"/>
                <w:szCs w:val="24"/>
              </w:rPr>
              <w:t>40,00</w:t>
            </w:r>
          </w:p>
        </w:tc>
        <w:tc>
          <w:tcPr>
            <w:tcW w:w="714" w:type="pct"/>
            <w:vAlign w:val="center"/>
          </w:tcPr>
          <w:p w14:paraId="0485425C" w14:textId="73C68243" w:rsidR="008B61F9" w:rsidRPr="000F37A1" w:rsidRDefault="008B61F9" w:rsidP="008B61F9">
            <w:pPr>
              <w:widowControl w:val="0"/>
              <w:spacing w:before="40" w:after="40"/>
              <w:ind w:right="67"/>
              <w:jc w:val="right"/>
              <w:outlineLvl w:val="0"/>
              <w:rPr>
                <w:rFonts w:cs="Times New Roman"/>
                <w:szCs w:val="24"/>
              </w:rPr>
            </w:pPr>
            <w:r w:rsidRPr="000F37A1">
              <w:rPr>
                <w:rFonts w:cs="Times New Roman"/>
                <w:szCs w:val="24"/>
              </w:rPr>
              <w:t>50,00</w:t>
            </w:r>
          </w:p>
        </w:tc>
        <w:tc>
          <w:tcPr>
            <w:tcW w:w="703" w:type="pct"/>
            <w:vAlign w:val="center"/>
          </w:tcPr>
          <w:p w14:paraId="074F633C" w14:textId="4F7C498F" w:rsidR="008B61F9" w:rsidRPr="000F37A1" w:rsidRDefault="008B61F9" w:rsidP="008B61F9">
            <w:pPr>
              <w:widowControl w:val="0"/>
              <w:spacing w:before="40" w:after="40"/>
              <w:ind w:right="67"/>
              <w:jc w:val="right"/>
              <w:outlineLvl w:val="0"/>
              <w:rPr>
                <w:rFonts w:cs="Times New Roman"/>
                <w:szCs w:val="24"/>
              </w:rPr>
            </w:pPr>
            <w:r w:rsidRPr="000F37A1">
              <w:rPr>
                <w:rFonts w:cs="Times New Roman"/>
                <w:szCs w:val="24"/>
              </w:rPr>
              <w:t>60,00</w:t>
            </w:r>
          </w:p>
        </w:tc>
      </w:tr>
      <w:tr w:rsidR="000F37A1" w:rsidRPr="000F37A1" w14:paraId="205E7A84" w14:textId="77777777" w:rsidTr="00C32970">
        <w:trPr>
          <w:trHeight w:val="549"/>
        </w:trPr>
        <w:tc>
          <w:tcPr>
            <w:tcW w:w="368" w:type="pct"/>
            <w:vAlign w:val="center"/>
          </w:tcPr>
          <w:p w14:paraId="5E672129" w14:textId="77777777" w:rsidR="008B61F9" w:rsidRPr="000F37A1" w:rsidRDefault="008B61F9" w:rsidP="008B61F9">
            <w:pPr>
              <w:widowControl w:val="0"/>
              <w:spacing w:before="40" w:after="40"/>
              <w:jc w:val="center"/>
              <w:rPr>
                <w:rFonts w:cs="Times New Roman"/>
                <w:szCs w:val="24"/>
              </w:rPr>
            </w:pPr>
          </w:p>
        </w:tc>
        <w:tc>
          <w:tcPr>
            <w:tcW w:w="1430" w:type="pct"/>
            <w:vAlign w:val="center"/>
          </w:tcPr>
          <w:p w14:paraId="357000DE" w14:textId="77777777" w:rsidR="008B61F9" w:rsidRPr="000F37A1" w:rsidRDefault="008B61F9" w:rsidP="008B61F9">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24DE1413" w14:textId="77777777" w:rsidR="008B61F9" w:rsidRPr="000F37A1" w:rsidRDefault="008B61F9" w:rsidP="008B61F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6B4E50E" w14:textId="31C0F4A9" w:rsidR="008B61F9" w:rsidRPr="000F37A1" w:rsidRDefault="008B61F9" w:rsidP="008B61F9">
            <w:pPr>
              <w:widowControl w:val="0"/>
              <w:spacing w:before="40" w:after="40"/>
              <w:ind w:right="67"/>
              <w:jc w:val="right"/>
              <w:outlineLvl w:val="0"/>
              <w:rPr>
                <w:rFonts w:cs="Times New Roman"/>
                <w:szCs w:val="24"/>
              </w:rPr>
            </w:pPr>
            <w:r w:rsidRPr="000F37A1">
              <w:rPr>
                <w:rFonts w:cs="Times New Roman"/>
                <w:szCs w:val="24"/>
              </w:rPr>
              <w:t>20,00</w:t>
            </w:r>
          </w:p>
        </w:tc>
        <w:tc>
          <w:tcPr>
            <w:tcW w:w="732" w:type="pct"/>
            <w:vAlign w:val="center"/>
          </w:tcPr>
          <w:p w14:paraId="14C44738" w14:textId="30B659F5" w:rsidR="008B61F9" w:rsidRPr="000F37A1" w:rsidRDefault="008B61F9" w:rsidP="008B61F9">
            <w:pPr>
              <w:widowControl w:val="0"/>
              <w:spacing w:before="40" w:after="40"/>
              <w:ind w:right="67"/>
              <w:jc w:val="right"/>
              <w:outlineLvl w:val="0"/>
              <w:rPr>
                <w:rFonts w:cs="Times New Roman"/>
                <w:szCs w:val="24"/>
              </w:rPr>
            </w:pPr>
            <w:r w:rsidRPr="000F37A1">
              <w:rPr>
                <w:rFonts w:cs="Times New Roman"/>
                <w:szCs w:val="24"/>
              </w:rPr>
              <w:t>30,00</w:t>
            </w:r>
          </w:p>
        </w:tc>
        <w:tc>
          <w:tcPr>
            <w:tcW w:w="714" w:type="pct"/>
            <w:vAlign w:val="center"/>
          </w:tcPr>
          <w:p w14:paraId="48ECF002" w14:textId="1A72C38B" w:rsidR="008B61F9" w:rsidRPr="000F37A1" w:rsidRDefault="008B61F9" w:rsidP="008B61F9">
            <w:pPr>
              <w:widowControl w:val="0"/>
              <w:spacing w:before="40" w:after="40"/>
              <w:ind w:right="67"/>
              <w:jc w:val="right"/>
              <w:outlineLvl w:val="0"/>
              <w:rPr>
                <w:rFonts w:cs="Times New Roman"/>
                <w:szCs w:val="24"/>
              </w:rPr>
            </w:pPr>
            <w:r w:rsidRPr="000F37A1">
              <w:rPr>
                <w:rFonts w:cs="Times New Roman"/>
                <w:szCs w:val="24"/>
              </w:rPr>
              <w:t>40,00</w:t>
            </w:r>
          </w:p>
        </w:tc>
        <w:tc>
          <w:tcPr>
            <w:tcW w:w="703" w:type="pct"/>
            <w:vAlign w:val="center"/>
          </w:tcPr>
          <w:p w14:paraId="44C04D33" w14:textId="6EB822E1" w:rsidR="008B61F9" w:rsidRPr="000F37A1" w:rsidRDefault="008B61F9" w:rsidP="008B61F9">
            <w:pPr>
              <w:widowControl w:val="0"/>
              <w:spacing w:before="40" w:after="40"/>
              <w:ind w:right="67"/>
              <w:jc w:val="right"/>
              <w:outlineLvl w:val="0"/>
              <w:rPr>
                <w:rFonts w:cs="Times New Roman"/>
                <w:szCs w:val="24"/>
              </w:rPr>
            </w:pPr>
            <w:r w:rsidRPr="000F37A1">
              <w:rPr>
                <w:rFonts w:cs="Times New Roman"/>
                <w:szCs w:val="24"/>
              </w:rPr>
              <w:t>50,00</w:t>
            </w:r>
          </w:p>
        </w:tc>
      </w:tr>
      <w:tr w:rsidR="000F37A1" w:rsidRPr="000F37A1" w14:paraId="152A38D8" w14:textId="77777777" w:rsidTr="00790F9F">
        <w:tc>
          <w:tcPr>
            <w:tcW w:w="368" w:type="pct"/>
            <w:vAlign w:val="center"/>
          </w:tcPr>
          <w:p w14:paraId="638EDD63"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2.4</w:t>
            </w:r>
          </w:p>
        </w:tc>
        <w:tc>
          <w:tcPr>
            <w:tcW w:w="1430" w:type="pct"/>
            <w:vAlign w:val="center"/>
          </w:tcPr>
          <w:p w14:paraId="7AD00B15"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nl-NL"/>
              </w:rPr>
              <w:t>Tỷ lệ nợ và cam kết ngoại bảng từ nhóm 3 đến nhóm 5 so với tổng nợ và các cam kết ngoại bảng từ nhóm 1 đến nhóm 5</w:t>
            </w:r>
          </w:p>
        </w:tc>
        <w:tc>
          <w:tcPr>
            <w:tcW w:w="390" w:type="pct"/>
            <w:vAlign w:val="center"/>
          </w:tcPr>
          <w:p w14:paraId="1A4628F4"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109DEA17" w14:textId="77777777"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Chỉ tiêu định lượng có giá trị càng lớn thì mức độ rủi ro càng tăng</w:t>
            </w:r>
          </w:p>
        </w:tc>
      </w:tr>
      <w:tr w:rsidR="000F37A1" w:rsidRPr="000F37A1" w14:paraId="142EEDE6" w14:textId="77777777" w:rsidTr="00790F9F">
        <w:tc>
          <w:tcPr>
            <w:tcW w:w="368" w:type="pct"/>
            <w:vAlign w:val="center"/>
          </w:tcPr>
          <w:p w14:paraId="0FD36AB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CB0F94B"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6C5888C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B847F5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w:t>
            </w:r>
          </w:p>
        </w:tc>
        <w:tc>
          <w:tcPr>
            <w:tcW w:w="732" w:type="pct"/>
            <w:vAlign w:val="center"/>
          </w:tcPr>
          <w:p w14:paraId="4516951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14" w:type="pct"/>
            <w:vAlign w:val="center"/>
          </w:tcPr>
          <w:p w14:paraId="0E631ED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03" w:type="pct"/>
            <w:vAlign w:val="center"/>
          </w:tcPr>
          <w:p w14:paraId="0BA3563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54E9E3E8" w14:textId="77777777" w:rsidTr="00790F9F">
        <w:tc>
          <w:tcPr>
            <w:tcW w:w="368" w:type="pct"/>
            <w:vAlign w:val="center"/>
          </w:tcPr>
          <w:p w14:paraId="67693E55"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B894268"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6BC56F76"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052005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w:t>
            </w:r>
          </w:p>
        </w:tc>
        <w:tc>
          <w:tcPr>
            <w:tcW w:w="732" w:type="pct"/>
            <w:vAlign w:val="center"/>
          </w:tcPr>
          <w:p w14:paraId="34E4213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14" w:type="pct"/>
            <w:vAlign w:val="center"/>
          </w:tcPr>
          <w:p w14:paraId="2ED9F38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w:t>
            </w:r>
          </w:p>
        </w:tc>
        <w:tc>
          <w:tcPr>
            <w:tcW w:w="703" w:type="pct"/>
            <w:vAlign w:val="center"/>
          </w:tcPr>
          <w:p w14:paraId="7A60214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4A84C655" w14:textId="77777777" w:rsidTr="00790F9F">
        <w:tc>
          <w:tcPr>
            <w:tcW w:w="368" w:type="pct"/>
            <w:vAlign w:val="center"/>
          </w:tcPr>
          <w:p w14:paraId="2BD914D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2009873"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2BE55DA7"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9469C6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w:t>
            </w:r>
          </w:p>
        </w:tc>
        <w:tc>
          <w:tcPr>
            <w:tcW w:w="732" w:type="pct"/>
            <w:vAlign w:val="center"/>
          </w:tcPr>
          <w:p w14:paraId="44EAA88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14" w:type="pct"/>
            <w:vAlign w:val="center"/>
          </w:tcPr>
          <w:p w14:paraId="79503B1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w:t>
            </w:r>
          </w:p>
        </w:tc>
        <w:tc>
          <w:tcPr>
            <w:tcW w:w="703" w:type="pct"/>
            <w:vAlign w:val="center"/>
          </w:tcPr>
          <w:p w14:paraId="15F747A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4D866655" w14:textId="77777777" w:rsidTr="003B7182">
        <w:trPr>
          <w:trHeight w:val="604"/>
        </w:trPr>
        <w:tc>
          <w:tcPr>
            <w:tcW w:w="368" w:type="pct"/>
            <w:vAlign w:val="center"/>
          </w:tcPr>
          <w:p w14:paraId="62B97D99"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11444CE"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01A04DBC"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DD2CFE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w:t>
            </w:r>
          </w:p>
        </w:tc>
        <w:tc>
          <w:tcPr>
            <w:tcW w:w="732" w:type="pct"/>
            <w:vAlign w:val="center"/>
          </w:tcPr>
          <w:p w14:paraId="1B7FD05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14" w:type="pct"/>
            <w:vAlign w:val="center"/>
          </w:tcPr>
          <w:p w14:paraId="1169447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03" w:type="pct"/>
            <w:vAlign w:val="center"/>
          </w:tcPr>
          <w:p w14:paraId="0E75854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r>
      <w:tr w:rsidR="000F37A1" w:rsidRPr="000F37A1" w14:paraId="45E8B5A9" w14:textId="77777777" w:rsidTr="00790F9F">
        <w:tc>
          <w:tcPr>
            <w:tcW w:w="368" w:type="pct"/>
            <w:vAlign w:val="center"/>
          </w:tcPr>
          <w:p w14:paraId="3810A28C"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71389C43"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23CFBA84"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3331D5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w:t>
            </w:r>
          </w:p>
        </w:tc>
        <w:tc>
          <w:tcPr>
            <w:tcW w:w="732" w:type="pct"/>
            <w:vAlign w:val="center"/>
          </w:tcPr>
          <w:p w14:paraId="0AF86B3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14" w:type="pct"/>
            <w:vAlign w:val="center"/>
          </w:tcPr>
          <w:p w14:paraId="7735FF3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03" w:type="pct"/>
            <w:vAlign w:val="center"/>
          </w:tcPr>
          <w:p w14:paraId="6D8C997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47FF462D" w14:textId="77777777" w:rsidTr="003B7182">
        <w:trPr>
          <w:trHeight w:val="649"/>
        </w:trPr>
        <w:tc>
          <w:tcPr>
            <w:tcW w:w="368" w:type="pct"/>
            <w:vAlign w:val="center"/>
          </w:tcPr>
          <w:p w14:paraId="0B8DF43B"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FDF3B1F"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11EBFD3D"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55ED2F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w:t>
            </w:r>
          </w:p>
        </w:tc>
        <w:tc>
          <w:tcPr>
            <w:tcW w:w="732" w:type="pct"/>
            <w:vAlign w:val="center"/>
          </w:tcPr>
          <w:p w14:paraId="41D13F3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14" w:type="pct"/>
            <w:vAlign w:val="center"/>
          </w:tcPr>
          <w:p w14:paraId="13727B1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w:t>
            </w:r>
          </w:p>
        </w:tc>
        <w:tc>
          <w:tcPr>
            <w:tcW w:w="703" w:type="pct"/>
            <w:vAlign w:val="center"/>
          </w:tcPr>
          <w:p w14:paraId="29E8187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r>
      <w:tr w:rsidR="000F37A1" w:rsidRPr="000F37A1" w14:paraId="2ADD059A" w14:textId="77777777" w:rsidTr="00790F9F">
        <w:tc>
          <w:tcPr>
            <w:tcW w:w="368" w:type="pct"/>
            <w:vAlign w:val="center"/>
          </w:tcPr>
          <w:p w14:paraId="0B473533" w14:textId="2D6751B5"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2.</w:t>
            </w:r>
            <w:r w:rsidR="00994113" w:rsidRPr="000F37A1">
              <w:rPr>
                <w:rFonts w:cs="Times New Roman"/>
                <w:b/>
                <w:bCs/>
                <w:szCs w:val="24"/>
                <w:lang w:val="nl-NL"/>
              </w:rPr>
              <w:t>5</w:t>
            </w:r>
          </w:p>
        </w:tc>
        <w:tc>
          <w:tcPr>
            <w:tcW w:w="1430" w:type="pct"/>
            <w:vAlign w:val="center"/>
          </w:tcPr>
          <w:p w14:paraId="45D0A6A4"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nl-NL"/>
              </w:rPr>
              <w:t>Tỷ lệ dự phòng rủi ro chứng khoán kinh doanh, chứng khoán đầu tư (không bao gồm dự phòng rủi ro đã trích lập liên quan đến trái phiếu đặc biệt khi bán nợ cho VAMC) so với tổng số dư chứng khoán kinh doanh, chứng khoán đầu tư (không bao gồm số dư trái phiếu đặc biệt khi bán nợ cho VAMC)</w:t>
            </w:r>
          </w:p>
        </w:tc>
        <w:tc>
          <w:tcPr>
            <w:tcW w:w="390" w:type="pct"/>
            <w:vAlign w:val="center"/>
          </w:tcPr>
          <w:p w14:paraId="7095B57F"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3A60B3C3" w14:textId="4DEDDFA5"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tăng</w:t>
            </w:r>
          </w:p>
        </w:tc>
      </w:tr>
      <w:tr w:rsidR="000F37A1" w:rsidRPr="000F37A1" w14:paraId="391FA817" w14:textId="77777777" w:rsidTr="00790F9F">
        <w:tc>
          <w:tcPr>
            <w:tcW w:w="368" w:type="pct"/>
            <w:vAlign w:val="center"/>
          </w:tcPr>
          <w:p w14:paraId="7C2C9C8A"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67E51CB"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4714B5BB"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08CB0B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32" w:type="pct"/>
            <w:vAlign w:val="center"/>
          </w:tcPr>
          <w:p w14:paraId="3064E20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14" w:type="pct"/>
            <w:vAlign w:val="center"/>
          </w:tcPr>
          <w:p w14:paraId="2941110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03" w:type="pct"/>
            <w:vAlign w:val="center"/>
          </w:tcPr>
          <w:p w14:paraId="4037D62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17,00</w:t>
            </w:r>
          </w:p>
        </w:tc>
      </w:tr>
      <w:tr w:rsidR="000F37A1" w:rsidRPr="000F37A1" w14:paraId="735BA1A1" w14:textId="77777777" w:rsidTr="003B7182">
        <w:trPr>
          <w:trHeight w:val="496"/>
        </w:trPr>
        <w:tc>
          <w:tcPr>
            <w:tcW w:w="368" w:type="pct"/>
            <w:vAlign w:val="center"/>
          </w:tcPr>
          <w:p w14:paraId="0E805D9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D9223AB"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1A6F4678"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39EF1A1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32" w:type="pct"/>
            <w:vAlign w:val="center"/>
          </w:tcPr>
          <w:p w14:paraId="24C8126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14" w:type="pct"/>
            <w:vAlign w:val="center"/>
          </w:tcPr>
          <w:p w14:paraId="2A761E6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03" w:type="pct"/>
            <w:vAlign w:val="center"/>
          </w:tcPr>
          <w:p w14:paraId="107854D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17,00</w:t>
            </w:r>
          </w:p>
        </w:tc>
      </w:tr>
      <w:tr w:rsidR="000F37A1" w:rsidRPr="000F37A1" w14:paraId="7F12AA42" w14:textId="77777777" w:rsidTr="003B7182">
        <w:trPr>
          <w:trHeight w:val="574"/>
        </w:trPr>
        <w:tc>
          <w:tcPr>
            <w:tcW w:w="368" w:type="pct"/>
            <w:vAlign w:val="center"/>
          </w:tcPr>
          <w:p w14:paraId="1D54A26A"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2E778F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1518D8B4"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53E289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32" w:type="pct"/>
            <w:vAlign w:val="center"/>
          </w:tcPr>
          <w:p w14:paraId="6CA8E3D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14" w:type="pct"/>
            <w:vAlign w:val="center"/>
          </w:tcPr>
          <w:p w14:paraId="263A13B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vAlign w:val="center"/>
          </w:tcPr>
          <w:p w14:paraId="1D130E2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r>
      <w:tr w:rsidR="000F37A1" w:rsidRPr="000F37A1" w14:paraId="7CB32533" w14:textId="77777777" w:rsidTr="00790F9F">
        <w:tc>
          <w:tcPr>
            <w:tcW w:w="368" w:type="pct"/>
            <w:vAlign w:val="center"/>
          </w:tcPr>
          <w:p w14:paraId="0A1A99BF" w14:textId="6700BE94"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2.</w:t>
            </w:r>
            <w:r w:rsidR="00994113" w:rsidRPr="000F37A1">
              <w:rPr>
                <w:rFonts w:cs="Times New Roman"/>
                <w:b/>
                <w:bCs/>
                <w:szCs w:val="24"/>
                <w:lang w:val="nl-NL"/>
              </w:rPr>
              <w:t>6</w:t>
            </w:r>
          </w:p>
        </w:tc>
        <w:tc>
          <w:tcPr>
            <w:tcW w:w="1430" w:type="pct"/>
            <w:vAlign w:val="center"/>
          </w:tcPr>
          <w:p w14:paraId="3988D9ED"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Tỷ lệ dư nợ tín dụng để đầu tư, kinh doanh bất động sản so với tổng dư nợ tín dụng (không bao gồm dư nợ tín dụng đối với tổ chức tín dụng, chi nhánh ngân hàng nước ngoài khác)</w:t>
            </w:r>
          </w:p>
        </w:tc>
        <w:tc>
          <w:tcPr>
            <w:tcW w:w="390" w:type="pct"/>
            <w:vAlign w:val="center"/>
          </w:tcPr>
          <w:p w14:paraId="521D3303"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453AD2BB" w14:textId="77777777"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Chỉ tiêu định lượng có giá trị càng lớn thì mức độ rủi ro càng tăng</w:t>
            </w:r>
          </w:p>
        </w:tc>
      </w:tr>
      <w:tr w:rsidR="000F37A1" w:rsidRPr="000F37A1" w14:paraId="7B255B56" w14:textId="77777777" w:rsidTr="00790F9F">
        <w:tc>
          <w:tcPr>
            <w:tcW w:w="368" w:type="pct"/>
            <w:vAlign w:val="center"/>
          </w:tcPr>
          <w:p w14:paraId="7FA70A7D"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64A4C14"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2B55800C"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A1E0B9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32" w:type="pct"/>
            <w:vAlign w:val="center"/>
          </w:tcPr>
          <w:p w14:paraId="3DAFD21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14" w:type="pct"/>
            <w:vAlign w:val="center"/>
          </w:tcPr>
          <w:p w14:paraId="1D1C5AB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03" w:type="pct"/>
            <w:vAlign w:val="center"/>
          </w:tcPr>
          <w:p w14:paraId="63D19A9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r>
      <w:tr w:rsidR="000F37A1" w:rsidRPr="000F37A1" w14:paraId="17ABA138" w14:textId="77777777" w:rsidTr="00790F9F">
        <w:tc>
          <w:tcPr>
            <w:tcW w:w="368" w:type="pct"/>
            <w:vAlign w:val="center"/>
          </w:tcPr>
          <w:p w14:paraId="632DFE6E"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7686BC77"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29F920C3"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56A924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32" w:type="pct"/>
            <w:vAlign w:val="center"/>
          </w:tcPr>
          <w:p w14:paraId="747BC6C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14" w:type="pct"/>
            <w:vAlign w:val="center"/>
          </w:tcPr>
          <w:p w14:paraId="4B849CB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03" w:type="pct"/>
            <w:vAlign w:val="center"/>
          </w:tcPr>
          <w:p w14:paraId="397D517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r>
      <w:tr w:rsidR="000F37A1" w:rsidRPr="000F37A1" w14:paraId="360BA983" w14:textId="77777777" w:rsidTr="003B7182">
        <w:trPr>
          <w:trHeight w:val="538"/>
        </w:trPr>
        <w:tc>
          <w:tcPr>
            <w:tcW w:w="368" w:type="pct"/>
            <w:vAlign w:val="center"/>
          </w:tcPr>
          <w:p w14:paraId="2E54AA66"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119E8B8"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5A019044"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9086E1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32" w:type="pct"/>
            <w:vAlign w:val="center"/>
          </w:tcPr>
          <w:p w14:paraId="2374A1E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14" w:type="pct"/>
            <w:vAlign w:val="center"/>
          </w:tcPr>
          <w:p w14:paraId="4C7304B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03" w:type="pct"/>
            <w:vAlign w:val="center"/>
          </w:tcPr>
          <w:p w14:paraId="7387A68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16,00</w:t>
            </w:r>
          </w:p>
        </w:tc>
      </w:tr>
      <w:tr w:rsidR="000F37A1" w:rsidRPr="000F37A1" w14:paraId="772089A6" w14:textId="77777777" w:rsidTr="003B7182">
        <w:trPr>
          <w:trHeight w:val="418"/>
        </w:trPr>
        <w:tc>
          <w:tcPr>
            <w:tcW w:w="368" w:type="pct"/>
            <w:vAlign w:val="center"/>
          </w:tcPr>
          <w:p w14:paraId="7872C9CC"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6B494B0"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38B90E43"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E64F08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32" w:type="pct"/>
            <w:vAlign w:val="center"/>
          </w:tcPr>
          <w:p w14:paraId="716BB91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4CA7951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03" w:type="pct"/>
            <w:vAlign w:val="center"/>
          </w:tcPr>
          <w:p w14:paraId="540FA45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r>
      <w:tr w:rsidR="000F37A1" w:rsidRPr="000F37A1" w14:paraId="5BFC1416" w14:textId="77777777" w:rsidTr="00790F9F">
        <w:tc>
          <w:tcPr>
            <w:tcW w:w="368" w:type="pct"/>
            <w:vAlign w:val="center"/>
          </w:tcPr>
          <w:p w14:paraId="364DA2A9" w14:textId="58C29978" w:rsidR="006A48E1" w:rsidRPr="000F37A1" w:rsidRDefault="006A48E1" w:rsidP="00D00BA9">
            <w:pPr>
              <w:widowControl w:val="0"/>
              <w:spacing w:before="40" w:after="40"/>
              <w:jc w:val="center"/>
              <w:outlineLvl w:val="0"/>
              <w:rPr>
                <w:rFonts w:cs="Times New Roman"/>
                <w:iCs/>
                <w:szCs w:val="24"/>
              </w:rPr>
            </w:pPr>
            <w:r w:rsidRPr="000F37A1">
              <w:rPr>
                <w:rFonts w:eastAsia="Times New Roman" w:cs="Times New Roman"/>
                <w:b/>
                <w:bCs/>
                <w:iCs/>
                <w:szCs w:val="24"/>
                <w:lang w:val="nl-NL"/>
              </w:rPr>
              <w:t>2.</w:t>
            </w:r>
            <w:r w:rsidR="00994113" w:rsidRPr="000F37A1">
              <w:rPr>
                <w:rFonts w:eastAsia="Times New Roman" w:cs="Times New Roman"/>
                <w:b/>
                <w:bCs/>
                <w:iCs/>
                <w:szCs w:val="24"/>
                <w:lang w:val="nl-NL"/>
              </w:rPr>
              <w:t>7</w:t>
            </w:r>
          </w:p>
        </w:tc>
        <w:tc>
          <w:tcPr>
            <w:tcW w:w="1430" w:type="pct"/>
            <w:vAlign w:val="center"/>
          </w:tcPr>
          <w:p w14:paraId="5B6602E3" w14:textId="77777777" w:rsidR="006A48E1" w:rsidRPr="000F37A1" w:rsidRDefault="006A48E1" w:rsidP="00790F9F">
            <w:pPr>
              <w:widowControl w:val="0"/>
              <w:spacing w:before="40" w:after="40"/>
              <w:ind w:left="39" w:right="141"/>
              <w:outlineLvl w:val="0"/>
              <w:rPr>
                <w:rFonts w:cs="Times New Roman"/>
                <w:iCs/>
                <w:szCs w:val="24"/>
                <w:lang w:val="vi-VN"/>
              </w:rPr>
            </w:pPr>
            <w:r w:rsidRPr="000F37A1">
              <w:rPr>
                <w:rFonts w:eastAsia="Times New Roman" w:cs="Times New Roman"/>
                <w:b/>
                <w:bCs/>
                <w:iCs/>
                <w:szCs w:val="24"/>
                <w:lang w:val="nl-NL"/>
              </w:rPr>
              <w:t>Tỷ lệ dự phòng cụ thể đã trích lập so với nợ nhóm 2 đến nhóm 5</w:t>
            </w:r>
          </w:p>
        </w:tc>
        <w:tc>
          <w:tcPr>
            <w:tcW w:w="390" w:type="pct"/>
            <w:vAlign w:val="center"/>
          </w:tcPr>
          <w:p w14:paraId="7389A1F7" w14:textId="77777777" w:rsidR="006A48E1" w:rsidRPr="000F37A1" w:rsidRDefault="006A48E1" w:rsidP="00D00BA9">
            <w:pPr>
              <w:widowControl w:val="0"/>
              <w:spacing w:before="40" w:after="40"/>
              <w:jc w:val="center"/>
              <w:outlineLvl w:val="0"/>
              <w:rPr>
                <w:rFonts w:cs="Times New Roman"/>
                <w:iCs/>
                <w:szCs w:val="24"/>
                <w:lang w:val="vi-VN"/>
              </w:rPr>
            </w:pPr>
            <w:r w:rsidRPr="000F37A1">
              <w:rPr>
                <w:rFonts w:eastAsia="Times New Roman" w:cs="Times New Roman"/>
                <w:iCs/>
                <w:szCs w:val="24"/>
              </w:rPr>
              <w:t>%</w:t>
            </w:r>
          </w:p>
        </w:tc>
        <w:tc>
          <w:tcPr>
            <w:tcW w:w="2812" w:type="pct"/>
            <w:gridSpan w:val="4"/>
            <w:vAlign w:val="center"/>
          </w:tcPr>
          <w:p w14:paraId="02178954" w14:textId="77777777" w:rsidR="006A48E1" w:rsidRPr="000F37A1" w:rsidRDefault="006A48E1" w:rsidP="00364B28">
            <w:pPr>
              <w:widowControl w:val="0"/>
              <w:spacing w:before="40" w:after="40"/>
              <w:ind w:left="140" w:right="147"/>
              <w:jc w:val="left"/>
              <w:outlineLvl w:val="0"/>
              <w:rPr>
                <w:rFonts w:cs="Times New Roman"/>
                <w:iCs/>
                <w:szCs w:val="24"/>
              </w:rPr>
            </w:pPr>
            <w:r w:rsidRPr="000F37A1">
              <w:rPr>
                <w:rFonts w:eastAsia="Times New Roman" w:cs="Times New Roman"/>
                <w:iCs/>
                <w:szCs w:val="24"/>
                <w:lang w:val="nl-NL"/>
              </w:rPr>
              <w:t>Chỉ tiêu định lượng có giá trị càng lớn thì mức độ rủi ro càng giảm</w:t>
            </w:r>
          </w:p>
        </w:tc>
      </w:tr>
      <w:tr w:rsidR="000F37A1" w:rsidRPr="000F37A1" w14:paraId="7F13FBD5" w14:textId="77777777" w:rsidTr="00790F9F">
        <w:tc>
          <w:tcPr>
            <w:tcW w:w="368" w:type="pct"/>
            <w:vAlign w:val="center"/>
          </w:tcPr>
          <w:p w14:paraId="709B6F27" w14:textId="77777777" w:rsidR="006A48E1" w:rsidRPr="000F37A1" w:rsidRDefault="006A48E1" w:rsidP="00D00BA9">
            <w:pPr>
              <w:widowControl w:val="0"/>
              <w:spacing w:before="40" w:after="40"/>
              <w:jc w:val="center"/>
              <w:rPr>
                <w:rFonts w:cs="Times New Roman"/>
                <w:iCs/>
                <w:szCs w:val="24"/>
              </w:rPr>
            </w:pPr>
          </w:p>
        </w:tc>
        <w:tc>
          <w:tcPr>
            <w:tcW w:w="1430" w:type="pct"/>
            <w:vAlign w:val="center"/>
          </w:tcPr>
          <w:p w14:paraId="16040FE0" w14:textId="77777777" w:rsidR="006A48E1" w:rsidRPr="000F37A1" w:rsidRDefault="006A48E1" w:rsidP="00790F9F">
            <w:pPr>
              <w:widowControl w:val="0"/>
              <w:spacing w:before="40" w:after="40"/>
              <w:ind w:left="39" w:right="141"/>
              <w:outlineLvl w:val="0"/>
              <w:rPr>
                <w:rFonts w:cs="Times New Roman"/>
                <w:iCs/>
                <w:szCs w:val="24"/>
                <w:lang w:val="vi-VN"/>
              </w:rPr>
            </w:pPr>
            <w:r w:rsidRPr="000F37A1">
              <w:rPr>
                <w:rFonts w:eastAsia="Times New Roman" w:cs="Times New Roman"/>
                <w:iCs/>
                <w:szCs w:val="24"/>
              </w:rPr>
              <w:t>N</w:t>
            </w:r>
            <w:r w:rsidRPr="000F37A1">
              <w:rPr>
                <w:rFonts w:eastAsia="Times New Roman" w:cs="Times New Roman"/>
                <w:iCs/>
                <w:szCs w:val="24"/>
                <w:lang w:val="vi-VN"/>
              </w:rPr>
              <w:t xml:space="preserve">gân hàng </w:t>
            </w:r>
            <w:r w:rsidRPr="000F37A1">
              <w:rPr>
                <w:rFonts w:eastAsia="Times New Roman" w:cs="Times New Roman"/>
                <w:iCs/>
                <w:szCs w:val="24"/>
              </w:rPr>
              <w:t>thương mại có quy mô lớn</w:t>
            </w:r>
          </w:p>
        </w:tc>
        <w:tc>
          <w:tcPr>
            <w:tcW w:w="390" w:type="pct"/>
            <w:vAlign w:val="center"/>
          </w:tcPr>
          <w:p w14:paraId="34E1BCA6" w14:textId="77777777" w:rsidR="006A48E1" w:rsidRPr="000F37A1" w:rsidRDefault="006A48E1" w:rsidP="00D00BA9">
            <w:pPr>
              <w:widowControl w:val="0"/>
              <w:spacing w:before="40" w:after="40"/>
              <w:jc w:val="center"/>
              <w:outlineLvl w:val="0"/>
              <w:rPr>
                <w:rFonts w:cs="Times New Roman"/>
                <w:iCs/>
                <w:szCs w:val="24"/>
                <w:lang w:val="vi-VN"/>
              </w:rPr>
            </w:pPr>
            <w:r w:rsidRPr="000F37A1">
              <w:rPr>
                <w:rFonts w:eastAsia="Times New Roman" w:cs="Times New Roman"/>
                <w:iCs/>
                <w:szCs w:val="24"/>
              </w:rPr>
              <w:t> </w:t>
            </w:r>
          </w:p>
        </w:tc>
        <w:tc>
          <w:tcPr>
            <w:tcW w:w="663" w:type="pct"/>
            <w:vAlign w:val="center"/>
          </w:tcPr>
          <w:p w14:paraId="530EEF97"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25,00</w:t>
            </w:r>
          </w:p>
        </w:tc>
        <w:tc>
          <w:tcPr>
            <w:tcW w:w="732" w:type="pct"/>
            <w:vAlign w:val="center"/>
          </w:tcPr>
          <w:p w14:paraId="7F0A5209"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20,00</w:t>
            </w:r>
          </w:p>
        </w:tc>
        <w:tc>
          <w:tcPr>
            <w:tcW w:w="714" w:type="pct"/>
            <w:vAlign w:val="center"/>
          </w:tcPr>
          <w:p w14:paraId="49FA2FD6"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15,00</w:t>
            </w:r>
          </w:p>
        </w:tc>
        <w:tc>
          <w:tcPr>
            <w:tcW w:w="703" w:type="pct"/>
            <w:vAlign w:val="center"/>
          </w:tcPr>
          <w:p w14:paraId="1E09F54B"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10,00</w:t>
            </w:r>
          </w:p>
        </w:tc>
      </w:tr>
      <w:tr w:rsidR="000F37A1" w:rsidRPr="000F37A1" w14:paraId="71ECD0A1" w14:textId="77777777" w:rsidTr="00790F9F">
        <w:tc>
          <w:tcPr>
            <w:tcW w:w="368" w:type="pct"/>
            <w:vAlign w:val="center"/>
          </w:tcPr>
          <w:p w14:paraId="3CB1266C" w14:textId="77777777" w:rsidR="006A48E1" w:rsidRPr="000F37A1" w:rsidRDefault="006A48E1" w:rsidP="00D00BA9">
            <w:pPr>
              <w:widowControl w:val="0"/>
              <w:spacing w:before="40" w:after="40"/>
              <w:jc w:val="center"/>
              <w:rPr>
                <w:rFonts w:cs="Times New Roman"/>
                <w:iCs/>
                <w:szCs w:val="24"/>
              </w:rPr>
            </w:pPr>
          </w:p>
        </w:tc>
        <w:tc>
          <w:tcPr>
            <w:tcW w:w="1430" w:type="pct"/>
            <w:vAlign w:val="center"/>
          </w:tcPr>
          <w:p w14:paraId="731BC370" w14:textId="77777777" w:rsidR="006A48E1" w:rsidRPr="000F37A1" w:rsidRDefault="006A48E1" w:rsidP="00790F9F">
            <w:pPr>
              <w:widowControl w:val="0"/>
              <w:spacing w:before="40" w:after="40"/>
              <w:ind w:left="39" w:right="141"/>
              <w:outlineLvl w:val="0"/>
              <w:rPr>
                <w:rFonts w:cs="Times New Roman"/>
                <w:iCs/>
                <w:szCs w:val="24"/>
                <w:lang w:val="vi-VN"/>
              </w:rPr>
            </w:pPr>
            <w:r w:rsidRPr="000F37A1">
              <w:rPr>
                <w:rFonts w:eastAsia="Times New Roman" w:cs="Times New Roman"/>
                <w:iCs/>
                <w:szCs w:val="24"/>
              </w:rPr>
              <w:t>N</w:t>
            </w:r>
            <w:r w:rsidRPr="000F37A1">
              <w:rPr>
                <w:rFonts w:eastAsia="Times New Roman" w:cs="Times New Roman"/>
                <w:iCs/>
                <w:szCs w:val="24"/>
                <w:lang w:val="vi-VN"/>
              </w:rPr>
              <w:t xml:space="preserve">gân hàng </w:t>
            </w:r>
            <w:r w:rsidRPr="000F37A1">
              <w:rPr>
                <w:rFonts w:eastAsia="Times New Roman" w:cs="Times New Roman"/>
                <w:iCs/>
                <w:szCs w:val="24"/>
              </w:rPr>
              <w:t>thương mại có quy mô nhỏ</w:t>
            </w:r>
          </w:p>
        </w:tc>
        <w:tc>
          <w:tcPr>
            <w:tcW w:w="390" w:type="pct"/>
            <w:vAlign w:val="center"/>
          </w:tcPr>
          <w:p w14:paraId="0B25A776" w14:textId="77777777" w:rsidR="006A48E1" w:rsidRPr="000F37A1" w:rsidRDefault="006A48E1" w:rsidP="00D00BA9">
            <w:pPr>
              <w:widowControl w:val="0"/>
              <w:spacing w:before="40" w:after="40"/>
              <w:jc w:val="center"/>
              <w:outlineLvl w:val="0"/>
              <w:rPr>
                <w:rFonts w:cs="Times New Roman"/>
                <w:iCs/>
                <w:szCs w:val="24"/>
                <w:lang w:val="vi-VN"/>
              </w:rPr>
            </w:pPr>
            <w:r w:rsidRPr="000F37A1">
              <w:rPr>
                <w:rFonts w:eastAsia="Times New Roman" w:cs="Times New Roman"/>
                <w:iCs/>
                <w:szCs w:val="24"/>
              </w:rPr>
              <w:t> </w:t>
            </w:r>
          </w:p>
        </w:tc>
        <w:tc>
          <w:tcPr>
            <w:tcW w:w="663" w:type="pct"/>
            <w:vAlign w:val="center"/>
          </w:tcPr>
          <w:p w14:paraId="3E961270"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25,00</w:t>
            </w:r>
          </w:p>
        </w:tc>
        <w:tc>
          <w:tcPr>
            <w:tcW w:w="732" w:type="pct"/>
            <w:vAlign w:val="center"/>
          </w:tcPr>
          <w:p w14:paraId="1E4E31D9"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20,00</w:t>
            </w:r>
          </w:p>
        </w:tc>
        <w:tc>
          <w:tcPr>
            <w:tcW w:w="714" w:type="pct"/>
            <w:vAlign w:val="center"/>
          </w:tcPr>
          <w:p w14:paraId="38DB1F89"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15,00</w:t>
            </w:r>
          </w:p>
        </w:tc>
        <w:tc>
          <w:tcPr>
            <w:tcW w:w="703" w:type="pct"/>
            <w:vAlign w:val="center"/>
          </w:tcPr>
          <w:p w14:paraId="49558C1B"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10,00</w:t>
            </w:r>
          </w:p>
        </w:tc>
      </w:tr>
      <w:tr w:rsidR="000F37A1" w:rsidRPr="000F37A1" w14:paraId="0F17C933" w14:textId="77777777" w:rsidTr="00790F9F">
        <w:tc>
          <w:tcPr>
            <w:tcW w:w="368" w:type="pct"/>
            <w:vAlign w:val="center"/>
          </w:tcPr>
          <w:p w14:paraId="250CB51D" w14:textId="0E2379AD" w:rsidR="006A48E1" w:rsidRPr="000F37A1" w:rsidRDefault="006A48E1" w:rsidP="00D00BA9">
            <w:pPr>
              <w:widowControl w:val="0"/>
              <w:spacing w:before="40" w:after="40"/>
              <w:jc w:val="center"/>
              <w:outlineLvl w:val="0"/>
              <w:rPr>
                <w:rFonts w:cs="Times New Roman"/>
                <w:iCs/>
                <w:szCs w:val="24"/>
              </w:rPr>
            </w:pPr>
            <w:r w:rsidRPr="000F37A1">
              <w:rPr>
                <w:rFonts w:eastAsia="Times New Roman" w:cs="Times New Roman"/>
                <w:b/>
                <w:bCs/>
                <w:iCs/>
                <w:szCs w:val="24"/>
                <w:lang w:val="nl-NL"/>
              </w:rPr>
              <w:t>2.</w:t>
            </w:r>
            <w:r w:rsidR="00994113" w:rsidRPr="000F37A1">
              <w:rPr>
                <w:rFonts w:eastAsia="Times New Roman" w:cs="Times New Roman"/>
                <w:b/>
                <w:bCs/>
                <w:iCs/>
                <w:szCs w:val="24"/>
                <w:lang w:val="nl-NL"/>
              </w:rPr>
              <w:t>8</w:t>
            </w:r>
          </w:p>
        </w:tc>
        <w:tc>
          <w:tcPr>
            <w:tcW w:w="1430" w:type="pct"/>
            <w:vAlign w:val="center"/>
          </w:tcPr>
          <w:p w14:paraId="738CE07D" w14:textId="4EDAF2FA" w:rsidR="006A48E1" w:rsidRPr="000F37A1" w:rsidRDefault="006A48E1" w:rsidP="00790F9F">
            <w:pPr>
              <w:widowControl w:val="0"/>
              <w:spacing w:before="40" w:after="40"/>
              <w:ind w:left="39" w:right="141"/>
              <w:outlineLvl w:val="0"/>
              <w:rPr>
                <w:rFonts w:cs="Times New Roman"/>
                <w:iCs/>
                <w:szCs w:val="24"/>
                <w:lang w:val="vi-VN"/>
              </w:rPr>
            </w:pPr>
            <w:r w:rsidRPr="000F37A1">
              <w:rPr>
                <w:rFonts w:eastAsia="Times New Roman" w:cs="Times New Roman"/>
                <w:b/>
                <w:bCs/>
                <w:iCs/>
                <w:szCs w:val="24"/>
                <w:lang w:val="nl-NL"/>
              </w:rPr>
              <w:t xml:space="preserve">Tỷ lệ </w:t>
            </w:r>
            <w:r w:rsidR="0058651C" w:rsidRPr="000F37A1">
              <w:rPr>
                <w:rFonts w:eastAsia="Times New Roman" w:cs="Times New Roman"/>
                <w:b/>
                <w:bCs/>
                <w:iCs/>
                <w:szCs w:val="24"/>
                <w:lang w:val="nl-NL"/>
              </w:rPr>
              <w:t>T</w:t>
            </w:r>
            <w:r w:rsidRPr="000F37A1">
              <w:rPr>
                <w:rFonts w:eastAsia="Times New Roman" w:cs="Times New Roman"/>
                <w:b/>
                <w:bCs/>
                <w:iCs/>
                <w:szCs w:val="24"/>
                <w:lang w:val="nl-NL"/>
              </w:rPr>
              <w:t xml:space="preserve">ài sản </w:t>
            </w:r>
            <w:r w:rsidR="0058651C" w:rsidRPr="000F37A1">
              <w:rPr>
                <w:rFonts w:eastAsia="Times New Roman" w:cs="Times New Roman"/>
                <w:b/>
                <w:bCs/>
                <w:iCs/>
                <w:szCs w:val="24"/>
                <w:lang w:val="nl-NL"/>
              </w:rPr>
              <w:t>C</w:t>
            </w:r>
            <w:r w:rsidRPr="000F37A1">
              <w:rPr>
                <w:rFonts w:eastAsia="Times New Roman" w:cs="Times New Roman"/>
                <w:b/>
                <w:bCs/>
                <w:iCs/>
                <w:szCs w:val="24"/>
                <w:lang w:val="nl-NL"/>
              </w:rPr>
              <w:t>ó khác</w:t>
            </w:r>
            <w:r w:rsidR="008763DE" w:rsidRPr="000F37A1">
              <w:rPr>
                <w:rFonts w:eastAsia="Times New Roman" w:cs="Times New Roman"/>
                <w:b/>
                <w:bCs/>
                <w:iCs/>
                <w:szCs w:val="24"/>
                <w:lang w:val="nl-NL"/>
              </w:rPr>
              <w:t xml:space="preserve"> bình quân</w:t>
            </w:r>
            <w:r w:rsidRPr="000F37A1">
              <w:rPr>
                <w:rFonts w:eastAsia="Times New Roman" w:cs="Times New Roman"/>
                <w:b/>
                <w:bCs/>
                <w:iCs/>
                <w:szCs w:val="24"/>
                <w:lang w:val="nl-NL"/>
              </w:rPr>
              <w:t xml:space="preserve"> so với Tổng tài sản</w:t>
            </w:r>
            <w:r w:rsidR="008763DE" w:rsidRPr="000F37A1">
              <w:rPr>
                <w:rFonts w:eastAsia="Times New Roman" w:cs="Times New Roman"/>
                <w:b/>
                <w:bCs/>
                <w:iCs/>
                <w:szCs w:val="24"/>
                <w:lang w:val="nl-NL"/>
              </w:rPr>
              <w:t xml:space="preserve"> bình quân</w:t>
            </w:r>
          </w:p>
        </w:tc>
        <w:tc>
          <w:tcPr>
            <w:tcW w:w="390" w:type="pct"/>
            <w:vAlign w:val="center"/>
          </w:tcPr>
          <w:p w14:paraId="7E8D1C22" w14:textId="77777777" w:rsidR="006A48E1" w:rsidRPr="000F37A1" w:rsidRDefault="006A48E1" w:rsidP="00D00BA9">
            <w:pPr>
              <w:widowControl w:val="0"/>
              <w:spacing w:before="40" w:after="40"/>
              <w:jc w:val="center"/>
              <w:outlineLvl w:val="0"/>
              <w:rPr>
                <w:rFonts w:cs="Times New Roman"/>
                <w:iCs/>
                <w:szCs w:val="24"/>
                <w:lang w:val="vi-VN"/>
              </w:rPr>
            </w:pPr>
            <w:r w:rsidRPr="000F37A1">
              <w:rPr>
                <w:rFonts w:eastAsia="Times New Roman" w:cs="Times New Roman"/>
                <w:iCs/>
                <w:szCs w:val="24"/>
              </w:rPr>
              <w:t>%</w:t>
            </w:r>
          </w:p>
        </w:tc>
        <w:tc>
          <w:tcPr>
            <w:tcW w:w="2812" w:type="pct"/>
            <w:gridSpan w:val="4"/>
            <w:vAlign w:val="center"/>
          </w:tcPr>
          <w:p w14:paraId="067D46F5" w14:textId="77777777" w:rsidR="006A48E1" w:rsidRPr="000F37A1" w:rsidRDefault="006A48E1" w:rsidP="00364B28">
            <w:pPr>
              <w:widowControl w:val="0"/>
              <w:spacing w:before="40" w:after="40"/>
              <w:ind w:left="140" w:right="147"/>
              <w:jc w:val="left"/>
              <w:outlineLvl w:val="0"/>
              <w:rPr>
                <w:rFonts w:cs="Times New Roman"/>
                <w:iCs/>
                <w:szCs w:val="24"/>
              </w:rPr>
            </w:pPr>
            <w:r w:rsidRPr="000F37A1">
              <w:rPr>
                <w:rFonts w:eastAsia="Times New Roman" w:cs="Times New Roman"/>
                <w:iCs/>
                <w:szCs w:val="24"/>
                <w:lang w:val="nl-NL"/>
              </w:rPr>
              <w:t>Chỉ tiêu định lượng có giá trị càng lớn thì mức độ rủi ro càng tăng</w:t>
            </w:r>
          </w:p>
        </w:tc>
      </w:tr>
      <w:tr w:rsidR="000F37A1" w:rsidRPr="000F37A1" w14:paraId="486D9306" w14:textId="77777777" w:rsidTr="00790F9F">
        <w:tc>
          <w:tcPr>
            <w:tcW w:w="368" w:type="pct"/>
            <w:vAlign w:val="center"/>
          </w:tcPr>
          <w:p w14:paraId="1E8E52BE" w14:textId="77777777" w:rsidR="006A48E1" w:rsidRPr="000F37A1" w:rsidRDefault="006A48E1" w:rsidP="00D00BA9">
            <w:pPr>
              <w:widowControl w:val="0"/>
              <w:spacing w:before="40" w:after="40"/>
              <w:jc w:val="center"/>
              <w:rPr>
                <w:rFonts w:cs="Times New Roman"/>
                <w:iCs/>
                <w:szCs w:val="24"/>
              </w:rPr>
            </w:pPr>
          </w:p>
        </w:tc>
        <w:tc>
          <w:tcPr>
            <w:tcW w:w="1430" w:type="pct"/>
            <w:vAlign w:val="center"/>
          </w:tcPr>
          <w:p w14:paraId="5508F2C0" w14:textId="77777777" w:rsidR="006A48E1" w:rsidRPr="000F37A1" w:rsidRDefault="006A48E1" w:rsidP="00790F9F">
            <w:pPr>
              <w:widowControl w:val="0"/>
              <w:spacing w:before="40" w:after="40"/>
              <w:ind w:left="39" w:right="141"/>
              <w:outlineLvl w:val="0"/>
              <w:rPr>
                <w:rFonts w:cs="Times New Roman"/>
                <w:iCs/>
                <w:szCs w:val="24"/>
                <w:lang w:val="vi-VN"/>
              </w:rPr>
            </w:pPr>
            <w:r w:rsidRPr="000F37A1">
              <w:rPr>
                <w:rFonts w:eastAsia="Times New Roman" w:cs="Times New Roman"/>
                <w:iCs/>
                <w:szCs w:val="24"/>
              </w:rPr>
              <w:t>N</w:t>
            </w:r>
            <w:r w:rsidRPr="000F37A1">
              <w:rPr>
                <w:rFonts w:eastAsia="Times New Roman" w:cs="Times New Roman"/>
                <w:iCs/>
                <w:szCs w:val="24"/>
                <w:lang w:val="vi-VN"/>
              </w:rPr>
              <w:t xml:space="preserve">gân hàng </w:t>
            </w:r>
            <w:r w:rsidRPr="000F37A1">
              <w:rPr>
                <w:rFonts w:eastAsia="Times New Roman" w:cs="Times New Roman"/>
                <w:iCs/>
                <w:szCs w:val="24"/>
              </w:rPr>
              <w:t>thương mại có quy mô lớn</w:t>
            </w:r>
          </w:p>
        </w:tc>
        <w:tc>
          <w:tcPr>
            <w:tcW w:w="390" w:type="pct"/>
            <w:vAlign w:val="center"/>
          </w:tcPr>
          <w:p w14:paraId="5355A4A3" w14:textId="77777777" w:rsidR="006A48E1" w:rsidRPr="000F37A1" w:rsidRDefault="006A48E1" w:rsidP="00D00BA9">
            <w:pPr>
              <w:widowControl w:val="0"/>
              <w:spacing w:before="40" w:after="40"/>
              <w:jc w:val="center"/>
              <w:outlineLvl w:val="0"/>
              <w:rPr>
                <w:rFonts w:cs="Times New Roman"/>
                <w:iCs/>
                <w:szCs w:val="24"/>
                <w:lang w:val="vi-VN"/>
              </w:rPr>
            </w:pPr>
            <w:r w:rsidRPr="000F37A1">
              <w:rPr>
                <w:rFonts w:eastAsia="Times New Roman" w:cs="Times New Roman"/>
                <w:iCs/>
                <w:szCs w:val="24"/>
              </w:rPr>
              <w:t> </w:t>
            </w:r>
          </w:p>
        </w:tc>
        <w:tc>
          <w:tcPr>
            <w:tcW w:w="663" w:type="pct"/>
            <w:vAlign w:val="center"/>
          </w:tcPr>
          <w:p w14:paraId="1799E8D8"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2,50</w:t>
            </w:r>
          </w:p>
        </w:tc>
        <w:tc>
          <w:tcPr>
            <w:tcW w:w="732" w:type="pct"/>
            <w:vAlign w:val="center"/>
          </w:tcPr>
          <w:p w14:paraId="068661F7"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3,50</w:t>
            </w:r>
          </w:p>
        </w:tc>
        <w:tc>
          <w:tcPr>
            <w:tcW w:w="714" w:type="pct"/>
            <w:vAlign w:val="center"/>
          </w:tcPr>
          <w:p w14:paraId="6C68FCBF"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5,00</w:t>
            </w:r>
          </w:p>
        </w:tc>
        <w:tc>
          <w:tcPr>
            <w:tcW w:w="703" w:type="pct"/>
            <w:vAlign w:val="center"/>
          </w:tcPr>
          <w:p w14:paraId="12B51830"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6,00</w:t>
            </w:r>
          </w:p>
        </w:tc>
      </w:tr>
      <w:tr w:rsidR="000F37A1" w:rsidRPr="000F37A1" w14:paraId="3C66205E" w14:textId="77777777" w:rsidTr="00790F9F">
        <w:tc>
          <w:tcPr>
            <w:tcW w:w="368" w:type="pct"/>
            <w:tcBorders>
              <w:bottom w:val="single" w:sz="2" w:space="0" w:color="auto"/>
            </w:tcBorders>
            <w:vAlign w:val="center"/>
          </w:tcPr>
          <w:p w14:paraId="2EAE1FC1" w14:textId="77777777" w:rsidR="006A48E1" w:rsidRPr="000F37A1" w:rsidRDefault="006A48E1" w:rsidP="00D00BA9">
            <w:pPr>
              <w:widowControl w:val="0"/>
              <w:spacing w:before="40" w:after="40"/>
              <w:jc w:val="center"/>
              <w:rPr>
                <w:rFonts w:cs="Times New Roman"/>
                <w:iCs/>
                <w:szCs w:val="24"/>
              </w:rPr>
            </w:pPr>
          </w:p>
        </w:tc>
        <w:tc>
          <w:tcPr>
            <w:tcW w:w="1430" w:type="pct"/>
            <w:tcBorders>
              <w:bottom w:val="single" w:sz="2" w:space="0" w:color="auto"/>
            </w:tcBorders>
            <w:vAlign w:val="center"/>
          </w:tcPr>
          <w:p w14:paraId="6904E908" w14:textId="77777777" w:rsidR="006A48E1" w:rsidRPr="000F37A1" w:rsidRDefault="006A48E1" w:rsidP="00790F9F">
            <w:pPr>
              <w:widowControl w:val="0"/>
              <w:spacing w:before="40" w:after="40"/>
              <w:ind w:left="39" w:right="141"/>
              <w:outlineLvl w:val="0"/>
              <w:rPr>
                <w:rFonts w:cs="Times New Roman"/>
                <w:iCs/>
                <w:szCs w:val="24"/>
                <w:lang w:val="vi-VN"/>
              </w:rPr>
            </w:pPr>
            <w:r w:rsidRPr="000F37A1">
              <w:rPr>
                <w:rFonts w:eastAsia="Times New Roman" w:cs="Times New Roman"/>
                <w:iCs/>
                <w:szCs w:val="24"/>
              </w:rPr>
              <w:t>N</w:t>
            </w:r>
            <w:r w:rsidRPr="000F37A1">
              <w:rPr>
                <w:rFonts w:eastAsia="Times New Roman" w:cs="Times New Roman"/>
                <w:iCs/>
                <w:szCs w:val="24"/>
                <w:lang w:val="vi-VN"/>
              </w:rPr>
              <w:t xml:space="preserve">gân hàng </w:t>
            </w:r>
            <w:r w:rsidRPr="000F37A1">
              <w:rPr>
                <w:rFonts w:eastAsia="Times New Roman" w:cs="Times New Roman"/>
                <w:iCs/>
                <w:szCs w:val="24"/>
              </w:rPr>
              <w:t>thương mại có quy mô nhỏ</w:t>
            </w:r>
          </w:p>
        </w:tc>
        <w:tc>
          <w:tcPr>
            <w:tcW w:w="390" w:type="pct"/>
            <w:tcBorders>
              <w:bottom w:val="single" w:sz="2" w:space="0" w:color="auto"/>
            </w:tcBorders>
            <w:vAlign w:val="center"/>
          </w:tcPr>
          <w:p w14:paraId="7C6CC167" w14:textId="77777777" w:rsidR="006A48E1" w:rsidRPr="000F37A1" w:rsidRDefault="006A48E1" w:rsidP="00D00BA9">
            <w:pPr>
              <w:widowControl w:val="0"/>
              <w:spacing w:before="40" w:after="40"/>
              <w:jc w:val="center"/>
              <w:outlineLvl w:val="0"/>
              <w:rPr>
                <w:rFonts w:cs="Times New Roman"/>
                <w:iCs/>
                <w:szCs w:val="24"/>
                <w:lang w:val="vi-VN"/>
              </w:rPr>
            </w:pPr>
            <w:r w:rsidRPr="000F37A1">
              <w:rPr>
                <w:rFonts w:eastAsia="Times New Roman" w:cs="Times New Roman"/>
                <w:iCs/>
                <w:szCs w:val="24"/>
              </w:rPr>
              <w:t> </w:t>
            </w:r>
          </w:p>
        </w:tc>
        <w:tc>
          <w:tcPr>
            <w:tcW w:w="663" w:type="pct"/>
            <w:tcBorders>
              <w:bottom w:val="single" w:sz="2" w:space="0" w:color="auto"/>
            </w:tcBorders>
            <w:vAlign w:val="center"/>
          </w:tcPr>
          <w:p w14:paraId="73448307"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3,00</w:t>
            </w:r>
          </w:p>
        </w:tc>
        <w:tc>
          <w:tcPr>
            <w:tcW w:w="732" w:type="pct"/>
            <w:tcBorders>
              <w:bottom w:val="single" w:sz="2" w:space="0" w:color="auto"/>
            </w:tcBorders>
            <w:vAlign w:val="center"/>
          </w:tcPr>
          <w:p w14:paraId="26639210"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4,00</w:t>
            </w:r>
          </w:p>
        </w:tc>
        <w:tc>
          <w:tcPr>
            <w:tcW w:w="714" w:type="pct"/>
            <w:tcBorders>
              <w:bottom w:val="single" w:sz="2" w:space="0" w:color="auto"/>
            </w:tcBorders>
            <w:vAlign w:val="center"/>
          </w:tcPr>
          <w:p w14:paraId="54E746A7"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5,50</w:t>
            </w:r>
          </w:p>
        </w:tc>
        <w:tc>
          <w:tcPr>
            <w:tcW w:w="703" w:type="pct"/>
            <w:tcBorders>
              <w:bottom w:val="single" w:sz="2" w:space="0" w:color="auto"/>
            </w:tcBorders>
            <w:vAlign w:val="center"/>
          </w:tcPr>
          <w:p w14:paraId="478E6283" w14:textId="77777777" w:rsidR="006A48E1" w:rsidRPr="000F37A1" w:rsidRDefault="006A48E1" w:rsidP="00727663">
            <w:pPr>
              <w:widowControl w:val="0"/>
              <w:spacing w:before="40" w:after="40"/>
              <w:ind w:right="67"/>
              <w:jc w:val="right"/>
              <w:outlineLvl w:val="0"/>
              <w:rPr>
                <w:rFonts w:cs="Times New Roman"/>
                <w:iCs/>
                <w:szCs w:val="24"/>
              </w:rPr>
            </w:pPr>
            <w:r w:rsidRPr="000F37A1">
              <w:rPr>
                <w:rFonts w:eastAsia="Times New Roman" w:cs="Times New Roman"/>
                <w:iCs/>
                <w:szCs w:val="24"/>
              </w:rPr>
              <w:t>7,00</w:t>
            </w:r>
          </w:p>
        </w:tc>
      </w:tr>
      <w:tr w:rsidR="000F37A1" w:rsidRPr="000F37A1" w14:paraId="281ED72F" w14:textId="77777777" w:rsidTr="00790F9F">
        <w:tc>
          <w:tcPr>
            <w:tcW w:w="368" w:type="pct"/>
            <w:shd w:val="clear" w:color="auto" w:fill="auto"/>
            <w:vAlign w:val="center"/>
          </w:tcPr>
          <w:p w14:paraId="34F49BC1"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3</w:t>
            </w:r>
          </w:p>
        </w:tc>
        <w:tc>
          <w:tcPr>
            <w:tcW w:w="1430" w:type="pct"/>
            <w:shd w:val="clear" w:color="auto" w:fill="auto"/>
            <w:vAlign w:val="center"/>
          </w:tcPr>
          <w:p w14:paraId="2707FA48"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QUẢN TRỊ ĐIỀU HÀNH (M)</w:t>
            </w:r>
          </w:p>
        </w:tc>
        <w:tc>
          <w:tcPr>
            <w:tcW w:w="390" w:type="pct"/>
            <w:shd w:val="clear" w:color="auto" w:fill="auto"/>
            <w:vAlign w:val="center"/>
          </w:tcPr>
          <w:p w14:paraId="7819545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shd w:val="clear" w:color="auto" w:fill="auto"/>
            <w:vAlign w:val="center"/>
          </w:tcPr>
          <w:p w14:paraId="7EC5E35F"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rPr>
              <w:t xml:space="preserve"> </w:t>
            </w:r>
          </w:p>
        </w:tc>
        <w:tc>
          <w:tcPr>
            <w:tcW w:w="732" w:type="pct"/>
            <w:shd w:val="clear" w:color="auto" w:fill="auto"/>
            <w:vAlign w:val="center"/>
          </w:tcPr>
          <w:p w14:paraId="08B0BC42"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rPr>
              <w:t xml:space="preserve"> </w:t>
            </w:r>
          </w:p>
        </w:tc>
        <w:tc>
          <w:tcPr>
            <w:tcW w:w="714" w:type="pct"/>
            <w:shd w:val="clear" w:color="auto" w:fill="auto"/>
            <w:vAlign w:val="center"/>
          </w:tcPr>
          <w:p w14:paraId="7F32F67B"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rPr>
              <w:t xml:space="preserve"> </w:t>
            </w:r>
          </w:p>
        </w:tc>
        <w:tc>
          <w:tcPr>
            <w:tcW w:w="703" w:type="pct"/>
            <w:shd w:val="clear" w:color="auto" w:fill="auto"/>
            <w:vAlign w:val="center"/>
          </w:tcPr>
          <w:p w14:paraId="6126C9F6"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rPr>
              <w:t xml:space="preserve"> </w:t>
            </w:r>
          </w:p>
        </w:tc>
      </w:tr>
      <w:tr w:rsidR="000F37A1" w:rsidRPr="000F37A1" w14:paraId="44DB3464" w14:textId="77777777" w:rsidTr="00790F9F">
        <w:tc>
          <w:tcPr>
            <w:tcW w:w="368" w:type="pct"/>
            <w:vAlign w:val="center"/>
          </w:tcPr>
          <w:p w14:paraId="4231E05E"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3.1</w:t>
            </w:r>
          </w:p>
        </w:tc>
        <w:tc>
          <w:tcPr>
            <w:tcW w:w="1430" w:type="pct"/>
            <w:vAlign w:val="center"/>
          </w:tcPr>
          <w:p w14:paraId="0E795C21"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vi-VN"/>
              </w:rPr>
              <w:t>Tỷ lệ chi phí hoạt động so với tổng thu nhập hoạt động</w:t>
            </w:r>
          </w:p>
        </w:tc>
        <w:tc>
          <w:tcPr>
            <w:tcW w:w="390" w:type="pct"/>
            <w:vAlign w:val="center"/>
          </w:tcPr>
          <w:p w14:paraId="60D019A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2A7425CF" w14:textId="39A9A53E"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tăng</w:t>
            </w:r>
          </w:p>
        </w:tc>
      </w:tr>
      <w:tr w:rsidR="000F37A1" w:rsidRPr="000F37A1" w14:paraId="2159B935" w14:textId="77777777" w:rsidTr="00790F9F">
        <w:tc>
          <w:tcPr>
            <w:tcW w:w="368" w:type="pct"/>
            <w:vAlign w:val="center"/>
          </w:tcPr>
          <w:p w14:paraId="2875B107"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6152512"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343C00F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CFE3DB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35,00</w:t>
            </w:r>
          </w:p>
        </w:tc>
        <w:tc>
          <w:tcPr>
            <w:tcW w:w="732" w:type="pct"/>
            <w:vAlign w:val="center"/>
          </w:tcPr>
          <w:p w14:paraId="4091F5C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45,00</w:t>
            </w:r>
          </w:p>
        </w:tc>
        <w:tc>
          <w:tcPr>
            <w:tcW w:w="714" w:type="pct"/>
            <w:vAlign w:val="center"/>
          </w:tcPr>
          <w:p w14:paraId="3A8F004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50,00</w:t>
            </w:r>
          </w:p>
        </w:tc>
        <w:tc>
          <w:tcPr>
            <w:tcW w:w="703" w:type="pct"/>
            <w:vAlign w:val="center"/>
          </w:tcPr>
          <w:p w14:paraId="1B0B737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r>
      <w:tr w:rsidR="000F37A1" w:rsidRPr="000F37A1" w14:paraId="62538099" w14:textId="77777777" w:rsidTr="00790F9F">
        <w:tc>
          <w:tcPr>
            <w:tcW w:w="368" w:type="pct"/>
            <w:vAlign w:val="center"/>
          </w:tcPr>
          <w:p w14:paraId="0A22EE57"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791E290A"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15194FA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710BC0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32" w:type="pct"/>
            <w:vAlign w:val="center"/>
          </w:tcPr>
          <w:p w14:paraId="2809A7D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50,00</w:t>
            </w:r>
          </w:p>
        </w:tc>
        <w:tc>
          <w:tcPr>
            <w:tcW w:w="714" w:type="pct"/>
            <w:vAlign w:val="center"/>
          </w:tcPr>
          <w:p w14:paraId="1578BA6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c>
          <w:tcPr>
            <w:tcW w:w="703" w:type="pct"/>
            <w:vAlign w:val="center"/>
          </w:tcPr>
          <w:p w14:paraId="5393A5F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r>
      <w:tr w:rsidR="000F37A1" w:rsidRPr="000F37A1" w14:paraId="3F60ADE3" w14:textId="77777777" w:rsidTr="00790F9F">
        <w:tc>
          <w:tcPr>
            <w:tcW w:w="368" w:type="pct"/>
            <w:vAlign w:val="center"/>
          </w:tcPr>
          <w:p w14:paraId="3879556F"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1CF53B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29CBB63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71A96A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32" w:type="pct"/>
            <w:vAlign w:val="center"/>
          </w:tcPr>
          <w:p w14:paraId="221163E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50,00</w:t>
            </w:r>
          </w:p>
        </w:tc>
        <w:tc>
          <w:tcPr>
            <w:tcW w:w="714" w:type="pct"/>
            <w:vAlign w:val="center"/>
          </w:tcPr>
          <w:p w14:paraId="1031437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c>
          <w:tcPr>
            <w:tcW w:w="703" w:type="pct"/>
            <w:vAlign w:val="center"/>
          </w:tcPr>
          <w:p w14:paraId="4CF71EA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r>
      <w:tr w:rsidR="000F37A1" w:rsidRPr="000F37A1" w14:paraId="02F07ECA" w14:textId="77777777" w:rsidTr="003B7182">
        <w:trPr>
          <w:trHeight w:val="588"/>
        </w:trPr>
        <w:tc>
          <w:tcPr>
            <w:tcW w:w="368" w:type="pct"/>
            <w:vAlign w:val="center"/>
          </w:tcPr>
          <w:p w14:paraId="7AFBAB89"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3F0B150"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63CF1E5B"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BCC702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c>
          <w:tcPr>
            <w:tcW w:w="732" w:type="pct"/>
            <w:vAlign w:val="center"/>
          </w:tcPr>
          <w:p w14:paraId="0CF7AC5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35,00</w:t>
            </w:r>
          </w:p>
        </w:tc>
        <w:tc>
          <w:tcPr>
            <w:tcW w:w="714" w:type="pct"/>
            <w:vAlign w:val="center"/>
          </w:tcPr>
          <w:p w14:paraId="149B381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45,00</w:t>
            </w:r>
          </w:p>
        </w:tc>
        <w:tc>
          <w:tcPr>
            <w:tcW w:w="703" w:type="pct"/>
            <w:vAlign w:val="center"/>
          </w:tcPr>
          <w:p w14:paraId="21C44DF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55,00</w:t>
            </w:r>
          </w:p>
        </w:tc>
      </w:tr>
      <w:tr w:rsidR="000F37A1" w:rsidRPr="000F37A1" w14:paraId="40882E94" w14:textId="77777777" w:rsidTr="00790F9F">
        <w:tc>
          <w:tcPr>
            <w:tcW w:w="368" w:type="pct"/>
            <w:vAlign w:val="center"/>
          </w:tcPr>
          <w:p w14:paraId="5F3CAE5F"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5FA6C0C"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630FEAA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4AA619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c>
          <w:tcPr>
            <w:tcW w:w="732" w:type="pct"/>
            <w:vAlign w:val="center"/>
          </w:tcPr>
          <w:p w14:paraId="476E8B9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35,00</w:t>
            </w:r>
          </w:p>
        </w:tc>
        <w:tc>
          <w:tcPr>
            <w:tcW w:w="714" w:type="pct"/>
            <w:vAlign w:val="center"/>
          </w:tcPr>
          <w:p w14:paraId="76ECE5A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45,00</w:t>
            </w:r>
          </w:p>
        </w:tc>
        <w:tc>
          <w:tcPr>
            <w:tcW w:w="703" w:type="pct"/>
            <w:vAlign w:val="center"/>
          </w:tcPr>
          <w:p w14:paraId="79334FC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55,00</w:t>
            </w:r>
          </w:p>
        </w:tc>
      </w:tr>
      <w:tr w:rsidR="000F37A1" w:rsidRPr="000F37A1" w14:paraId="64CF48BC" w14:textId="77777777" w:rsidTr="003B7182">
        <w:trPr>
          <w:trHeight w:val="634"/>
        </w:trPr>
        <w:tc>
          <w:tcPr>
            <w:tcW w:w="368" w:type="pct"/>
            <w:tcBorders>
              <w:bottom w:val="single" w:sz="2" w:space="0" w:color="auto"/>
            </w:tcBorders>
            <w:vAlign w:val="center"/>
          </w:tcPr>
          <w:p w14:paraId="436FC0E7" w14:textId="77777777" w:rsidR="003833BE" w:rsidRPr="000F37A1" w:rsidRDefault="003833BE" w:rsidP="00D00BA9">
            <w:pPr>
              <w:widowControl w:val="0"/>
              <w:spacing w:before="40" w:after="40"/>
              <w:jc w:val="center"/>
              <w:rPr>
                <w:rFonts w:cs="Times New Roman"/>
                <w:iCs/>
                <w:szCs w:val="24"/>
              </w:rPr>
            </w:pPr>
          </w:p>
        </w:tc>
        <w:tc>
          <w:tcPr>
            <w:tcW w:w="1430" w:type="pct"/>
            <w:tcBorders>
              <w:bottom w:val="single" w:sz="2" w:space="0" w:color="auto"/>
            </w:tcBorders>
            <w:vAlign w:val="center"/>
          </w:tcPr>
          <w:p w14:paraId="31482F4B" w14:textId="77777777" w:rsidR="003833BE" w:rsidRPr="000F37A1" w:rsidRDefault="003833BE" w:rsidP="00790F9F">
            <w:pPr>
              <w:widowControl w:val="0"/>
              <w:spacing w:before="40" w:after="40"/>
              <w:ind w:left="39" w:right="141"/>
              <w:outlineLvl w:val="0"/>
              <w:rPr>
                <w:rFonts w:cs="Times New Roman"/>
                <w:iCs/>
                <w:szCs w:val="24"/>
              </w:rPr>
            </w:pPr>
            <w:r w:rsidRPr="000F37A1">
              <w:rPr>
                <w:rFonts w:cs="Times New Roman"/>
                <w:iCs/>
                <w:szCs w:val="24"/>
                <w:lang w:val="vi-VN"/>
              </w:rPr>
              <w:t>Ngân hàng hợp tác xã</w:t>
            </w:r>
          </w:p>
        </w:tc>
        <w:tc>
          <w:tcPr>
            <w:tcW w:w="390" w:type="pct"/>
            <w:tcBorders>
              <w:bottom w:val="single" w:sz="2" w:space="0" w:color="auto"/>
            </w:tcBorders>
            <w:vAlign w:val="center"/>
          </w:tcPr>
          <w:p w14:paraId="394B0DC3" w14:textId="77777777" w:rsidR="003833BE" w:rsidRPr="000F37A1" w:rsidRDefault="003833BE" w:rsidP="00D00BA9">
            <w:pPr>
              <w:widowControl w:val="0"/>
              <w:spacing w:before="40" w:after="40"/>
              <w:jc w:val="center"/>
              <w:outlineLvl w:val="0"/>
              <w:rPr>
                <w:rFonts w:cs="Times New Roman"/>
                <w:iCs/>
                <w:szCs w:val="24"/>
              </w:rPr>
            </w:pPr>
            <w:r w:rsidRPr="000F37A1">
              <w:rPr>
                <w:rFonts w:cs="Times New Roman"/>
                <w:iCs/>
                <w:szCs w:val="24"/>
                <w:lang w:val="vi-VN"/>
              </w:rPr>
              <w:t xml:space="preserve"> </w:t>
            </w:r>
          </w:p>
        </w:tc>
        <w:tc>
          <w:tcPr>
            <w:tcW w:w="663" w:type="pct"/>
            <w:tcBorders>
              <w:bottom w:val="single" w:sz="2" w:space="0" w:color="auto"/>
            </w:tcBorders>
            <w:vAlign w:val="center"/>
          </w:tcPr>
          <w:p w14:paraId="0F5BD08D" w14:textId="5F1AF92F" w:rsidR="003833BE" w:rsidRPr="000F37A1" w:rsidRDefault="003833BE" w:rsidP="00727663">
            <w:pPr>
              <w:widowControl w:val="0"/>
              <w:spacing w:before="40" w:after="40"/>
              <w:ind w:right="67"/>
              <w:jc w:val="right"/>
              <w:outlineLvl w:val="0"/>
              <w:rPr>
                <w:rFonts w:cs="Times New Roman"/>
                <w:iCs/>
                <w:szCs w:val="24"/>
              </w:rPr>
            </w:pPr>
            <w:r w:rsidRPr="000F37A1">
              <w:rPr>
                <w:rFonts w:eastAsia="Times New Roman" w:cs="Times New Roman"/>
                <w:iCs/>
                <w:szCs w:val="24"/>
              </w:rPr>
              <w:t>50,00</w:t>
            </w:r>
          </w:p>
        </w:tc>
        <w:tc>
          <w:tcPr>
            <w:tcW w:w="732" w:type="pct"/>
            <w:tcBorders>
              <w:bottom w:val="single" w:sz="2" w:space="0" w:color="auto"/>
            </w:tcBorders>
            <w:vAlign w:val="center"/>
          </w:tcPr>
          <w:p w14:paraId="505C7B7A" w14:textId="28D67078" w:rsidR="003833BE" w:rsidRPr="000F37A1" w:rsidRDefault="003833BE" w:rsidP="00727663">
            <w:pPr>
              <w:widowControl w:val="0"/>
              <w:spacing w:before="40" w:after="40"/>
              <w:ind w:right="67"/>
              <w:jc w:val="right"/>
              <w:outlineLvl w:val="0"/>
              <w:rPr>
                <w:rFonts w:cs="Times New Roman"/>
                <w:iCs/>
                <w:szCs w:val="24"/>
              </w:rPr>
            </w:pPr>
            <w:r w:rsidRPr="000F37A1">
              <w:rPr>
                <w:rFonts w:eastAsia="Times New Roman" w:cs="Times New Roman"/>
                <w:iCs/>
                <w:szCs w:val="24"/>
              </w:rPr>
              <w:t>60,00</w:t>
            </w:r>
          </w:p>
        </w:tc>
        <w:tc>
          <w:tcPr>
            <w:tcW w:w="714" w:type="pct"/>
            <w:tcBorders>
              <w:bottom w:val="single" w:sz="2" w:space="0" w:color="auto"/>
            </w:tcBorders>
            <w:vAlign w:val="center"/>
          </w:tcPr>
          <w:p w14:paraId="06F9D163" w14:textId="45A570C1" w:rsidR="003833BE" w:rsidRPr="000F37A1" w:rsidRDefault="003833BE" w:rsidP="00727663">
            <w:pPr>
              <w:widowControl w:val="0"/>
              <w:spacing w:before="40" w:after="40"/>
              <w:ind w:right="67"/>
              <w:jc w:val="right"/>
              <w:outlineLvl w:val="0"/>
              <w:rPr>
                <w:rFonts w:cs="Times New Roman"/>
                <w:iCs/>
                <w:szCs w:val="24"/>
              </w:rPr>
            </w:pPr>
            <w:r w:rsidRPr="000F37A1">
              <w:rPr>
                <w:rFonts w:eastAsia="Times New Roman" w:cs="Times New Roman"/>
                <w:iCs/>
                <w:szCs w:val="24"/>
              </w:rPr>
              <w:t>70,00</w:t>
            </w:r>
          </w:p>
        </w:tc>
        <w:tc>
          <w:tcPr>
            <w:tcW w:w="703" w:type="pct"/>
            <w:tcBorders>
              <w:bottom w:val="single" w:sz="2" w:space="0" w:color="auto"/>
            </w:tcBorders>
            <w:vAlign w:val="center"/>
          </w:tcPr>
          <w:p w14:paraId="38E2832E" w14:textId="76E368B0" w:rsidR="003833BE" w:rsidRPr="000F37A1" w:rsidRDefault="003833BE" w:rsidP="00727663">
            <w:pPr>
              <w:widowControl w:val="0"/>
              <w:spacing w:before="40" w:after="40"/>
              <w:ind w:right="67"/>
              <w:jc w:val="right"/>
              <w:outlineLvl w:val="0"/>
              <w:rPr>
                <w:rFonts w:cs="Times New Roman"/>
                <w:iCs/>
                <w:szCs w:val="24"/>
              </w:rPr>
            </w:pPr>
            <w:r w:rsidRPr="000F37A1">
              <w:rPr>
                <w:rFonts w:eastAsia="Times New Roman" w:cs="Times New Roman"/>
                <w:iCs/>
                <w:szCs w:val="24"/>
              </w:rPr>
              <w:t>80,00</w:t>
            </w:r>
          </w:p>
        </w:tc>
      </w:tr>
      <w:tr w:rsidR="000F37A1" w:rsidRPr="000F37A1" w14:paraId="670367DA" w14:textId="77777777" w:rsidTr="00790F9F">
        <w:tc>
          <w:tcPr>
            <w:tcW w:w="368" w:type="pct"/>
            <w:shd w:val="clear" w:color="auto" w:fill="auto"/>
            <w:vAlign w:val="center"/>
          </w:tcPr>
          <w:p w14:paraId="7F264A01"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4</w:t>
            </w:r>
          </w:p>
        </w:tc>
        <w:tc>
          <w:tcPr>
            <w:tcW w:w="1430" w:type="pct"/>
            <w:shd w:val="clear" w:color="auto" w:fill="auto"/>
            <w:vAlign w:val="center"/>
          </w:tcPr>
          <w:p w14:paraId="7AF21646"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KẾT QUẢ HOẠT ĐỘNG KINH DOANH (E)</w:t>
            </w:r>
          </w:p>
        </w:tc>
        <w:tc>
          <w:tcPr>
            <w:tcW w:w="390" w:type="pct"/>
            <w:shd w:val="clear" w:color="auto" w:fill="auto"/>
            <w:vAlign w:val="center"/>
          </w:tcPr>
          <w:p w14:paraId="344D7CD5"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shd w:val="clear" w:color="auto" w:fill="auto"/>
            <w:vAlign w:val="center"/>
          </w:tcPr>
          <w:p w14:paraId="1BBAC588"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32" w:type="pct"/>
            <w:shd w:val="clear" w:color="auto" w:fill="auto"/>
            <w:vAlign w:val="center"/>
          </w:tcPr>
          <w:p w14:paraId="6738B730"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14" w:type="pct"/>
            <w:shd w:val="clear" w:color="auto" w:fill="auto"/>
            <w:vAlign w:val="center"/>
          </w:tcPr>
          <w:p w14:paraId="05D8A2E7"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03" w:type="pct"/>
            <w:shd w:val="clear" w:color="auto" w:fill="auto"/>
            <w:vAlign w:val="center"/>
          </w:tcPr>
          <w:p w14:paraId="62EE320F"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r>
      <w:tr w:rsidR="000F37A1" w:rsidRPr="000F37A1" w14:paraId="2A0722DB" w14:textId="77777777" w:rsidTr="00790F9F">
        <w:tc>
          <w:tcPr>
            <w:tcW w:w="368" w:type="pct"/>
            <w:vAlign w:val="center"/>
          </w:tcPr>
          <w:p w14:paraId="08B40073"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4.1</w:t>
            </w:r>
          </w:p>
        </w:tc>
        <w:tc>
          <w:tcPr>
            <w:tcW w:w="1430" w:type="pct"/>
            <w:vAlign w:val="center"/>
          </w:tcPr>
          <w:p w14:paraId="7C81DE9E"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vi-VN"/>
              </w:rPr>
              <w:t>Tỷ lệ lợi nhuận trước thuế so với vốn chủ sở hữu bình quân</w:t>
            </w:r>
          </w:p>
        </w:tc>
        <w:tc>
          <w:tcPr>
            <w:tcW w:w="390" w:type="pct"/>
            <w:vAlign w:val="center"/>
          </w:tcPr>
          <w:p w14:paraId="1D463EFF"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2AEB902F" w14:textId="17A9E4A5"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giảm</w:t>
            </w:r>
          </w:p>
        </w:tc>
      </w:tr>
      <w:tr w:rsidR="000F37A1" w:rsidRPr="000F37A1" w14:paraId="3D1E2650" w14:textId="77777777" w:rsidTr="00790F9F">
        <w:tc>
          <w:tcPr>
            <w:tcW w:w="368" w:type="pct"/>
            <w:vAlign w:val="center"/>
          </w:tcPr>
          <w:p w14:paraId="6ED105D8"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3DA2AF3"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43AE934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B55E7D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32" w:type="pct"/>
            <w:vAlign w:val="center"/>
          </w:tcPr>
          <w:p w14:paraId="49AACD2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13,00</w:t>
            </w:r>
          </w:p>
        </w:tc>
        <w:tc>
          <w:tcPr>
            <w:tcW w:w="714" w:type="pct"/>
            <w:vAlign w:val="center"/>
          </w:tcPr>
          <w:p w14:paraId="388E6DE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03" w:type="pct"/>
            <w:vAlign w:val="center"/>
          </w:tcPr>
          <w:p w14:paraId="4B19F02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r>
      <w:tr w:rsidR="000F37A1" w:rsidRPr="000F37A1" w14:paraId="58D5FC1F" w14:textId="77777777" w:rsidTr="00790F9F">
        <w:tc>
          <w:tcPr>
            <w:tcW w:w="368" w:type="pct"/>
            <w:vAlign w:val="center"/>
          </w:tcPr>
          <w:p w14:paraId="48B09C5C"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A6B5255"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424269B6"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 xml:space="preserve"> </w:t>
            </w:r>
          </w:p>
        </w:tc>
        <w:tc>
          <w:tcPr>
            <w:tcW w:w="663" w:type="pct"/>
            <w:vAlign w:val="center"/>
          </w:tcPr>
          <w:p w14:paraId="08DE350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14,00</w:t>
            </w:r>
          </w:p>
        </w:tc>
        <w:tc>
          <w:tcPr>
            <w:tcW w:w="732" w:type="pct"/>
            <w:vAlign w:val="center"/>
          </w:tcPr>
          <w:p w14:paraId="4FA3F83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6076778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3BD4413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w:t>
            </w:r>
          </w:p>
        </w:tc>
      </w:tr>
      <w:tr w:rsidR="000F37A1" w:rsidRPr="000F37A1" w14:paraId="1F04034C" w14:textId="77777777" w:rsidTr="00790F9F">
        <w:tc>
          <w:tcPr>
            <w:tcW w:w="368" w:type="pct"/>
            <w:vAlign w:val="center"/>
          </w:tcPr>
          <w:p w14:paraId="24360CC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893F34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6EE88FE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6AE4A79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14,00</w:t>
            </w:r>
          </w:p>
        </w:tc>
        <w:tc>
          <w:tcPr>
            <w:tcW w:w="732" w:type="pct"/>
            <w:vAlign w:val="center"/>
          </w:tcPr>
          <w:p w14:paraId="60FD573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7206D3D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0AF974D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w:t>
            </w:r>
          </w:p>
        </w:tc>
      </w:tr>
      <w:tr w:rsidR="000F37A1" w:rsidRPr="000F37A1" w14:paraId="7F6E5544" w14:textId="77777777" w:rsidTr="003B7182">
        <w:trPr>
          <w:trHeight w:val="512"/>
        </w:trPr>
        <w:tc>
          <w:tcPr>
            <w:tcW w:w="368" w:type="pct"/>
            <w:vAlign w:val="center"/>
          </w:tcPr>
          <w:p w14:paraId="77FF2E0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394F3CC"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54599055"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B02E1B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30,00</w:t>
            </w:r>
          </w:p>
        </w:tc>
        <w:tc>
          <w:tcPr>
            <w:tcW w:w="732" w:type="pct"/>
            <w:vAlign w:val="center"/>
          </w:tcPr>
          <w:p w14:paraId="08995B2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14" w:type="pct"/>
            <w:vAlign w:val="center"/>
          </w:tcPr>
          <w:p w14:paraId="7E4BD4A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03" w:type="pct"/>
            <w:vAlign w:val="center"/>
          </w:tcPr>
          <w:p w14:paraId="3E2A7F9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r>
      <w:tr w:rsidR="000F37A1" w:rsidRPr="000F37A1" w14:paraId="18FA5E0D" w14:textId="77777777" w:rsidTr="00790F9F">
        <w:tc>
          <w:tcPr>
            <w:tcW w:w="368" w:type="pct"/>
            <w:vAlign w:val="center"/>
          </w:tcPr>
          <w:p w14:paraId="46CA0A7D"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0012FC1"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5891F0D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1D1D10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14,00</w:t>
            </w:r>
          </w:p>
        </w:tc>
        <w:tc>
          <w:tcPr>
            <w:tcW w:w="732" w:type="pct"/>
            <w:vAlign w:val="center"/>
          </w:tcPr>
          <w:p w14:paraId="194DFB9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5FB9090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589CF89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w:t>
            </w:r>
          </w:p>
        </w:tc>
      </w:tr>
      <w:tr w:rsidR="000F37A1" w:rsidRPr="000F37A1" w14:paraId="0D846DAE" w14:textId="77777777" w:rsidTr="003B7182">
        <w:trPr>
          <w:trHeight w:val="628"/>
        </w:trPr>
        <w:tc>
          <w:tcPr>
            <w:tcW w:w="368" w:type="pct"/>
            <w:vAlign w:val="center"/>
          </w:tcPr>
          <w:p w14:paraId="57F6E958"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662BFE4"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05686F63"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285EF7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32" w:type="pct"/>
            <w:vAlign w:val="center"/>
          </w:tcPr>
          <w:p w14:paraId="3740CBE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4BDA1ED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03" w:type="pct"/>
            <w:vAlign w:val="center"/>
          </w:tcPr>
          <w:p w14:paraId="09DD655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r>
      <w:tr w:rsidR="000F37A1" w:rsidRPr="000F37A1" w14:paraId="3F13B06C" w14:textId="77777777" w:rsidTr="00790F9F">
        <w:tc>
          <w:tcPr>
            <w:tcW w:w="368" w:type="pct"/>
            <w:vAlign w:val="center"/>
          </w:tcPr>
          <w:p w14:paraId="2C7067DB"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4.2</w:t>
            </w:r>
          </w:p>
        </w:tc>
        <w:tc>
          <w:tcPr>
            <w:tcW w:w="1430" w:type="pct"/>
            <w:vAlign w:val="center"/>
          </w:tcPr>
          <w:p w14:paraId="6F4D0683"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vi-VN"/>
              </w:rPr>
              <w:t>Tỷ lệ lợi nhuận trước thuế so với tổng tài sản bình quân</w:t>
            </w:r>
          </w:p>
        </w:tc>
        <w:tc>
          <w:tcPr>
            <w:tcW w:w="390" w:type="pct"/>
            <w:vAlign w:val="center"/>
          </w:tcPr>
          <w:p w14:paraId="78FFB424"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04AEC04B" w14:textId="18721FAA"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giảm</w:t>
            </w:r>
          </w:p>
        </w:tc>
      </w:tr>
      <w:tr w:rsidR="000F37A1" w:rsidRPr="000F37A1" w14:paraId="74CCAC7C" w14:textId="77777777" w:rsidTr="00790F9F">
        <w:tc>
          <w:tcPr>
            <w:tcW w:w="368" w:type="pct"/>
            <w:vAlign w:val="center"/>
          </w:tcPr>
          <w:p w14:paraId="7163FB65"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3B03B91"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3AE9F67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3CA1872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w:t>
            </w:r>
          </w:p>
        </w:tc>
        <w:tc>
          <w:tcPr>
            <w:tcW w:w="732" w:type="pct"/>
            <w:vAlign w:val="center"/>
          </w:tcPr>
          <w:p w14:paraId="1BC9CA8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1,10</w:t>
            </w:r>
          </w:p>
        </w:tc>
        <w:tc>
          <w:tcPr>
            <w:tcW w:w="714" w:type="pct"/>
            <w:vAlign w:val="center"/>
          </w:tcPr>
          <w:p w14:paraId="276BE9E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0,80</w:t>
            </w:r>
          </w:p>
        </w:tc>
        <w:tc>
          <w:tcPr>
            <w:tcW w:w="703" w:type="pct"/>
            <w:vAlign w:val="center"/>
          </w:tcPr>
          <w:p w14:paraId="71F8E74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0,60</w:t>
            </w:r>
          </w:p>
        </w:tc>
      </w:tr>
      <w:tr w:rsidR="000F37A1" w:rsidRPr="000F37A1" w14:paraId="7E1D4704" w14:textId="77777777" w:rsidTr="00790F9F">
        <w:tc>
          <w:tcPr>
            <w:tcW w:w="368" w:type="pct"/>
            <w:vAlign w:val="center"/>
          </w:tcPr>
          <w:p w14:paraId="6B02054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790AAB0"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13F1099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108BB2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1,30</w:t>
            </w:r>
          </w:p>
        </w:tc>
        <w:tc>
          <w:tcPr>
            <w:tcW w:w="732" w:type="pct"/>
            <w:vAlign w:val="center"/>
          </w:tcPr>
          <w:p w14:paraId="6701430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w:t>
            </w:r>
          </w:p>
        </w:tc>
        <w:tc>
          <w:tcPr>
            <w:tcW w:w="714" w:type="pct"/>
            <w:vAlign w:val="center"/>
          </w:tcPr>
          <w:p w14:paraId="367443C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0,70</w:t>
            </w:r>
          </w:p>
        </w:tc>
        <w:tc>
          <w:tcPr>
            <w:tcW w:w="703" w:type="pct"/>
            <w:vAlign w:val="center"/>
          </w:tcPr>
          <w:p w14:paraId="2559B90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0,50</w:t>
            </w:r>
          </w:p>
        </w:tc>
      </w:tr>
      <w:tr w:rsidR="000F37A1" w:rsidRPr="000F37A1" w14:paraId="696F6EEE" w14:textId="77777777" w:rsidTr="00790F9F">
        <w:tc>
          <w:tcPr>
            <w:tcW w:w="368" w:type="pct"/>
            <w:vAlign w:val="center"/>
          </w:tcPr>
          <w:p w14:paraId="443A6B19"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02B87A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71000F3F"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 xml:space="preserve"> </w:t>
            </w:r>
          </w:p>
        </w:tc>
        <w:tc>
          <w:tcPr>
            <w:tcW w:w="663" w:type="pct"/>
            <w:vAlign w:val="center"/>
          </w:tcPr>
          <w:p w14:paraId="2A55CE3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1,30</w:t>
            </w:r>
          </w:p>
        </w:tc>
        <w:tc>
          <w:tcPr>
            <w:tcW w:w="732" w:type="pct"/>
            <w:vAlign w:val="center"/>
          </w:tcPr>
          <w:p w14:paraId="38D4BDD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w:t>
            </w:r>
          </w:p>
        </w:tc>
        <w:tc>
          <w:tcPr>
            <w:tcW w:w="714" w:type="pct"/>
            <w:vAlign w:val="center"/>
          </w:tcPr>
          <w:p w14:paraId="5484B5B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0,70</w:t>
            </w:r>
          </w:p>
        </w:tc>
        <w:tc>
          <w:tcPr>
            <w:tcW w:w="703" w:type="pct"/>
            <w:vAlign w:val="center"/>
          </w:tcPr>
          <w:p w14:paraId="023C96B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0,50</w:t>
            </w:r>
          </w:p>
        </w:tc>
      </w:tr>
      <w:tr w:rsidR="000F37A1" w:rsidRPr="000F37A1" w14:paraId="7571CFB7" w14:textId="77777777" w:rsidTr="003B7182">
        <w:trPr>
          <w:trHeight w:val="573"/>
        </w:trPr>
        <w:tc>
          <w:tcPr>
            <w:tcW w:w="368" w:type="pct"/>
            <w:vAlign w:val="center"/>
          </w:tcPr>
          <w:p w14:paraId="72FF88FC"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0372B4D"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6F84F745"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B0F0B2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32" w:type="pct"/>
            <w:vAlign w:val="center"/>
          </w:tcPr>
          <w:p w14:paraId="6B2B9F0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14" w:type="pct"/>
            <w:vAlign w:val="center"/>
          </w:tcPr>
          <w:p w14:paraId="03808A7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03" w:type="pct"/>
            <w:vAlign w:val="center"/>
          </w:tcPr>
          <w:p w14:paraId="754BBBD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r>
      <w:tr w:rsidR="000F37A1" w:rsidRPr="000F37A1" w14:paraId="2875E573" w14:textId="77777777" w:rsidTr="00790F9F">
        <w:tc>
          <w:tcPr>
            <w:tcW w:w="368" w:type="pct"/>
            <w:vAlign w:val="center"/>
          </w:tcPr>
          <w:p w14:paraId="2A3A8AB4"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2E7F28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37502EC3"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A1EC32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c>
          <w:tcPr>
            <w:tcW w:w="732" w:type="pct"/>
            <w:vAlign w:val="center"/>
          </w:tcPr>
          <w:p w14:paraId="2930D67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14" w:type="pct"/>
            <w:vAlign w:val="center"/>
          </w:tcPr>
          <w:p w14:paraId="519FF79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03" w:type="pct"/>
            <w:vAlign w:val="center"/>
          </w:tcPr>
          <w:p w14:paraId="00E9E7F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w:t>
            </w:r>
          </w:p>
        </w:tc>
      </w:tr>
      <w:tr w:rsidR="000F37A1" w:rsidRPr="000F37A1" w14:paraId="54BC492F" w14:textId="77777777" w:rsidTr="003B7182">
        <w:trPr>
          <w:trHeight w:val="632"/>
        </w:trPr>
        <w:tc>
          <w:tcPr>
            <w:tcW w:w="368" w:type="pct"/>
            <w:vAlign w:val="center"/>
          </w:tcPr>
          <w:p w14:paraId="4DF02F04" w14:textId="77777777" w:rsidR="003833BE" w:rsidRPr="000F37A1" w:rsidRDefault="003833BE" w:rsidP="00D00BA9">
            <w:pPr>
              <w:widowControl w:val="0"/>
              <w:spacing w:before="40" w:after="40"/>
              <w:jc w:val="center"/>
              <w:rPr>
                <w:rFonts w:cs="Times New Roman"/>
                <w:iCs/>
                <w:szCs w:val="24"/>
              </w:rPr>
            </w:pPr>
          </w:p>
        </w:tc>
        <w:tc>
          <w:tcPr>
            <w:tcW w:w="1430" w:type="pct"/>
            <w:vAlign w:val="center"/>
          </w:tcPr>
          <w:p w14:paraId="12488150" w14:textId="77777777" w:rsidR="003833BE" w:rsidRPr="000F37A1" w:rsidRDefault="003833BE" w:rsidP="00790F9F">
            <w:pPr>
              <w:widowControl w:val="0"/>
              <w:spacing w:before="40" w:after="40"/>
              <w:ind w:left="39" w:right="141"/>
              <w:outlineLvl w:val="0"/>
              <w:rPr>
                <w:rFonts w:cs="Times New Roman"/>
                <w:iCs/>
                <w:szCs w:val="24"/>
              </w:rPr>
            </w:pPr>
            <w:r w:rsidRPr="000F37A1">
              <w:rPr>
                <w:rFonts w:cs="Times New Roman"/>
                <w:iCs/>
                <w:szCs w:val="24"/>
                <w:lang w:val="vi-VN"/>
              </w:rPr>
              <w:t>Ngân hàng hợp tác xã</w:t>
            </w:r>
          </w:p>
        </w:tc>
        <w:tc>
          <w:tcPr>
            <w:tcW w:w="390" w:type="pct"/>
            <w:vAlign w:val="center"/>
          </w:tcPr>
          <w:p w14:paraId="0295958F" w14:textId="77777777" w:rsidR="003833BE" w:rsidRPr="000F37A1" w:rsidRDefault="003833BE" w:rsidP="00D00BA9">
            <w:pPr>
              <w:widowControl w:val="0"/>
              <w:spacing w:before="40" w:after="40"/>
              <w:jc w:val="center"/>
              <w:outlineLvl w:val="0"/>
              <w:rPr>
                <w:rFonts w:cs="Times New Roman"/>
                <w:iCs/>
                <w:szCs w:val="24"/>
              </w:rPr>
            </w:pPr>
            <w:r w:rsidRPr="000F37A1">
              <w:rPr>
                <w:rFonts w:cs="Times New Roman"/>
                <w:iCs/>
                <w:szCs w:val="24"/>
                <w:lang w:val="vi-VN"/>
              </w:rPr>
              <w:t xml:space="preserve"> </w:t>
            </w:r>
          </w:p>
        </w:tc>
        <w:tc>
          <w:tcPr>
            <w:tcW w:w="663" w:type="pct"/>
            <w:vAlign w:val="center"/>
          </w:tcPr>
          <w:p w14:paraId="3F974AF8" w14:textId="0D341A35" w:rsidR="003833BE" w:rsidRPr="000F37A1" w:rsidRDefault="003833BE" w:rsidP="00727663">
            <w:pPr>
              <w:widowControl w:val="0"/>
              <w:spacing w:before="40" w:after="40"/>
              <w:ind w:right="67"/>
              <w:jc w:val="right"/>
              <w:outlineLvl w:val="0"/>
              <w:rPr>
                <w:rFonts w:cs="Times New Roman"/>
                <w:iCs/>
                <w:szCs w:val="24"/>
              </w:rPr>
            </w:pPr>
            <w:r w:rsidRPr="000F37A1">
              <w:rPr>
                <w:rFonts w:eastAsia="Times New Roman" w:cs="Times New Roman"/>
                <w:iCs/>
                <w:szCs w:val="24"/>
              </w:rPr>
              <w:t>0,40</w:t>
            </w:r>
          </w:p>
        </w:tc>
        <w:tc>
          <w:tcPr>
            <w:tcW w:w="732" w:type="pct"/>
            <w:vAlign w:val="center"/>
          </w:tcPr>
          <w:p w14:paraId="2A23D288" w14:textId="22DE16E2" w:rsidR="003833BE" w:rsidRPr="000F37A1" w:rsidRDefault="003833BE" w:rsidP="00727663">
            <w:pPr>
              <w:widowControl w:val="0"/>
              <w:spacing w:before="40" w:after="40"/>
              <w:ind w:right="67"/>
              <w:jc w:val="right"/>
              <w:outlineLvl w:val="0"/>
              <w:rPr>
                <w:rFonts w:cs="Times New Roman"/>
                <w:iCs/>
                <w:szCs w:val="24"/>
              </w:rPr>
            </w:pPr>
            <w:r w:rsidRPr="000F37A1">
              <w:rPr>
                <w:rFonts w:eastAsia="Times New Roman" w:cs="Times New Roman"/>
                <w:iCs/>
                <w:szCs w:val="24"/>
              </w:rPr>
              <w:t>0,30</w:t>
            </w:r>
          </w:p>
        </w:tc>
        <w:tc>
          <w:tcPr>
            <w:tcW w:w="714" w:type="pct"/>
            <w:vAlign w:val="center"/>
          </w:tcPr>
          <w:p w14:paraId="3B506BFF" w14:textId="3D209559" w:rsidR="003833BE" w:rsidRPr="000F37A1" w:rsidRDefault="003833BE" w:rsidP="00727663">
            <w:pPr>
              <w:widowControl w:val="0"/>
              <w:spacing w:before="40" w:after="40"/>
              <w:ind w:right="67"/>
              <w:jc w:val="right"/>
              <w:outlineLvl w:val="0"/>
              <w:rPr>
                <w:rFonts w:cs="Times New Roman"/>
                <w:iCs/>
                <w:szCs w:val="24"/>
              </w:rPr>
            </w:pPr>
            <w:r w:rsidRPr="000F37A1">
              <w:rPr>
                <w:rFonts w:eastAsia="Times New Roman" w:cs="Times New Roman"/>
                <w:iCs/>
                <w:szCs w:val="24"/>
              </w:rPr>
              <w:t>0,20</w:t>
            </w:r>
          </w:p>
        </w:tc>
        <w:tc>
          <w:tcPr>
            <w:tcW w:w="703" w:type="pct"/>
            <w:vAlign w:val="center"/>
          </w:tcPr>
          <w:p w14:paraId="174BDF25" w14:textId="260E487B" w:rsidR="003833BE" w:rsidRPr="000F37A1" w:rsidRDefault="003833BE" w:rsidP="00727663">
            <w:pPr>
              <w:widowControl w:val="0"/>
              <w:spacing w:before="40" w:after="40"/>
              <w:ind w:right="67"/>
              <w:jc w:val="right"/>
              <w:outlineLvl w:val="0"/>
              <w:rPr>
                <w:rFonts w:cs="Times New Roman"/>
                <w:iCs/>
                <w:szCs w:val="24"/>
              </w:rPr>
            </w:pPr>
            <w:r w:rsidRPr="000F37A1">
              <w:rPr>
                <w:rFonts w:eastAsia="Times New Roman" w:cs="Times New Roman"/>
                <w:iCs/>
                <w:szCs w:val="24"/>
              </w:rPr>
              <w:t>0,10</w:t>
            </w:r>
          </w:p>
        </w:tc>
      </w:tr>
      <w:tr w:rsidR="000F37A1" w:rsidRPr="000F37A1" w14:paraId="7786E97C" w14:textId="77777777" w:rsidTr="00790F9F">
        <w:tc>
          <w:tcPr>
            <w:tcW w:w="368" w:type="pct"/>
            <w:vAlign w:val="center"/>
          </w:tcPr>
          <w:p w14:paraId="5650797F"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4.3</w:t>
            </w:r>
          </w:p>
        </w:tc>
        <w:tc>
          <w:tcPr>
            <w:tcW w:w="1430" w:type="pct"/>
            <w:vAlign w:val="center"/>
          </w:tcPr>
          <w:p w14:paraId="6851ECC7"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Thu nhập lãi cận biên (NIM)</w:t>
            </w:r>
          </w:p>
        </w:tc>
        <w:tc>
          <w:tcPr>
            <w:tcW w:w="390" w:type="pct"/>
            <w:vAlign w:val="center"/>
          </w:tcPr>
          <w:p w14:paraId="29F580DC"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4A5D4758" w14:textId="2C0D2C5E"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giảm</w:t>
            </w:r>
          </w:p>
        </w:tc>
      </w:tr>
      <w:tr w:rsidR="000F37A1" w:rsidRPr="000F37A1" w14:paraId="31EF31DB" w14:textId="77777777" w:rsidTr="00790F9F">
        <w:tc>
          <w:tcPr>
            <w:tcW w:w="368" w:type="pct"/>
            <w:vAlign w:val="center"/>
          </w:tcPr>
          <w:p w14:paraId="0DB8372E"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F29A05F"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2AFA535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605C5A7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w:t>
            </w:r>
          </w:p>
        </w:tc>
        <w:tc>
          <w:tcPr>
            <w:tcW w:w="732" w:type="pct"/>
            <w:vAlign w:val="center"/>
          </w:tcPr>
          <w:p w14:paraId="52077EF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w:t>
            </w:r>
          </w:p>
        </w:tc>
        <w:tc>
          <w:tcPr>
            <w:tcW w:w="714" w:type="pct"/>
            <w:vAlign w:val="center"/>
          </w:tcPr>
          <w:p w14:paraId="049EAD9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03" w:type="pct"/>
            <w:vAlign w:val="center"/>
          </w:tcPr>
          <w:p w14:paraId="5677186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w:t>
            </w:r>
          </w:p>
        </w:tc>
      </w:tr>
      <w:tr w:rsidR="000F37A1" w:rsidRPr="000F37A1" w14:paraId="58888E8B" w14:textId="77777777" w:rsidTr="00790F9F">
        <w:tc>
          <w:tcPr>
            <w:tcW w:w="368" w:type="pct"/>
            <w:vAlign w:val="center"/>
          </w:tcPr>
          <w:p w14:paraId="4058789F"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D185257"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491BA0A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43EE363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2,80</w:t>
            </w:r>
          </w:p>
        </w:tc>
        <w:tc>
          <w:tcPr>
            <w:tcW w:w="732" w:type="pct"/>
            <w:vAlign w:val="center"/>
          </w:tcPr>
          <w:p w14:paraId="24A22A1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2,40</w:t>
            </w:r>
          </w:p>
        </w:tc>
        <w:tc>
          <w:tcPr>
            <w:tcW w:w="714" w:type="pct"/>
            <w:vAlign w:val="center"/>
          </w:tcPr>
          <w:p w14:paraId="7C351C2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1,90</w:t>
            </w:r>
          </w:p>
        </w:tc>
        <w:tc>
          <w:tcPr>
            <w:tcW w:w="703" w:type="pct"/>
            <w:vAlign w:val="center"/>
          </w:tcPr>
          <w:p w14:paraId="1C85EAA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1,40</w:t>
            </w:r>
          </w:p>
        </w:tc>
      </w:tr>
      <w:tr w:rsidR="000F37A1" w:rsidRPr="000F37A1" w14:paraId="40FCE7FF" w14:textId="77777777" w:rsidTr="00790F9F">
        <w:tc>
          <w:tcPr>
            <w:tcW w:w="368" w:type="pct"/>
            <w:vAlign w:val="center"/>
          </w:tcPr>
          <w:p w14:paraId="09D13DF8"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B4313E8"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Chi nhánh ngân hàng </w:t>
            </w:r>
            <w:r w:rsidRPr="000F37A1">
              <w:rPr>
                <w:rFonts w:cs="Times New Roman"/>
                <w:szCs w:val="24"/>
                <w:lang w:val="vi-VN"/>
              </w:rPr>
              <w:lastRenderedPageBreak/>
              <w:t>nước ngoài</w:t>
            </w:r>
          </w:p>
        </w:tc>
        <w:tc>
          <w:tcPr>
            <w:tcW w:w="390" w:type="pct"/>
            <w:vAlign w:val="center"/>
          </w:tcPr>
          <w:p w14:paraId="175F89B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lastRenderedPageBreak/>
              <w:t xml:space="preserve"> </w:t>
            </w:r>
          </w:p>
        </w:tc>
        <w:tc>
          <w:tcPr>
            <w:tcW w:w="663" w:type="pct"/>
            <w:vAlign w:val="center"/>
          </w:tcPr>
          <w:p w14:paraId="4732200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2,80</w:t>
            </w:r>
          </w:p>
        </w:tc>
        <w:tc>
          <w:tcPr>
            <w:tcW w:w="732" w:type="pct"/>
            <w:vAlign w:val="center"/>
          </w:tcPr>
          <w:p w14:paraId="6904308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2,40</w:t>
            </w:r>
          </w:p>
        </w:tc>
        <w:tc>
          <w:tcPr>
            <w:tcW w:w="714" w:type="pct"/>
            <w:vAlign w:val="center"/>
          </w:tcPr>
          <w:p w14:paraId="60C7299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1,90</w:t>
            </w:r>
          </w:p>
        </w:tc>
        <w:tc>
          <w:tcPr>
            <w:tcW w:w="703" w:type="pct"/>
            <w:vAlign w:val="center"/>
          </w:tcPr>
          <w:p w14:paraId="5392C78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1,40</w:t>
            </w:r>
          </w:p>
        </w:tc>
      </w:tr>
      <w:tr w:rsidR="000F37A1" w:rsidRPr="000F37A1" w14:paraId="05408509" w14:textId="77777777" w:rsidTr="003B7182">
        <w:trPr>
          <w:trHeight w:val="564"/>
        </w:trPr>
        <w:tc>
          <w:tcPr>
            <w:tcW w:w="368" w:type="pct"/>
            <w:vAlign w:val="center"/>
          </w:tcPr>
          <w:p w14:paraId="415D01B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2816DE43"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10596697"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0C175D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32" w:type="pct"/>
            <w:vAlign w:val="center"/>
          </w:tcPr>
          <w:p w14:paraId="28D186E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14" w:type="pct"/>
            <w:vAlign w:val="center"/>
          </w:tcPr>
          <w:p w14:paraId="09320E3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03" w:type="pct"/>
            <w:vAlign w:val="center"/>
          </w:tcPr>
          <w:p w14:paraId="605703F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56879CB5" w14:textId="77777777" w:rsidTr="00790F9F">
        <w:tc>
          <w:tcPr>
            <w:tcW w:w="368" w:type="pct"/>
            <w:vAlign w:val="center"/>
          </w:tcPr>
          <w:p w14:paraId="173C5D6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1D6DAB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2A911963"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B87B75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32" w:type="pct"/>
            <w:vAlign w:val="center"/>
          </w:tcPr>
          <w:p w14:paraId="409092C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14" w:type="pct"/>
            <w:vAlign w:val="center"/>
          </w:tcPr>
          <w:p w14:paraId="055C2C9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w:t>
            </w:r>
          </w:p>
        </w:tc>
        <w:tc>
          <w:tcPr>
            <w:tcW w:w="703" w:type="pct"/>
            <w:vAlign w:val="center"/>
          </w:tcPr>
          <w:p w14:paraId="3C279B8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r>
      <w:tr w:rsidR="000F37A1" w:rsidRPr="000F37A1" w14:paraId="276FF37E" w14:textId="77777777" w:rsidTr="003B7182">
        <w:trPr>
          <w:trHeight w:val="638"/>
        </w:trPr>
        <w:tc>
          <w:tcPr>
            <w:tcW w:w="368" w:type="pct"/>
            <w:vAlign w:val="center"/>
          </w:tcPr>
          <w:p w14:paraId="2B93AAD7"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B0DC0D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39ABBD9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C9425C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2,40</w:t>
            </w:r>
          </w:p>
        </w:tc>
        <w:tc>
          <w:tcPr>
            <w:tcW w:w="732" w:type="pct"/>
            <w:vAlign w:val="center"/>
          </w:tcPr>
          <w:p w14:paraId="2A798B9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w:t>
            </w:r>
          </w:p>
        </w:tc>
        <w:tc>
          <w:tcPr>
            <w:tcW w:w="714" w:type="pct"/>
            <w:vAlign w:val="center"/>
          </w:tcPr>
          <w:p w14:paraId="13EE2E2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1,60</w:t>
            </w:r>
          </w:p>
        </w:tc>
        <w:tc>
          <w:tcPr>
            <w:tcW w:w="703" w:type="pct"/>
            <w:vAlign w:val="center"/>
          </w:tcPr>
          <w:p w14:paraId="336E3EE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w:t>
            </w:r>
          </w:p>
        </w:tc>
      </w:tr>
      <w:tr w:rsidR="000F37A1" w:rsidRPr="000F37A1" w14:paraId="1B868B6D" w14:textId="77777777" w:rsidTr="00790F9F">
        <w:tc>
          <w:tcPr>
            <w:tcW w:w="368" w:type="pct"/>
            <w:vAlign w:val="center"/>
          </w:tcPr>
          <w:p w14:paraId="0CDCFEDF"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4.4</w:t>
            </w:r>
          </w:p>
        </w:tc>
        <w:tc>
          <w:tcPr>
            <w:tcW w:w="1430" w:type="pct"/>
            <w:vAlign w:val="center"/>
          </w:tcPr>
          <w:p w14:paraId="152A592D"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Số ngày lãi phải thu</w:t>
            </w:r>
          </w:p>
        </w:tc>
        <w:tc>
          <w:tcPr>
            <w:tcW w:w="390" w:type="pct"/>
            <w:vAlign w:val="center"/>
          </w:tcPr>
          <w:p w14:paraId="14ABD49D"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ngày</w:t>
            </w:r>
          </w:p>
        </w:tc>
        <w:tc>
          <w:tcPr>
            <w:tcW w:w="2812" w:type="pct"/>
            <w:gridSpan w:val="4"/>
            <w:vAlign w:val="center"/>
          </w:tcPr>
          <w:p w14:paraId="1F084688" w14:textId="106BCC4C"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tăng</w:t>
            </w:r>
          </w:p>
        </w:tc>
      </w:tr>
      <w:tr w:rsidR="000F37A1" w:rsidRPr="000F37A1" w14:paraId="0143C840" w14:textId="77777777" w:rsidTr="00790F9F">
        <w:tc>
          <w:tcPr>
            <w:tcW w:w="368" w:type="pct"/>
            <w:vAlign w:val="center"/>
          </w:tcPr>
          <w:p w14:paraId="139F9B09"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D0B51DA"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6650112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8ADFF6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55,00</w:t>
            </w:r>
          </w:p>
        </w:tc>
        <w:tc>
          <w:tcPr>
            <w:tcW w:w="732" w:type="pct"/>
            <w:vAlign w:val="center"/>
          </w:tcPr>
          <w:p w14:paraId="362CA34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14" w:type="pct"/>
            <w:vAlign w:val="center"/>
          </w:tcPr>
          <w:p w14:paraId="6981D5B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85,00</w:t>
            </w:r>
          </w:p>
        </w:tc>
        <w:tc>
          <w:tcPr>
            <w:tcW w:w="703" w:type="pct"/>
            <w:vAlign w:val="center"/>
          </w:tcPr>
          <w:p w14:paraId="34F0499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95,00</w:t>
            </w:r>
          </w:p>
        </w:tc>
      </w:tr>
      <w:tr w:rsidR="000F37A1" w:rsidRPr="000F37A1" w14:paraId="52146A2B" w14:textId="77777777" w:rsidTr="00790F9F">
        <w:tc>
          <w:tcPr>
            <w:tcW w:w="368" w:type="pct"/>
            <w:vAlign w:val="center"/>
          </w:tcPr>
          <w:p w14:paraId="2066010A"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442A28C"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0B627F8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CC35C1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c>
          <w:tcPr>
            <w:tcW w:w="732" w:type="pct"/>
            <w:vAlign w:val="center"/>
          </w:tcPr>
          <w:p w14:paraId="4DB17C3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75,00</w:t>
            </w:r>
          </w:p>
        </w:tc>
        <w:tc>
          <w:tcPr>
            <w:tcW w:w="714" w:type="pct"/>
            <w:vAlign w:val="center"/>
          </w:tcPr>
          <w:p w14:paraId="2CF8456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03" w:type="pct"/>
            <w:vAlign w:val="center"/>
          </w:tcPr>
          <w:p w14:paraId="4B8BED1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r>
      <w:tr w:rsidR="000F37A1" w:rsidRPr="000F37A1" w14:paraId="248CF214" w14:textId="77777777" w:rsidTr="00790F9F">
        <w:tc>
          <w:tcPr>
            <w:tcW w:w="368" w:type="pct"/>
            <w:vAlign w:val="center"/>
          </w:tcPr>
          <w:p w14:paraId="7439DE64"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B159C4F"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371A77D0"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 xml:space="preserve"> </w:t>
            </w:r>
          </w:p>
        </w:tc>
        <w:tc>
          <w:tcPr>
            <w:tcW w:w="663" w:type="pct"/>
            <w:vAlign w:val="center"/>
          </w:tcPr>
          <w:p w14:paraId="0D733CC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c>
          <w:tcPr>
            <w:tcW w:w="732" w:type="pct"/>
            <w:vAlign w:val="center"/>
          </w:tcPr>
          <w:p w14:paraId="18F0874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75,00</w:t>
            </w:r>
          </w:p>
        </w:tc>
        <w:tc>
          <w:tcPr>
            <w:tcW w:w="714" w:type="pct"/>
            <w:vAlign w:val="center"/>
          </w:tcPr>
          <w:p w14:paraId="5E834DF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03" w:type="pct"/>
            <w:vAlign w:val="center"/>
          </w:tcPr>
          <w:p w14:paraId="6E53EBE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r>
      <w:tr w:rsidR="000F37A1" w:rsidRPr="000F37A1" w14:paraId="05B9DC26" w14:textId="77777777" w:rsidTr="003B7182">
        <w:trPr>
          <w:trHeight w:val="557"/>
        </w:trPr>
        <w:tc>
          <w:tcPr>
            <w:tcW w:w="368" w:type="pct"/>
            <w:vAlign w:val="center"/>
          </w:tcPr>
          <w:p w14:paraId="4E2FACED"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609DAC4"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131A3C7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08D671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32" w:type="pct"/>
            <w:vAlign w:val="center"/>
          </w:tcPr>
          <w:p w14:paraId="7BB96F8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c>
          <w:tcPr>
            <w:tcW w:w="714" w:type="pct"/>
            <w:vAlign w:val="center"/>
          </w:tcPr>
          <w:p w14:paraId="13F80CC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35,00</w:t>
            </w:r>
          </w:p>
        </w:tc>
        <w:tc>
          <w:tcPr>
            <w:tcW w:w="703" w:type="pct"/>
            <w:vAlign w:val="center"/>
          </w:tcPr>
          <w:p w14:paraId="2E0EB81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50,00</w:t>
            </w:r>
          </w:p>
        </w:tc>
      </w:tr>
      <w:tr w:rsidR="000F37A1" w:rsidRPr="000F37A1" w14:paraId="0446718B" w14:textId="77777777" w:rsidTr="00790F9F">
        <w:tc>
          <w:tcPr>
            <w:tcW w:w="368" w:type="pct"/>
            <w:vAlign w:val="center"/>
          </w:tcPr>
          <w:p w14:paraId="463F4657"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47A5BB7"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651D225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9BC546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c>
          <w:tcPr>
            <w:tcW w:w="732" w:type="pct"/>
            <w:vAlign w:val="center"/>
          </w:tcPr>
          <w:p w14:paraId="38FECE9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30,00</w:t>
            </w:r>
          </w:p>
        </w:tc>
        <w:tc>
          <w:tcPr>
            <w:tcW w:w="714" w:type="pct"/>
            <w:vAlign w:val="center"/>
          </w:tcPr>
          <w:p w14:paraId="2248EC5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03" w:type="pct"/>
            <w:vAlign w:val="center"/>
          </w:tcPr>
          <w:p w14:paraId="629EE1B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55,00</w:t>
            </w:r>
          </w:p>
        </w:tc>
      </w:tr>
      <w:tr w:rsidR="000F37A1" w:rsidRPr="000F37A1" w14:paraId="442E7B9A" w14:textId="77777777" w:rsidTr="003B7182">
        <w:trPr>
          <w:trHeight w:val="488"/>
        </w:trPr>
        <w:tc>
          <w:tcPr>
            <w:tcW w:w="368" w:type="pct"/>
            <w:tcBorders>
              <w:bottom w:val="single" w:sz="2" w:space="0" w:color="auto"/>
            </w:tcBorders>
            <w:vAlign w:val="center"/>
          </w:tcPr>
          <w:p w14:paraId="1D7E943A" w14:textId="77777777" w:rsidR="00864799" w:rsidRPr="000F37A1" w:rsidRDefault="00864799" w:rsidP="00D00BA9">
            <w:pPr>
              <w:widowControl w:val="0"/>
              <w:spacing w:before="40" w:after="40"/>
              <w:jc w:val="center"/>
              <w:rPr>
                <w:rFonts w:cs="Times New Roman"/>
                <w:szCs w:val="24"/>
              </w:rPr>
            </w:pPr>
          </w:p>
        </w:tc>
        <w:tc>
          <w:tcPr>
            <w:tcW w:w="1430" w:type="pct"/>
            <w:tcBorders>
              <w:bottom w:val="single" w:sz="2" w:space="0" w:color="auto"/>
            </w:tcBorders>
            <w:vAlign w:val="center"/>
          </w:tcPr>
          <w:p w14:paraId="1C09276D"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tcBorders>
              <w:bottom w:val="single" w:sz="2" w:space="0" w:color="auto"/>
            </w:tcBorders>
            <w:vAlign w:val="center"/>
          </w:tcPr>
          <w:p w14:paraId="263A367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tcBorders>
              <w:bottom w:val="single" w:sz="2" w:space="0" w:color="auto"/>
            </w:tcBorders>
            <w:vAlign w:val="center"/>
          </w:tcPr>
          <w:p w14:paraId="22488A7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c>
          <w:tcPr>
            <w:tcW w:w="732" w:type="pct"/>
            <w:tcBorders>
              <w:bottom w:val="single" w:sz="2" w:space="0" w:color="auto"/>
            </w:tcBorders>
            <w:vAlign w:val="center"/>
          </w:tcPr>
          <w:p w14:paraId="53F3B34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75,00</w:t>
            </w:r>
          </w:p>
        </w:tc>
        <w:tc>
          <w:tcPr>
            <w:tcW w:w="714" w:type="pct"/>
            <w:tcBorders>
              <w:bottom w:val="single" w:sz="2" w:space="0" w:color="auto"/>
            </w:tcBorders>
            <w:vAlign w:val="center"/>
          </w:tcPr>
          <w:p w14:paraId="47321E7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03" w:type="pct"/>
            <w:tcBorders>
              <w:bottom w:val="single" w:sz="2" w:space="0" w:color="auto"/>
            </w:tcBorders>
            <w:vAlign w:val="center"/>
          </w:tcPr>
          <w:p w14:paraId="68C7630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r>
      <w:tr w:rsidR="000F37A1" w:rsidRPr="000F37A1" w14:paraId="7DD140E3" w14:textId="77777777" w:rsidTr="00790F9F">
        <w:tc>
          <w:tcPr>
            <w:tcW w:w="368" w:type="pct"/>
            <w:shd w:val="clear" w:color="auto" w:fill="auto"/>
            <w:vAlign w:val="center"/>
          </w:tcPr>
          <w:p w14:paraId="4648930B"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5</w:t>
            </w:r>
          </w:p>
        </w:tc>
        <w:tc>
          <w:tcPr>
            <w:tcW w:w="1430" w:type="pct"/>
            <w:shd w:val="clear" w:color="auto" w:fill="auto"/>
            <w:vAlign w:val="center"/>
          </w:tcPr>
          <w:p w14:paraId="693DED80"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KHẢ NĂNG THANH KHOẢN (L)</w:t>
            </w:r>
          </w:p>
        </w:tc>
        <w:tc>
          <w:tcPr>
            <w:tcW w:w="390" w:type="pct"/>
            <w:shd w:val="clear" w:color="auto" w:fill="auto"/>
            <w:vAlign w:val="center"/>
          </w:tcPr>
          <w:p w14:paraId="07CD45E8"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shd w:val="clear" w:color="auto" w:fill="auto"/>
            <w:vAlign w:val="center"/>
          </w:tcPr>
          <w:p w14:paraId="68FF992A"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rPr>
              <w:t xml:space="preserve"> </w:t>
            </w:r>
          </w:p>
        </w:tc>
        <w:tc>
          <w:tcPr>
            <w:tcW w:w="732" w:type="pct"/>
            <w:shd w:val="clear" w:color="auto" w:fill="auto"/>
            <w:vAlign w:val="center"/>
          </w:tcPr>
          <w:p w14:paraId="30A3CFD4"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rPr>
              <w:t xml:space="preserve"> </w:t>
            </w:r>
          </w:p>
        </w:tc>
        <w:tc>
          <w:tcPr>
            <w:tcW w:w="714" w:type="pct"/>
            <w:shd w:val="clear" w:color="auto" w:fill="auto"/>
            <w:vAlign w:val="center"/>
          </w:tcPr>
          <w:p w14:paraId="1768BD41"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rPr>
              <w:t xml:space="preserve"> </w:t>
            </w:r>
          </w:p>
        </w:tc>
        <w:tc>
          <w:tcPr>
            <w:tcW w:w="703" w:type="pct"/>
            <w:shd w:val="clear" w:color="auto" w:fill="auto"/>
            <w:vAlign w:val="center"/>
          </w:tcPr>
          <w:p w14:paraId="283113CC"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rPr>
              <w:t xml:space="preserve"> </w:t>
            </w:r>
          </w:p>
        </w:tc>
      </w:tr>
      <w:tr w:rsidR="000F37A1" w:rsidRPr="000F37A1" w14:paraId="004187CD" w14:textId="77777777" w:rsidTr="00790F9F">
        <w:tc>
          <w:tcPr>
            <w:tcW w:w="368" w:type="pct"/>
            <w:vAlign w:val="center"/>
          </w:tcPr>
          <w:p w14:paraId="5FB3451D"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5.</w:t>
            </w:r>
            <w:r w:rsidRPr="000F37A1">
              <w:rPr>
                <w:rFonts w:cs="Times New Roman"/>
                <w:b/>
                <w:bCs/>
                <w:szCs w:val="24"/>
                <w:lang w:val="vi-VN"/>
              </w:rPr>
              <w:t>1</w:t>
            </w:r>
          </w:p>
        </w:tc>
        <w:tc>
          <w:tcPr>
            <w:tcW w:w="1430" w:type="pct"/>
            <w:vAlign w:val="center"/>
          </w:tcPr>
          <w:p w14:paraId="7B6F6517"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vi-VN"/>
              </w:rPr>
              <w:t>Tỷ lệ tài sản có tính thanh khoản cao bình quân so với tổng tài sản bình quân</w:t>
            </w:r>
          </w:p>
        </w:tc>
        <w:tc>
          <w:tcPr>
            <w:tcW w:w="390" w:type="pct"/>
            <w:vAlign w:val="center"/>
          </w:tcPr>
          <w:p w14:paraId="7B86115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6154760C" w14:textId="6314F9C5"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giảm</w:t>
            </w:r>
          </w:p>
        </w:tc>
      </w:tr>
      <w:tr w:rsidR="000F37A1" w:rsidRPr="000F37A1" w14:paraId="280877BD" w14:textId="77777777" w:rsidTr="00790F9F">
        <w:tc>
          <w:tcPr>
            <w:tcW w:w="368" w:type="pct"/>
            <w:vAlign w:val="center"/>
          </w:tcPr>
          <w:p w14:paraId="6D0363FD"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61FDAAC"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7F14C0C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A34EA1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32" w:type="pct"/>
            <w:vAlign w:val="center"/>
          </w:tcPr>
          <w:p w14:paraId="3B052CA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14" w:type="pct"/>
            <w:vAlign w:val="center"/>
          </w:tcPr>
          <w:p w14:paraId="508DDFC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w:t>
            </w:r>
          </w:p>
        </w:tc>
        <w:tc>
          <w:tcPr>
            <w:tcW w:w="703" w:type="pct"/>
            <w:vAlign w:val="center"/>
          </w:tcPr>
          <w:p w14:paraId="6DCE8D1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5E2F6871" w14:textId="77777777" w:rsidTr="00790F9F">
        <w:tc>
          <w:tcPr>
            <w:tcW w:w="368" w:type="pct"/>
            <w:vAlign w:val="center"/>
          </w:tcPr>
          <w:p w14:paraId="67E65E35"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BB8FB36"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528A05E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41267F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18,00</w:t>
            </w:r>
          </w:p>
        </w:tc>
        <w:tc>
          <w:tcPr>
            <w:tcW w:w="732" w:type="pct"/>
            <w:vAlign w:val="center"/>
          </w:tcPr>
          <w:p w14:paraId="212AFC7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14,00</w:t>
            </w:r>
          </w:p>
        </w:tc>
        <w:tc>
          <w:tcPr>
            <w:tcW w:w="714" w:type="pct"/>
            <w:vAlign w:val="center"/>
          </w:tcPr>
          <w:p w14:paraId="09235E1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2CDE109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6562237A" w14:textId="77777777" w:rsidTr="00790F9F">
        <w:tc>
          <w:tcPr>
            <w:tcW w:w="368" w:type="pct"/>
            <w:vAlign w:val="center"/>
          </w:tcPr>
          <w:p w14:paraId="5BC68CFE"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B1BD33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25832194"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32ABE59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c>
          <w:tcPr>
            <w:tcW w:w="732" w:type="pct"/>
            <w:vAlign w:val="center"/>
          </w:tcPr>
          <w:p w14:paraId="0793758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14" w:type="pct"/>
            <w:vAlign w:val="center"/>
          </w:tcPr>
          <w:p w14:paraId="3F105AD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03" w:type="pct"/>
            <w:vAlign w:val="center"/>
          </w:tcPr>
          <w:p w14:paraId="7179B6A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r>
      <w:tr w:rsidR="000F37A1" w:rsidRPr="000F37A1" w14:paraId="789589DA" w14:textId="77777777" w:rsidTr="003B7182">
        <w:trPr>
          <w:trHeight w:val="573"/>
        </w:trPr>
        <w:tc>
          <w:tcPr>
            <w:tcW w:w="368" w:type="pct"/>
            <w:vAlign w:val="center"/>
          </w:tcPr>
          <w:p w14:paraId="00F7D95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F588B4F"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42E526D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 xml:space="preserve"> </w:t>
            </w:r>
          </w:p>
        </w:tc>
        <w:tc>
          <w:tcPr>
            <w:tcW w:w="663" w:type="pct"/>
            <w:vAlign w:val="center"/>
          </w:tcPr>
          <w:p w14:paraId="6C102D4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32" w:type="pct"/>
            <w:vAlign w:val="center"/>
          </w:tcPr>
          <w:p w14:paraId="43A5931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14" w:type="pct"/>
            <w:vAlign w:val="center"/>
          </w:tcPr>
          <w:p w14:paraId="4209EB3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03" w:type="pct"/>
            <w:vAlign w:val="center"/>
          </w:tcPr>
          <w:p w14:paraId="1190BC5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2C0348DF" w14:textId="77777777" w:rsidTr="00790F9F">
        <w:tc>
          <w:tcPr>
            <w:tcW w:w="368" w:type="pct"/>
            <w:vAlign w:val="center"/>
          </w:tcPr>
          <w:p w14:paraId="1BD657E6"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8F6D505"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0056D8B8"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EC4AB4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18,00</w:t>
            </w:r>
          </w:p>
        </w:tc>
        <w:tc>
          <w:tcPr>
            <w:tcW w:w="732" w:type="pct"/>
            <w:vAlign w:val="center"/>
          </w:tcPr>
          <w:p w14:paraId="79EC024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14,00</w:t>
            </w:r>
          </w:p>
        </w:tc>
        <w:tc>
          <w:tcPr>
            <w:tcW w:w="714" w:type="pct"/>
            <w:vAlign w:val="center"/>
          </w:tcPr>
          <w:p w14:paraId="6E21836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16BB56F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r>
      <w:tr w:rsidR="000F37A1" w:rsidRPr="000F37A1" w14:paraId="3B391BC1" w14:textId="77777777" w:rsidTr="003B7182">
        <w:trPr>
          <w:trHeight w:val="490"/>
        </w:trPr>
        <w:tc>
          <w:tcPr>
            <w:tcW w:w="368" w:type="pct"/>
            <w:vAlign w:val="center"/>
          </w:tcPr>
          <w:p w14:paraId="150F6D61"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BE3D7F7"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3EE0DB46"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348DD4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16,00</w:t>
            </w:r>
          </w:p>
        </w:tc>
        <w:tc>
          <w:tcPr>
            <w:tcW w:w="732" w:type="pct"/>
            <w:vAlign w:val="center"/>
          </w:tcPr>
          <w:p w14:paraId="2D5DC64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13,00</w:t>
            </w:r>
          </w:p>
        </w:tc>
        <w:tc>
          <w:tcPr>
            <w:tcW w:w="714" w:type="pct"/>
            <w:vAlign w:val="center"/>
          </w:tcPr>
          <w:p w14:paraId="018BA72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w:t>
            </w:r>
          </w:p>
        </w:tc>
        <w:tc>
          <w:tcPr>
            <w:tcW w:w="703" w:type="pct"/>
            <w:vAlign w:val="center"/>
          </w:tcPr>
          <w:p w14:paraId="65990A9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w:t>
            </w:r>
          </w:p>
        </w:tc>
      </w:tr>
      <w:tr w:rsidR="000F37A1" w:rsidRPr="000F37A1" w14:paraId="3E427AA5" w14:textId="77777777" w:rsidTr="00790F9F">
        <w:tc>
          <w:tcPr>
            <w:tcW w:w="368" w:type="pct"/>
            <w:vAlign w:val="center"/>
          </w:tcPr>
          <w:p w14:paraId="18EA7D94"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5.</w:t>
            </w:r>
            <w:r w:rsidRPr="000F37A1">
              <w:rPr>
                <w:rFonts w:cs="Times New Roman"/>
                <w:b/>
                <w:bCs/>
                <w:szCs w:val="24"/>
                <w:lang w:val="vi-VN"/>
              </w:rPr>
              <w:t>2</w:t>
            </w:r>
          </w:p>
        </w:tc>
        <w:tc>
          <w:tcPr>
            <w:tcW w:w="1430" w:type="pct"/>
            <w:vAlign w:val="center"/>
          </w:tcPr>
          <w:p w14:paraId="76E04EA9"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vi-VN"/>
              </w:rPr>
              <w:t>Tỷ lệ nguồn vốn ngắn hạn được sử dụng để cho vay trung và dài hạn</w:t>
            </w:r>
          </w:p>
        </w:tc>
        <w:tc>
          <w:tcPr>
            <w:tcW w:w="390" w:type="pct"/>
            <w:vAlign w:val="center"/>
          </w:tcPr>
          <w:p w14:paraId="1636969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473B052D" w14:textId="36BEE62A"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tăng</w:t>
            </w:r>
          </w:p>
        </w:tc>
      </w:tr>
      <w:tr w:rsidR="000F37A1" w:rsidRPr="000F37A1" w14:paraId="1B12FC66" w14:textId="77777777" w:rsidTr="00790F9F">
        <w:tc>
          <w:tcPr>
            <w:tcW w:w="368" w:type="pct"/>
            <w:vAlign w:val="center"/>
          </w:tcPr>
          <w:p w14:paraId="1767E9FB"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887F417"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62ABC8C8"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34283D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c>
          <w:tcPr>
            <w:tcW w:w="732" w:type="pct"/>
            <w:vAlign w:val="center"/>
          </w:tcPr>
          <w:p w14:paraId="59C97BA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30,00</w:t>
            </w:r>
          </w:p>
        </w:tc>
        <w:tc>
          <w:tcPr>
            <w:tcW w:w="714" w:type="pct"/>
            <w:vAlign w:val="center"/>
          </w:tcPr>
          <w:p w14:paraId="2199320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35,00</w:t>
            </w:r>
          </w:p>
        </w:tc>
        <w:tc>
          <w:tcPr>
            <w:tcW w:w="703" w:type="pct"/>
            <w:vAlign w:val="center"/>
          </w:tcPr>
          <w:p w14:paraId="0D1FE14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r>
      <w:tr w:rsidR="000F37A1" w:rsidRPr="000F37A1" w14:paraId="70B5A5A4" w14:textId="77777777" w:rsidTr="00790F9F">
        <w:tc>
          <w:tcPr>
            <w:tcW w:w="368" w:type="pct"/>
            <w:vAlign w:val="center"/>
          </w:tcPr>
          <w:p w14:paraId="42699C16"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895D952"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57BF1D1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9CCEB2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30,00</w:t>
            </w:r>
          </w:p>
        </w:tc>
        <w:tc>
          <w:tcPr>
            <w:tcW w:w="732" w:type="pct"/>
            <w:vAlign w:val="center"/>
          </w:tcPr>
          <w:p w14:paraId="2567110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35,00</w:t>
            </w:r>
          </w:p>
        </w:tc>
        <w:tc>
          <w:tcPr>
            <w:tcW w:w="714" w:type="pct"/>
            <w:vAlign w:val="center"/>
          </w:tcPr>
          <w:p w14:paraId="7E05717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03" w:type="pct"/>
            <w:vAlign w:val="center"/>
          </w:tcPr>
          <w:p w14:paraId="31DFC5D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45,00</w:t>
            </w:r>
          </w:p>
        </w:tc>
      </w:tr>
      <w:tr w:rsidR="000F37A1" w:rsidRPr="000F37A1" w14:paraId="691E4B26" w14:textId="77777777" w:rsidTr="00790F9F">
        <w:tc>
          <w:tcPr>
            <w:tcW w:w="368" w:type="pct"/>
            <w:vAlign w:val="center"/>
          </w:tcPr>
          <w:p w14:paraId="03A06AEF"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C330B1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0D3D815F"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0B98D15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30,00</w:t>
            </w:r>
          </w:p>
        </w:tc>
        <w:tc>
          <w:tcPr>
            <w:tcW w:w="732" w:type="pct"/>
            <w:vAlign w:val="center"/>
          </w:tcPr>
          <w:p w14:paraId="00A3901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35,00</w:t>
            </w:r>
          </w:p>
        </w:tc>
        <w:tc>
          <w:tcPr>
            <w:tcW w:w="714" w:type="pct"/>
            <w:vAlign w:val="center"/>
          </w:tcPr>
          <w:p w14:paraId="1DDB462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03" w:type="pct"/>
            <w:vAlign w:val="center"/>
          </w:tcPr>
          <w:p w14:paraId="0020104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45,00</w:t>
            </w:r>
          </w:p>
        </w:tc>
      </w:tr>
      <w:tr w:rsidR="000F37A1" w:rsidRPr="000F37A1" w14:paraId="702035D6" w14:textId="77777777" w:rsidTr="003B7182">
        <w:trPr>
          <w:trHeight w:val="584"/>
        </w:trPr>
        <w:tc>
          <w:tcPr>
            <w:tcW w:w="368" w:type="pct"/>
            <w:vAlign w:val="center"/>
          </w:tcPr>
          <w:p w14:paraId="4A35EBF3"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1A9B27B"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3630CD0F"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 xml:space="preserve"> </w:t>
            </w:r>
          </w:p>
        </w:tc>
        <w:tc>
          <w:tcPr>
            <w:tcW w:w="663" w:type="pct"/>
            <w:vAlign w:val="center"/>
          </w:tcPr>
          <w:p w14:paraId="0937910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32" w:type="pct"/>
            <w:vAlign w:val="center"/>
          </w:tcPr>
          <w:p w14:paraId="33C314C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14" w:type="pct"/>
            <w:vAlign w:val="center"/>
          </w:tcPr>
          <w:p w14:paraId="5E0002D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03" w:type="pct"/>
            <w:vAlign w:val="center"/>
          </w:tcPr>
          <w:p w14:paraId="4179939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r>
      <w:tr w:rsidR="000F37A1" w:rsidRPr="000F37A1" w14:paraId="3800B47D" w14:textId="77777777" w:rsidTr="00790F9F">
        <w:tc>
          <w:tcPr>
            <w:tcW w:w="368" w:type="pct"/>
            <w:vAlign w:val="center"/>
          </w:tcPr>
          <w:p w14:paraId="1EBE4A1B"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52DAEED"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449C67A7"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3F415C4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32" w:type="pct"/>
            <w:vAlign w:val="center"/>
          </w:tcPr>
          <w:p w14:paraId="497E6EE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14" w:type="pct"/>
            <w:vAlign w:val="center"/>
          </w:tcPr>
          <w:p w14:paraId="1272777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03" w:type="pct"/>
            <w:vAlign w:val="center"/>
          </w:tcPr>
          <w:p w14:paraId="4C5D728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r>
      <w:tr w:rsidR="000F37A1" w:rsidRPr="000F37A1" w14:paraId="7213A563" w14:textId="77777777" w:rsidTr="003B7182">
        <w:trPr>
          <w:trHeight w:val="488"/>
        </w:trPr>
        <w:tc>
          <w:tcPr>
            <w:tcW w:w="368" w:type="pct"/>
            <w:vAlign w:val="center"/>
          </w:tcPr>
          <w:p w14:paraId="0E18DF67"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6B3F2A8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714FCBD8"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D4C03E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30,00</w:t>
            </w:r>
          </w:p>
        </w:tc>
        <w:tc>
          <w:tcPr>
            <w:tcW w:w="732" w:type="pct"/>
            <w:vAlign w:val="center"/>
          </w:tcPr>
          <w:p w14:paraId="083E4DB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35,00</w:t>
            </w:r>
          </w:p>
        </w:tc>
        <w:tc>
          <w:tcPr>
            <w:tcW w:w="714" w:type="pct"/>
            <w:vAlign w:val="center"/>
          </w:tcPr>
          <w:p w14:paraId="59386A6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03" w:type="pct"/>
            <w:vAlign w:val="center"/>
          </w:tcPr>
          <w:p w14:paraId="6456D41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45,00</w:t>
            </w:r>
          </w:p>
        </w:tc>
      </w:tr>
      <w:tr w:rsidR="000F37A1" w:rsidRPr="000F37A1" w14:paraId="5BDFCE02" w14:textId="77777777" w:rsidTr="003B7182">
        <w:trPr>
          <w:trHeight w:val="694"/>
        </w:trPr>
        <w:tc>
          <w:tcPr>
            <w:tcW w:w="368" w:type="pct"/>
            <w:vAlign w:val="center"/>
          </w:tcPr>
          <w:p w14:paraId="76BCACCA"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5.</w:t>
            </w:r>
            <w:r w:rsidRPr="000F37A1">
              <w:rPr>
                <w:rFonts w:cs="Times New Roman"/>
                <w:b/>
                <w:bCs/>
                <w:szCs w:val="24"/>
                <w:lang w:val="vi-VN"/>
              </w:rPr>
              <w:t>3</w:t>
            </w:r>
          </w:p>
        </w:tc>
        <w:tc>
          <w:tcPr>
            <w:tcW w:w="1430" w:type="pct"/>
            <w:vAlign w:val="center"/>
          </w:tcPr>
          <w:p w14:paraId="3F3DBBE4"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vi-VN"/>
              </w:rPr>
              <w:t>Tỷ lệ dư nợ cho vay so với tổng tiền gửi</w:t>
            </w:r>
          </w:p>
        </w:tc>
        <w:tc>
          <w:tcPr>
            <w:tcW w:w="390" w:type="pct"/>
            <w:vAlign w:val="center"/>
          </w:tcPr>
          <w:p w14:paraId="3E5DF31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3542B9D4" w14:textId="5490ACCD"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tăng</w:t>
            </w:r>
          </w:p>
        </w:tc>
      </w:tr>
      <w:tr w:rsidR="000F37A1" w:rsidRPr="000F37A1" w14:paraId="5DA673A9" w14:textId="77777777" w:rsidTr="00790F9F">
        <w:tc>
          <w:tcPr>
            <w:tcW w:w="368" w:type="pct"/>
            <w:vAlign w:val="center"/>
          </w:tcPr>
          <w:p w14:paraId="33EF145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75EB4F5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5F50070F"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C2BC2D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32" w:type="pct"/>
            <w:vAlign w:val="center"/>
          </w:tcPr>
          <w:p w14:paraId="55DF47C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80,00</w:t>
            </w:r>
          </w:p>
        </w:tc>
        <w:tc>
          <w:tcPr>
            <w:tcW w:w="714" w:type="pct"/>
            <w:vAlign w:val="center"/>
          </w:tcPr>
          <w:p w14:paraId="71D1F05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03" w:type="pct"/>
            <w:vAlign w:val="center"/>
          </w:tcPr>
          <w:p w14:paraId="1DFF13C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95,00</w:t>
            </w:r>
          </w:p>
        </w:tc>
      </w:tr>
      <w:tr w:rsidR="000F37A1" w:rsidRPr="000F37A1" w14:paraId="2C5AF9B8" w14:textId="77777777" w:rsidTr="00790F9F">
        <w:tc>
          <w:tcPr>
            <w:tcW w:w="368" w:type="pct"/>
            <w:vAlign w:val="center"/>
          </w:tcPr>
          <w:p w14:paraId="55B00757"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D16727D"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4133161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FE3C47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c>
          <w:tcPr>
            <w:tcW w:w="732" w:type="pct"/>
            <w:vAlign w:val="center"/>
          </w:tcPr>
          <w:p w14:paraId="3FF55EC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14" w:type="pct"/>
            <w:vAlign w:val="center"/>
          </w:tcPr>
          <w:p w14:paraId="4341C5B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80,00</w:t>
            </w:r>
          </w:p>
        </w:tc>
        <w:tc>
          <w:tcPr>
            <w:tcW w:w="703" w:type="pct"/>
            <w:vAlign w:val="center"/>
          </w:tcPr>
          <w:p w14:paraId="4D4A097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r>
      <w:tr w:rsidR="000F37A1" w:rsidRPr="000F37A1" w14:paraId="174959F8" w14:textId="77777777" w:rsidTr="00790F9F">
        <w:tc>
          <w:tcPr>
            <w:tcW w:w="368" w:type="pct"/>
            <w:vAlign w:val="center"/>
          </w:tcPr>
          <w:p w14:paraId="392AE49B"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D90E334"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7A69140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C3193E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32" w:type="pct"/>
            <w:vAlign w:val="center"/>
          </w:tcPr>
          <w:p w14:paraId="0504C70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80,00</w:t>
            </w:r>
          </w:p>
        </w:tc>
        <w:tc>
          <w:tcPr>
            <w:tcW w:w="714" w:type="pct"/>
            <w:vAlign w:val="center"/>
          </w:tcPr>
          <w:p w14:paraId="2354793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03" w:type="pct"/>
            <w:vAlign w:val="center"/>
          </w:tcPr>
          <w:p w14:paraId="7ABBF23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95,00</w:t>
            </w:r>
          </w:p>
        </w:tc>
      </w:tr>
      <w:tr w:rsidR="000F37A1" w:rsidRPr="000F37A1" w14:paraId="0F6284BD" w14:textId="77777777" w:rsidTr="003B7182">
        <w:trPr>
          <w:trHeight w:val="574"/>
        </w:trPr>
        <w:tc>
          <w:tcPr>
            <w:tcW w:w="368" w:type="pct"/>
            <w:vAlign w:val="center"/>
          </w:tcPr>
          <w:p w14:paraId="740D34F7"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9B5D893"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1042482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9D70EA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c>
          <w:tcPr>
            <w:tcW w:w="732" w:type="pct"/>
            <w:vAlign w:val="center"/>
          </w:tcPr>
          <w:p w14:paraId="2A5B157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14" w:type="pct"/>
            <w:vAlign w:val="center"/>
          </w:tcPr>
          <w:p w14:paraId="0353FB9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80,00</w:t>
            </w:r>
          </w:p>
        </w:tc>
        <w:tc>
          <w:tcPr>
            <w:tcW w:w="703" w:type="pct"/>
            <w:vAlign w:val="center"/>
          </w:tcPr>
          <w:p w14:paraId="47E74C2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r>
      <w:tr w:rsidR="000F37A1" w:rsidRPr="000F37A1" w14:paraId="5A86C025" w14:textId="77777777" w:rsidTr="00790F9F">
        <w:tc>
          <w:tcPr>
            <w:tcW w:w="368" w:type="pct"/>
            <w:vAlign w:val="center"/>
          </w:tcPr>
          <w:p w14:paraId="518B1316"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5.4</w:t>
            </w:r>
          </w:p>
        </w:tc>
        <w:tc>
          <w:tcPr>
            <w:tcW w:w="1430" w:type="pct"/>
            <w:vAlign w:val="center"/>
          </w:tcPr>
          <w:p w14:paraId="5F681752"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nl-NL"/>
              </w:rPr>
              <w:t>Tỷ lệ tiền gửi của khách hàng có số dư tiền gửi lớn so với tổng tiền gửi</w:t>
            </w:r>
          </w:p>
        </w:tc>
        <w:tc>
          <w:tcPr>
            <w:tcW w:w="390" w:type="pct"/>
            <w:vAlign w:val="center"/>
          </w:tcPr>
          <w:p w14:paraId="375386F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1A6CC9CF" w14:textId="4D42229E" w:rsidR="00864799" w:rsidRPr="000F37A1" w:rsidRDefault="00864799">
            <w:pPr>
              <w:widowControl w:val="0"/>
              <w:spacing w:before="40" w:after="40"/>
              <w:ind w:left="140" w:right="147"/>
              <w:outlineLvl w:val="0"/>
              <w:rPr>
                <w:rFonts w:eastAsia="Times New Roman" w:cs="Times New Roman"/>
                <w:b/>
                <w:bCs/>
                <w:i/>
                <w:iCs/>
                <w:szCs w:val="24"/>
              </w:rPr>
            </w:pPr>
            <w:r w:rsidRPr="000F37A1">
              <w:rPr>
                <w:rFonts w:cs="Times New Roman"/>
                <w:szCs w:val="24"/>
                <w:lang w:val="nl-NL"/>
              </w:rPr>
              <w:t xml:space="preserve">Chỉ tiêu định lượng có giá trị càng lớn thì mức độ rủi ro càng </w:t>
            </w:r>
            <w:r w:rsidR="00790393" w:rsidRPr="000F37A1">
              <w:rPr>
                <w:rFonts w:cs="Times New Roman"/>
                <w:szCs w:val="24"/>
                <w:lang w:val="nl-NL"/>
              </w:rPr>
              <w:t>tăng</w:t>
            </w:r>
          </w:p>
        </w:tc>
      </w:tr>
      <w:tr w:rsidR="000F37A1" w:rsidRPr="000F37A1" w14:paraId="2C5E02BD" w14:textId="77777777" w:rsidTr="00790F9F">
        <w:tc>
          <w:tcPr>
            <w:tcW w:w="368" w:type="pct"/>
            <w:vAlign w:val="center"/>
          </w:tcPr>
          <w:p w14:paraId="7E86434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7FCED918"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3D6B6ED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5D8746E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w:t>
            </w:r>
          </w:p>
        </w:tc>
        <w:tc>
          <w:tcPr>
            <w:tcW w:w="732" w:type="pct"/>
            <w:vAlign w:val="center"/>
          </w:tcPr>
          <w:p w14:paraId="29B8EDB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14" w:type="pct"/>
            <w:vAlign w:val="center"/>
          </w:tcPr>
          <w:p w14:paraId="3684ED8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13,00</w:t>
            </w:r>
          </w:p>
        </w:tc>
        <w:tc>
          <w:tcPr>
            <w:tcW w:w="703" w:type="pct"/>
            <w:vAlign w:val="center"/>
          </w:tcPr>
          <w:p w14:paraId="2499690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18,00</w:t>
            </w:r>
          </w:p>
        </w:tc>
      </w:tr>
      <w:tr w:rsidR="000F37A1" w:rsidRPr="000F37A1" w14:paraId="2A60B918" w14:textId="77777777" w:rsidTr="00790F9F">
        <w:tc>
          <w:tcPr>
            <w:tcW w:w="368" w:type="pct"/>
            <w:vAlign w:val="center"/>
          </w:tcPr>
          <w:p w14:paraId="2D9BC90E"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4C7CE0FF"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6DD07857"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71A59C6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w:t>
            </w:r>
          </w:p>
        </w:tc>
        <w:tc>
          <w:tcPr>
            <w:tcW w:w="732" w:type="pct"/>
            <w:vAlign w:val="center"/>
          </w:tcPr>
          <w:p w14:paraId="796E5D4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w:t>
            </w:r>
          </w:p>
        </w:tc>
        <w:tc>
          <w:tcPr>
            <w:tcW w:w="714" w:type="pct"/>
            <w:vAlign w:val="center"/>
          </w:tcPr>
          <w:p w14:paraId="19FC833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03" w:type="pct"/>
            <w:vAlign w:val="center"/>
          </w:tcPr>
          <w:p w14:paraId="0742D7E2"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r>
      <w:tr w:rsidR="000F37A1" w:rsidRPr="000F37A1" w14:paraId="768215BD" w14:textId="77777777" w:rsidTr="00790F9F">
        <w:tc>
          <w:tcPr>
            <w:tcW w:w="368" w:type="pct"/>
            <w:vAlign w:val="center"/>
          </w:tcPr>
          <w:p w14:paraId="5BA985D7"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18064D2"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05A88C5B"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E1D3E2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30,00</w:t>
            </w:r>
          </w:p>
        </w:tc>
        <w:tc>
          <w:tcPr>
            <w:tcW w:w="732" w:type="pct"/>
            <w:vAlign w:val="center"/>
          </w:tcPr>
          <w:p w14:paraId="32E60F6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40,00</w:t>
            </w:r>
          </w:p>
        </w:tc>
        <w:tc>
          <w:tcPr>
            <w:tcW w:w="714" w:type="pct"/>
            <w:vAlign w:val="center"/>
          </w:tcPr>
          <w:p w14:paraId="3EE97C7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50,00</w:t>
            </w:r>
          </w:p>
        </w:tc>
        <w:tc>
          <w:tcPr>
            <w:tcW w:w="703" w:type="pct"/>
            <w:vAlign w:val="center"/>
          </w:tcPr>
          <w:p w14:paraId="1E59CFB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60,00</w:t>
            </w:r>
          </w:p>
        </w:tc>
      </w:tr>
      <w:tr w:rsidR="000F37A1" w:rsidRPr="000F37A1" w14:paraId="712E4ABD" w14:textId="77777777" w:rsidTr="003B7182">
        <w:trPr>
          <w:trHeight w:val="584"/>
        </w:trPr>
        <w:tc>
          <w:tcPr>
            <w:tcW w:w="368" w:type="pct"/>
            <w:tcBorders>
              <w:bottom w:val="single" w:sz="2" w:space="0" w:color="auto"/>
            </w:tcBorders>
            <w:vAlign w:val="center"/>
          </w:tcPr>
          <w:p w14:paraId="7788DC55" w14:textId="77777777" w:rsidR="003C2D0B" w:rsidRPr="000F37A1" w:rsidRDefault="003C2D0B" w:rsidP="00D00BA9">
            <w:pPr>
              <w:widowControl w:val="0"/>
              <w:spacing w:before="40" w:after="40"/>
              <w:jc w:val="center"/>
              <w:rPr>
                <w:rFonts w:cs="Times New Roman"/>
                <w:szCs w:val="24"/>
              </w:rPr>
            </w:pPr>
          </w:p>
        </w:tc>
        <w:tc>
          <w:tcPr>
            <w:tcW w:w="1430" w:type="pct"/>
            <w:tcBorders>
              <w:bottom w:val="single" w:sz="2" w:space="0" w:color="auto"/>
            </w:tcBorders>
            <w:vAlign w:val="center"/>
          </w:tcPr>
          <w:p w14:paraId="58799FA4" w14:textId="77777777" w:rsidR="003C2D0B" w:rsidRPr="000F37A1" w:rsidRDefault="003C2D0B"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tcBorders>
              <w:bottom w:val="single" w:sz="2" w:space="0" w:color="auto"/>
            </w:tcBorders>
            <w:vAlign w:val="center"/>
          </w:tcPr>
          <w:p w14:paraId="4CEE2CAC" w14:textId="77777777" w:rsidR="003C2D0B" w:rsidRPr="000F37A1" w:rsidRDefault="003C2D0B"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tcBorders>
              <w:bottom w:val="single" w:sz="2" w:space="0" w:color="auto"/>
            </w:tcBorders>
            <w:vAlign w:val="center"/>
          </w:tcPr>
          <w:p w14:paraId="68349102" w14:textId="0CFF65A9" w:rsidR="003C2D0B" w:rsidRPr="000F37A1" w:rsidRDefault="003C2D0B" w:rsidP="00727663">
            <w:pPr>
              <w:widowControl w:val="0"/>
              <w:spacing w:before="40" w:after="40"/>
              <w:ind w:right="67"/>
              <w:jc w:val="right"/>
              <w:outlineLvl w:val="0"/>
              <w:rPr>
                <w:rFonts w:cs="Times New Roman"/>
                <w:szCs w:val="24"/>
              </w:rPr>
            </w:pPr>
            <w:r w:rsidRPr="000F37A1">
              <w:rPr>
                <w:rFonts w:eastAsia="Times New Roman" w:cs="Times New Roman"/>
                <w:szCs w:val="24"/>
              </w:rPr>
              <w:t>15,00</w:t>
            </w:r>
          </w:p>
        </w:tc>
        <w:tc>
          <w:tcPr>
            <w:tcW w:w="732" w:type="pct"/>
            <w:tcBorders>
              <w:bottom w:val="single" w:sz="2" w:space="0" w:color="auto"/>
            </w:tcBorders>
            <w:vAlign w:val="center"/>
          </w:tcPr>
          <w:p w14:paraId="43ABE15A" w14:textId="3CEBC91B" w:rsidR="003C2D0B" w:rsidRPr="000F37A1" w:rsidRDefault="003C2D0B" w:rsidP="00727663">
            <w:pPr>
              <w:widowControl w:val="0"/>
              <w:spacing w:before="40" w:after="40"/>
              <w:ind w:right="67"/>
              <w:jc w:val="right"/>
              <w:outlineLvl w:val="0"/>
              <w:rPr>
                <w:rFonts w:cs="Times New Roman"/>
                <w:szCs w:val="24"/>
              </w:rPr>
            </w:pPr>
            <w:r w:rsidRPr="000F37A1">
              <w:rPr>
                <w:rFonts w:eastAsia="Times New Roman" w:cs="Times New Roman"/>
                <w:szCs w:val="24"/>
              </w:rPr>
              <w:t>18,00</w:t>
            </w:r>
          </w:p>
        </w:tc>
        <w:tc>
          <w:tcPr>
            <w:tcW w:w="714" w:type="pct"/>
            <w:tcBorders>
              <w:bottom w:val="single" w:sz="2" w:space="0" w:color="auto"/>
            </w:tcBorders>
            <w:vAlign w:val="center"/>
          </w:tcPr>
          <w:p w14:paraId="33F11B8D" w14:textId="3C8ED9F0" w:rsidR="003C2D0B" w:rsidRPr="000F37A1" w:rsidRDefault="003C2D0B" w:rsidP="00727663">
            <w:pPr>
              <w:widowControl w:val="0"/>
              <w:spacing w:before="40" w:after="40"/>
              <w:ind w:right="67"/>
              <w:jc w:val="right"/>
              <w:outlineLvl w:val="0"/>
              <w:rPr>
                <w:rFonts w:cs="Times New Roman"/>
                <w:szCs w:val="24"/>
              </w:rPr>
            </w:pPr>
            <w:r w:rsidRPr="000F37A1">
              <w:rPr>
                <w:rFonts w:eastAsia="Times New Roman" w:cs="Times New Roman"/>
                <w:szCs w:val="24"/>
              </w:rPr>
              <w:t>21,00</w:t>
            </w:r>
          </w:p>
        </w:tc>
        <w:tc>
          <w:tcPr>
            <w:tcW w:w="703" w:type="pct"/>
            <w:tcBorders>
              <w:bottom w:val="single" w:sz="2" w:space="0" w:color="auto"/>
            </w:tcBorders>
            <w:vAlign w:val="center"/>
          </w:tcPr>
          <w:p w14:paraId="43BAD29B" w14:textId="4F4BB0D1" w:rsidR="003C2D0B" w:rsidRPr="000F37A1" w:rsidRDefault="003C2D0B" w:rsidP="00727663">
            <w:pPr>
              <w:widowControl w:val="0"/>
              <w:spacing w:before="40" w:after="40"/>
              <w:ind w:right="67"/>
              <w:jc w:val="right"/>
              <w:outlineLvl w:val="0"/>
              <w:rPr>
                <w:rFonts w:cs="Times New Roman"/>
                <w:szCs w:val="24"/>
              </w:rPr>
            </w:pPr>
            <w:r w:rsidRPr="000F37A1">
              <w:rPr>
                <w:rFonts w:eastAsia="Times New Roman" w:cs="Times New Roman"/>
                <w:szCs w:val="24"/>
              </w:rPr>
              <w:t>24,00</w:t>
            </w:r>
          </w:p>
        </w:tc>
      </w:tr>
      <w:tr w:rsidR="000F37A1" w:rsidRPr="000F37A1" w14:paraId="65F24CD6" w14:textId="77777777" w:rsidTr="00790F9F">
        <w:tc>
          <w:tcPr>
            <w:tcW w:w="368" w:type="pct"/>
            <w:shd w:val="clear" w:color="auto" w:fill="auto"/>
            <w:vAlign w:val="center"/>
          </w:tcPr>
          <w:p w14:paraId="17F62AFA"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6</w:t>
            </w:r>
          </w:p>
        </w:tc>
        <w:tc>
          <w:tcPr>
            <w:tcW w:w="1430" w:type="pct"/>
            <w:shd w:val="clear" w:color="auto" w:fill="auto"/>
            <w:vAlign w:val="center"/>
          </w:tcPr>
          <w:p w14:paraId="59DB651A"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MỨC ĐỘ NHẠY CẢM VỚI RỦI RO THỊ TRƯỜNG (S)</w:t>
            </w:r>
          </w:p>
        </w:tc>
        <w:tc>
          <w:tcPr>
            <w:tcW w:w="390" w:type="pct"/>
            <w:shd w:val="clear" w:color="auto" w:fill="auto"/>
            <w:vAlign w:val="center"/>
          </w:tcPr>
          <w:p w14:paraId="50C27DB2"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shd w:val="clear" w:color="auto" w:fill="auto"/>
            <w:vAlign w:val="center"/>
          </w:tcPr>
          <w:p w14:paraId="505CFB0B"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32" w:type="pct"/>
            <w:shd w:val="clear" w:color="auto" w:fill="auto"/>
            <w:vAlign w:val="center"/>
          </w:tcPr>
          <w:p w14:paraId="1A17A59F"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14" w:type="pct"/>
            <w:shd w:val="clear" w:color="auto" w:fill="auto"/>
            <w:vAlign w:val="center"/>
          </w:tcPr>
          <w:p w14:paraId="18398953"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c>
          <w:tcPr>
            <w:tcW w:w="703" w:type="pct"/>
            <w:shd w:val="clear" w:color="auto" w:fill="auto"/>
            <w:vAlign w:val="center"/>
          </w:tcPr>
          <w:p w14:paraId="7255F058" w14:textId="77777777" w:rsidR="00864799" w:rsidRPr="000F37A1" w:rsidRDefault="00864799" w:rsidP="00D00BA9">
            <w:pPr>
              <w:widowControl w:val="0"/>
              <w:spacing w:before="40" w:after="40"/>
              <w:jc w:val="right"/>
              <w:outlineLvl w:val="0"/>
              <w:rPr>
                <w:rFonts w:cs="Times New Roman"/>
                <w:szCs w:val="24"/>
              </w:rPr>
            </w:pPr>
            <w:r w:rsidRPr="000F37A1">
              <w:rPr>
                <w:rFonts w:cs="Times New Roman"/>
                <w:szCs w:val="24"/>
                <w:lang w:val="vi-VN"/>
              </w:rPr>
              <w:t xml:space="preserve"> </w:t>
            </w:r>
          </w:p>
        </w:tc>
      </w:tr>
      <w:tr w:rsidR="000F37A1" w:rsidRPr="000F37A1" w14:paraId="56D8B73F" w14:textId="77777777" w:rsidTr="00790F9F">
        <w:tc>
          <w:tcPr>
            <w:tcW w:w="368" w:type="pct"/>
            <w:vAlign w:val="center"/>
          </w:tcPr>
          <w:p w14:paraId="1B7AAB1A"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lang w:val="nl-NL"/>
              </w:rPr>
              <w:t>6.1</w:t>
            </w:r>
          </w:p>
        </w:tc>
        <w:tc>
          <w:tcPr>
            <w:tcW w:w="1430" w:type="pct"/>
            <w:vAlign w:val="center"/>
          </w:tcPr>
          <w:p w14:paraId="4C02B380"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lang w:val="nl-NL"/>
              </w:rPr>
              <w:t>Tỷ lệ tổng trạng thái ngoại tệ so với vốn tự có riêng lẻ bình quân</w:t>
            </w:r>
          </w:p>
        </w:tc>
        <w:tc>
          <w:tcPr>
            <w:tcW w:w="390" w:type="pct"/>
            <w:vAlign w:val="center"/>
          </w:tcPr>
          <w:p w14:paraId="1EAD120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w:t>
            </w:r>
          </w:p>
        </w:tc>
        <w:tc>
          <w:tcPr>
            <w:tcW w:w="2812" w:type="pct"/>
            <w:gridSpan w:val="4"/>
            <w:vAlign w:val="center"/>
          </w:tcPr>
          <w:p w14:paraId="7099C99E" w14:textId="7D5EEA1C"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 xml:space="preserve">Chỉ tiêu định lượng có giá trị càng tiệm cận 0 </w:t>
            </w:r>
            <w:r w:rsidR="00790393" w:rsidRPr="000F37A1">
              <w:rPr>
                <w:rFonts w:cs="Times New Roman"/>
                <w:szCs w:val="24"/>
                <w:lang w:val="nl-NL"/>
              </w:rPr>
              <w:t>thì mức độ rủi ro càng giảm</w:t>
            </w:r>
          </w:p>
        </w:tc>
      </w:tr>
      <w:tr w:rsidR="000F37A1" w:rsidRPr="000F37A1" w14:paraId="5C1142FA" w14:textId="77777777" w:rsidTr="00790F9F">
        <w:tc>
          <w:tcPr>
            <w:tcW w:w="368" w:type="pct"/>
            <w:vAlign w:val="center"/>
          </w:tcPr>
          <w:p w14:paraId="52FAC7AC"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79CAFEE0"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7BA0DF11"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659A8D9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32" w:type="pct"/>
            <w:vAlign w:val="center"/>
          </w:tcPr>
          <w:p w14:paraId="7536511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14" w:type="pct"/>
            <w:vAlign w:val="center"/>
          </w:tcPr>
          <w:p w14:paraId="3FD1AF8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03" w:type="pct"/>
            <w:vAlign w:val="center"/>
          </w:tcPr>
          <w:p w14:paraId="6A47B5A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r>
      <w:tr w:rsidR="000F37A1" w:rsidRPr="000F37A1" w14:paraId="56FA7580" w14:textId="77777777" w:rsidTr="00790F9F">
        <w:tc>
          <w:tcPr>
            <w:tcW w:w="368" w:type="pct"/>
            <w:vAlign w:val="center"/>
          </w:tcPr>
          <w:p w14:paraId="1D435334"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ADBB853"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1A3B181A"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6818700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32" w:type="pct"/>
            <w:vAlign w:val="center"/>
          </w:tcPr>
          <w:p w14:paraId="0C8E29BD"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14" w:type="pct"/>
            <w:vAlign w:val="center"/>
          </w:tcPr>
          <w:p w14:paraId="44E3FAC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03" w:type="pct"/>
            <w:vAlign w:val="center"/>
          </w:tcPr>
          <w:p w14:paraId="7919345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r>
      <w:tr w:rsidR="000F37A1" w:rsidRPr="000F37A1" w14:paraId="2F23F953" w14:textId="77777777" w:rsidTr="00790F9F">
        <w:tc>
          <w:tcPr>
            <w:tcW w:w="368" w:type="pct"/>
            <w:vAlign w:val="center"/>
          </w:tcPr>
          <w:p w14:paraId="617AA5CF"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937EF22"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31DDCBA3"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4D9EF5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w:t>
            </w:r>
          </w:p>
        </w:tc>
        <w:tc>
          <w:tcPr>
            <w:tcW w:w="732" w:type="pct"/>
            <w:vAlign w:val="center"/>
          </w:tcPr>
          <w:p w14:paraId="57C01FF1"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15,00</w:t>
            </w:r>
          </w:p>
        </w:tc>
        <w:tc>
          <w:tcPr>
            <w:tcW w:w="714" w:type="pct"/>
            <w:vAlign w:val="center"/>
          </w:tcPr>
          <w:p w14:paraId="00964F0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20,00</w:t>
            </w:r>
          </w:p>
        </w:tc>
        <w:tc>
          <w:tcPr>
            <w:tcW w:w="703" w:type="pct"/>
            <w:vAlign w:val="center"/>
          </w:tcPr>
          <w:p w14:paraId="21615C7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25,00</w:t>
            </w:r>
          </w:p>
        </w:tc>
      </w:tr>
      <w:tr w:rsidR="000F37A1" w:rsidRPr="000F37A1" w14:paraId="138FB89B" w14:textId="77777777" w:rsidTr="00790F9F">
        <w:tc>
          <w:tcPr>
            <w:tcW w:w="368" w:type="pct"/>
            <w:vAlign w:val="center"/>
          </w:tcPr>
          <w:p w14:paraId="1220B2D2" w14:textId="77777777" w:rsidR="00864799" w:rsidRPr="000F37A1" w:rsidRDefault="00864799" w:rsidP="00D00BA9">
            <w:pPr>
              <w:widowControl w:val="0"/>
              <w:spacing w:before="40" w:after="40"/>
              <w:jc w:val="center"/>
              <w:rPr>
                <w:rFonts w:cs="Times New Roman"/>
                <w:b/>
                <w:bCs/>
                <w:szCs w:val="24"/>
              </w:rPr>
            </w:pPr>
            <w:r w:rsidRPr="000F37A1">
              <w:rPr>
                <w:rFonts w:cs="Times New Roman"/>
                <w:b/>
                <w:bCs/>
                <w:szCs w:val="24"/>
              </w:rPr>
              <w:t>6.2</w:t>
            </w:r>
          </w:p>
        </w:tc>
        <w:tc>
          <w:tcPr>
            <w:tcW w:w="1430" w:type="pct"/>
            <w:vAlign w:val="center"/>
          </w:tcPr>
          <w:p w14:paraId="0B78CCF7" w14:textId="77777777" w:rsidR="00864799" w:rsidRPr="000F37A1" w:rsidRDefault="00864799" w:rsidP="00790F9F">
            <w:pPr>
              <w:widowControl w:val="0"/>
              <w:spacing w:before="40" w:after="40"/>
              <w:ind w:left="39" w:right="141"/>
              <w:rPr>
                <w:rFonts w:cs="Times New Roman"/>
                <w:b/>
                <w:bCs/>
                <w:szCs w:val="24"/>
              </w:rPr>
            </w:pPr>
            <w:r w:rsidRPr="000F37A1">
              <w:rPr>
                <w:rFonts w:cs="Times New Roman"/>
                <w:b/>
                <w:bCs/>
                <w:szCs w:val="24"/>
              </w:rPr>
              <w:t>Tỷ lệ chênh lệch giữa tài sản nhạy cảm lãi suất và nợ phải trả nhạy cảm lãi suất so với Vốn chủ sở hữu</w:t>
            </w:r>
          </w:p>
        </w:tc>
        <w:tc>
          <w:tcPr>
            <w:tcW w:w="390" w:type="pct"/>
            <w:vAlign w:val="center"/>
          </w:tcPr>
          <w:p w14:paraId="345BD112" w14:textId="77777777" w:rsidR="00864799" w:rsidRPr="000F37A1" w:rsidRDefault="00864799" w:rsidP="00D00BA9">
            <w:pPr>
              <w:widowControl w:val="0"/>
              <w:spacing w:before="40" w:after="40"/>
              <w:jc w:val="center"/>
              <w:outlineLvl w:val="0"/>
              <w:rPr>
                <w:rFonts w:cs="Times New Roman"/>
                <w:b/>
                <w:bCs/>
                <w:szCs w:val="24"/>
              </w:rPr>
            </w:pPr>
            <w:r w:rsidRPr="000F37A1">
              <w:rPr>
                <w:rFonts w:cs="Times New Roman"/>
                <w:b/>
                <w:bCs/>
                <w:szCs w:val="24"/>
              </w:rPr>
              <w:t>%</w:t>
            </w:r>
          </w:p>
        </w:tc>
        <w:tc>
          <w:tcPr>
            <w:tcW w:w="2812" w:type="pct"/>
            <w:gridSpan w:val="4"/>
            <w:vAlign w:val="center"/>
          </w:tcPr>
          <w:p w14:paraId="41707D9D" w14:textId="5D7497A8" w:rsidR="00864799" w:rsidRPr="000F37A1" w:rsidRDefault="00864799" w:rsidP="00364B28">
            <w:pPr>
              <w:widowControl w:val="0"/>
              <w:spacing w:before="40" w:after="40"/>
              <w:ind w:left="140" w:right="147"/>
              <w:outlineLvl w:val="0"/>
              <w:rPr>
                <w:rFonts w:cs="Times New Roman"/>
                <w:szCs w:val="24"/>
              </w:rPr>
            </w:pPr>
            <w:r w:rsidRPr="000F37A1">
              <w:rPr>
                <w:rFonts w:cs="Times New Roman"/>
                <w:szCs w:val="24"/>
                <w:lang w:val="nl-NL"/>
              </w:rPr>
              <w:t xml:space="preserve">Chỉ tiêu định lượng có giá trị càng tiệm cận 0 </w:t>
            </w:r>
            <w:r w:rsidR="00790393" w:rsidRPr="000F37A1">
              <w:rPr>
                <w:rFonts w:cs="Times New Roman"/>
                <w:szCs w:val="24"/>
                <w:lang w:val="nl-NL"/>
              </w:rPr>
              <w:t>thì mức độ rủi ro càng giảm</w:t>
            </w:r>
          </w:p>
        </w:tc>
      </w:tr>
      <w:tr w:rsidR="000F37A1" w:rsidRPr="000F37A1" w14:paraId="55E2B84E" w14:textId="77777777" w:rsidTr="00790F9F">
        <w:tc>
          <w:tcPr>
            <w:tcW w:w="368" w:type="pct"/>
            <w:vAlign w:val="center"/>
          </w:tcPr>
          <w:p w14:paraId="0BA9D5E6"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D7F85E4"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lớn</w:t>
            </w:r>
          </w:p>
        </w:tc>
        <w:tc>
          <w:tcPr>
            <w:tcW w:w="390" w:type="pct"/>
            <w:vAlign w:val="center"/>
          </w:tcPr>
          <w:p w14:paraId="70402B2E"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68C57C1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50,00</w:t>
            </w:r>
          </w:p>
        </w:tc>
        <w:tc>
          <w:tcPr>
            <w:tcW w:w="732" w:type="pct"/>
            <w:vAlign w:val="center"/>
          </w:tcPr>
          <w:p w14:paraId="7B37873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65,00</w:t>
            </w:r>
          </w:p>
        </w:tc>
        <w:tc>
          <w:tcPr>
            <w:tcW w:w="714" w:type="pct"/>
            <w:vAlign w:val="center"/>
          </w:tcPr>
          <w:p w14:paraId="1C4ABCD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80,00</w:t>
            </w:r>
          </w:p>
        </w:tc>
        <w:tc>
          <w:tcPr>
            <w:tcW w:w="703" w:type="pct"/>
            <w:vAlign w:val="center"/>
          </w:tcPr>
          <w:p w14:paraId="7A3B741F"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95,00</w:t>
            </w:r>
          </w:p>
        </w:tc>
      </w:tr>
      <w:tr w:rsidR="000F37A1" w:rsidRPr="000F37A1" w14:paraId="1AD93039" w14:textId="77777777" w:rsidTr="00790F9F">
        <w:tc>
          <w:tcPr>
            <w:tcW w:w="368" w:type="pct"/>
            <w:vAlign w:val="center"/>
          </w:tcPr>
          <w:p w14:paraId="75C569AA"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31739D17"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Ngân hàng thương mại có quy mô nhỏ</w:t>
            </w:r>
          </w:p>
        </w:tc>
        <w:tc>
          <w:tcPr>
            <w:tcW w:w="390" w:type="pct"/>
            <w:vAlign w:val="center"/>
          </w:tcPr>
          <w:p w14:paraId="3B5E386C"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28A76280"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55,00</w:t>
            </w:r>
          </w:p>
        </w:tc>
        <w:tc>
          <w:tcPr>
            <w:tcW w:w="732" w:type="pct"/>
            <w:vAlign w:val="center"/>
          </w:tcPr>
          <w:p w14:paraId="387A851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14" w:type="pct"/>
            <w:vAlign w:val="center"/>
          </w:tcPr>
          <w:p w14:paraId="4F51A7B7"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85,00</w:t>
            </w:r>
          </w:p>
        </w:tc>
        <w:tc>
          <w:tcPr>
            <w:tcW w:w="703" w:type="pct"/>
            <w:vAlign w:val="center"/>
          </w:tcPr>
          <w:p w14:paraId="0A9BECD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r>
      <w:tr w:rsidR="000F37A1" w:rsidRPr="000F37A1" w14:paraId="30A68D99" w14:textId="77777777" w:rsidTr="00790F9F">
        <w:tc>
          <w:tcPr>
            <w:tcW w:w="368" w:type="pct"/>
            <w:vAlign w:val="center"/>
          </w:tcPr>
          <w:p w14:paraId="191BBED2"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58743609"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Chi nhánh ngân hàng nước ngoài</w:t>
            </w:r>
          </w:p>
        </w:tc>
        <w:tc>
          <w:tcPr>
            <w:tcW w:w="390" w:type="pct"/>
            <w:vAlign w:val="center"/>
          </w:tcPr>
          <w:p w14:paraId="7D49D680"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14B6E789"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80,00</w:t>
            </w:r>
          </w:p>
        </w:tc>
        <w:tc>
          <w:tcPr>
            <w:tcW w:w="732" w:type="pct"/>
            <w:vAlign w:val="center"/>
          </w:tcPr>
          <w:p w14:paraId="47DD3023"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14" w:type="pct"/>
            <w:vAlign w:val="center"/>
          </w:tcPr>
          <w:p w14:paraId="0B8C7F7E"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c>
          <w:tcPr>
            <w:tcW w:w="703" w:type="pct"/>
            <w:vAlign w:val="center"/>
          </w:tcPr>
          <w:p w14:paraId="2803B0E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120,00</w:t>
            </w:r>
          </w:p>
        </w:tc>
      </w:tr>
      <w:tr w:rsidR="000F37A1" w:rsidRPr="000F37A1" w14:paraId="45BC0060" w14:textId="77777777" w:rsidTr="003B7182">
        <w:trPr>
          <w:trHeight w:val="608"/>
        </w:trPr>
        <w:tc>
          <w:tcPr>
            <w:tcW w:w="368" w:type="pct"/>
            <w:vAlign w:val="center"/>
          </w:tcPr>
          <w:p w14:paraId="0092EDD8"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1FBB20FB"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t</w:t>
            </w:r>
            <w:r w:rsidRPr="000F37A1">
              <w:rPr>
                <w:rFonts w:cs="Times New Roman"/>
                <w:szCs w:val="24"/>
                <w:lang w:val="vi-VN"/>
              </w:rPr>
              <w:t>ài chính</w:t>
            </w:r>
          </w:p>
        </w:tc>
        <w:tc>
          <w:tcPr>
            <w:tcW w:w="390" w:type="pct"/>
            <w:vAlign w:val="center"/>
          </w:tcPr>
          <w:p w14:paraId="68ED08C9"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6876F6EC"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55,00</w:t>
            </w:r>
          </w:p>
        </w:tc>
        <w:tc>
          <w:tcPr>
            <w:tcW w:w="732" w:type="pct"/>
            <w:vAlign w:val="center"/>
          </w:tcPr>
          <w:p w14:paraId="36EBB37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70,00</w:t>
            </w:r>
          </w:p>
        </w:tc>
        <w:tc>
          <w:tcPr>
            <w:tcW w:w="714" w:type="pct"/>
            <w:vAlign w:val="center"/>
          </w:tcPr>
          <w:p w14:paraId="0B50E67A"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85,00</w:t>
            </w:r>
          </w:p>
        </w:tc>
        <w:tc>
          <w:tcPr>
            <w:tcW w:w="703" w:type="pct"/>
            <w:vAlign w:val="center"/>
          </w:tcPr>
          <w:p w14:paraId="39A68EAB"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r>
      <w:tr w:rsidR="000F37A1" w:rsidRPr="000F37A1" w14:paraId="01D3A831" w14:textId="77777777" w:rsidTr="00790F9F">
        <w:tc>
          <w:tcPr>
            <w:tcW w:w="368" w:type="pct"/>
            <w:vAlign w:val="center"/>
          </w:tcPr>
          <w:p w14:paraId="58673CF0" w14:textId="77777777" w:rsidR="00864799" w:rsidRPr="000F37A1" w:rsidRDefault="00864799" w:rsidP="00D00BA9">
            <w:pPr>
              <w:widowControl w:val="0"/>
              <w:spacing w:before="40" w:after="40"/>
              <w:jc w:val="center"/>
              <w:rPr>
                <w:rFonts w:cs="Times New Roman"/>
                <w:szCs w:val="24"/>
              </w:rPr>
            </w:pPr>
          </w:p>
        </w:tc>
        <w:tc>
          <w:tcPr>
            <w:tcW w:w="1430" w:type="pct"/>
            <w:vAlign w:val="center"/>
          </w:tcPr>
          <w:p w14:paraId="0B99A9C5" w14:textId="77777777" w:rsidR="00864799" w:rsidRPr="000F37A1" w:rsidRDefault="00864799" w:rsidP="00790F9F">
            <w:pPr>
              <w:widowControl w:val="0"/>
              <w:spacing w:before="40" w:after="40"/>
              <w:ind w:left="39" w:right="141"/>
              <w:rPr>
                <w:rFonts w:cs="Times New Roman"/>
                <w:szCs w:val="24"/>
              </w:rPr>
            </w:pPr>
            <w:r w:rsidRPr="000F37A1">
              <w:rPr>
                <w:rFonts w:cs="Times New Roman"/>
                <w:szCs w:val="24"/>
                <w:lang w:val="vi-VN"/>
              </w:rPr>
              <w:t xml:space="preserve">Công ty </w:t>
            </w:r>
            <w:r w:rsidRPr="000F37A1">
              <w:rPr>
                <w:rFonts w:cs="Times New Roman"/>
                <w:szCs w:val="24"/>
              </w:rPr>
              <w:t>c</w:t>
            </w:r>
            <w:r w:rsidRPr="000F37A1">
              <w:rPr>
                <w:rFonts w:cs="Times New Roman"/>
                <w:szCs w:val="24"/>
                <w:lang w:val="vi-VN"/>
              </w:rPr>
              <w:t>ho thuê tài chính</w:t>
            </w:r>
          </w:p>
        </w:tc>
        <w:tc>
          <w:tcPr>
            <w:tcW w:w="390" w:type="pct"/>
            <w:vAlign w:val="center"/>
          </w:tcPr>
          <w:p w14:paraId="2112913B" w14:textId="77777777" w:rsidR="00864799" w:rsidRPr="000F37A1" w:rsidRDefault="00864799" w:rsidP="00D00BA9">
            <w:pPr>
              <w:widowControl w:val="0"/>
              <w:spacing w:before="40" w:after="40"/>
              <w:jc w:val="center"/>
              <w:outlineLvl w:val="0"/>
              <w:rPr>
                <w:rFonts w:cs="Times New Roman"/>
                <w:szCs w:val="24"/>
              </w:rPr>
            </w:pPr>
            <w:r w:rsidRPr="000F37A1">
              <w:rPr>
                <w:rFonts w:cs="Times New Roman"/>
                <w:szCs w:val="24"/>
              </w:rPr>
              <w:t xml:space="preserve"> </w:t>
            </w:r>
          </w:p>
        </w:tc>
        <w:tc>
          <w:tcPr>
            <w:tcW w:w="663" w:type="pct"/>
            <w:vAlign w:val="center"/>
          </w:tcPr>
          <w:p w14:paraId="605A53C8"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80,00</w:t>
            </w:r>
          </w:p>
        </w:tc>
        <w:tc>
          <w:tcPr>
            <w:tcW w:w="732" w:type="pct"/>
            <w:vAlign w:val="center"/>
          </w:tcPr>
          <w:p w14:paraId="044D0736"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90,00</w:t>
            </w:r>
          </w:p>
        </w:tc>
        <w:tc>
          <w:tcPr>
            <w:tcW w:w="714" w:type="pct"/>
            <w:vAlign w:val="center"/>
          </w:tcPr>
          <w:p w14:paraId="1A1A5725"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100,00</w:t>
            </w:r>
          </w:p>
        </w:tc>
        <w:tc>
          <w:tcPr>
            <w:tcW w:w="703" w:type="pct"/>
            <w:vAlign w:val="center"/>
          </w:tcPr>
          <w:p w14:paraId="7F8DE694" w14:textId="77777777" w:rsidR="00864799" w:rsidRPr="000F37A1" w:rsidRDefault="00864799" w:rsidP="00727663">
            <w:pPr>
              <w:widowControl w:val="0"/>
              <w:spacing w:before="40" w:after="40"/>
              <w:ind w:right="67"/>
              <w:jc w:val="right"/>
              <w:outlineLvl w:val="0"/>
              <w:rPr>
                <w:rFonts w:cs="Times New Roman"/>
                <w:szCs w:val="24"/>
              </w:rPr>
            </w:pPr>
            <w:r w:rsidRPr="000F37A1">
              <w:rPr>
                <w:rFonts w:cs="Times New Roman"/>
                <w:szCs w:val="24"/>
              </w:rPr>
              <w:t>120,00</w:t>
            </w:r>
          </w:p>
        </w:tc>
      </w:tr>
      <w:tr w:rsidR="000F37A1" w:rsidRPr="000F37A1" w14:paraId="19EA29F8" w14:textId="77777777" w:rsidTr="003B7182">
        <w:trPr>
          <w:trHeight w:val="608"/>
        </w:trPr>
        <w:tc>
          <w:tcPr>
            <w:tcW w:w="368" w:type="pct"/>
            <w:vAlign w:val="center"/>
          </w:tcPr>
          <w:p w14:paraId="2FE80CFC" w14:textId="77777777" w:rsidR="003C2D0B" w:rsidRPr="000F37A1" w:rsidRDefault="003C2D0B" w:rsidP="00D00BA9">
            <w:pPr>
              <w:widowControl w:val="0"/>
              <w:spacing w:before="40" w:after="40"/>
              <w:jc w:val="center"/>
              <w:rPr>
                <w:rFonts w:cs="Times New Roman"/>
                <w:szCs w:val="24"/>
              </w:rPr>
            </w:pPr>
          </w:p>
        </w:tc>
        <w:tc>
          <w:tcPr>
            <w:tcW w:w="1430" w:type="pct"/>
            <w:vAlign w:val="center"/>
          </w:tcPr>
          <w:p w14:paraId="7446E754" w14:textId="77777777" w:rsidR="003C2D0B" w:rsidRPr="000F37A1" w:rsidRDefault="003C2D0B" w:rsidP="00790F9F">
            <w:pPr>
              <w:widowControl w:val="0"/>
              <w:spacing w:before="40" w:after="40"/>
              <w:ind w:left="39" w:right="141"/>
              <w:rPr>
                <w:rFonts w:cs="Times New Roman"/>
                <w:szCs w:val="24"/>
              </w:rPr>
            </w:pPr>
            <w:r w:rsidRPr="000F37A1">
              <w:rPr>
                <w:rFonts w:cs="Times New Roman"/>
                <w:szCs w:val="24"/>
                <w:lang w:val="vi-VN"/>
              </w:rPr>
              <w:t>Ngân hàng hợp tác xã</w:t>
            </w:r>
          </w:p>
        </w:tc>
        <w:tc>
          <w:tcPr>
            <w:tcW w:w="390" w:type="pct"/>
            <w:vAlign w:val="center"/>
          </w:tcPr>
          <w:p w14:paraId="5F2572CE" w14:textId="77777777" w:rsidR="003C2D0B" w:rsidRPr="000F37A1" w:rsidRDefault="003C2D0B" w:rsidP="00D00BA9">
            <w:pPr>
              <w:widowControl w:val="0"/>
              <w:spacing w:before="40" w:after="40"/>
              <w:jc w:val="center"/>
              <w:outlineLvl w:val="0"/>
              <w:rPr>
                <w:rFonts w:cs="Times New Roman"/>
                <w:szCs w:val="24"/>
              </w:rPr>
            </w:pPr>
            <w:r w:rsidRPr="000F37A1">
              <w:rPr>
                <w:rFonts w:cs="Times New Roman"/>
                <w:szCs w:val="24"/>
                <w:lang w:val="vi-VN"/>
              </w:rPr>
              <w:t xml:space="preserve"> </w:t>
            </w:r>
          </w:p>
        </w:tc>
        <w:tc>
          <w:tcPr>
            <w:tcW w:w="663" w:type="pct"/>
            <w:vAlign w:val="center"/>
          </w:tcPr>
          <w:p w14:paraId="3AB23B41" w14:textId="25CB1998" w:rsidR="003C2D0B" w:rsidRPr="000F37A1" w:rsidRDefault="003C2D0B" w:rsidP="00727663">
            <w:pPr>
              <w:widowControl w:val="0"/>
              <w:spacing w:before="40" w:after="40"/>
              <w:ind w:right="67"/>
              <w:jc w:val="right"/>
              <w:outlineLvl w:val="0"/>
              <w:rPr>
                <w:rFonts w:cs="Times New Roman"/>
                <w:szCs w:val="24"/>
              </w:rPr>
            </w:pPr>
            <w:r w:rsidRPr="000F37A1">
              <w:rPr>
                <w:rFonts w:eastAsia="Times New Roman" w:cs="Times New Roman"/>
                <w:szCs w:val="24"/>
              </w:rPr>
              <w:t>100,00</w:t>
            </w:r>
          </w:p>
        </w:tc>
        <w:tc>
          <w:tcPr>
            <w:tcW w:w="732" w:type="pct"/>
            <w:vAlign w:val="center"/>
          </w:tcPr>
          <w:p w14:paraId="6297EE19" w14:textId="7BA1A39F" w:rsidR="003C2D0B" w:rsidRPr="000F37A1" w:rsidRDefault="003C2D0B" w:rsidP="00727663">
            <w:pPr>
              <w:widowControl w:val="0"/>
              <w:spacing w:before="40" w:after="40"/>
              <w:ind w:right="67"/>
              <w:jc w:val="right"/>
              <w:outlineLvl w:val="0"/>
              <w:rPr>
                <w:rFonts w:cs="Times New Roman"/>
                <w:szCs w:val="24"/>
              </w:rPr>
            </w:pPr>
            <w:r w:rsidRPr="000F37A1">
              <w:rPr>
                <w:rFonts w:eastAsia="Times New Roman" w:cs="Times New Roman"/>
                <w:szCs w:val="24"/>
              </w:rPr>
              <w:t>110,00</w:t>
            </w:r>
          </w:p>
        </w:tc>
        <w:tc>
          <w:tcPr>
            <w:tcW w:w="714" w:type="pct"/>
            <w:vAlign w:val="center"/>
          </w:tcPr>
          <w:p w14:paraId="79962BD7" w14:textId="030F0EF0" w:rsidR="003C2D0B" w:rsidRPr="000F37A1" w:rsidRDefault="003C2D0B" w:rsidP="00727663">
            <w:pPr>
              <w:widowControl w:val="0"/>
              <w:spacing w:before="40" w:after="40"/>
              <w:ind w:right="67"/>
              <w:jc w:val="right"/>
              <w:outlineLvl w:val="0"/>
              <w:rPr>
                <w:rFonts w:cs="Times New Roman"/>
                <w:szCs w:val="24"/>
              </w:rPr>
            </w:pPr>
            <w:r w:rsidRPr="000F37A1">
              <w:rPr>
                <w:rFonts w:eastAsia="Times New Roman" w:cs="Times New Roman"/>
                <w:szCs w:val="24"/>
              </w:rPr>
              <w:t>120,00</w:t>
            </w:r>
          </w:p>
        </w:tc>
        <w:tc>
          <w:tcPr>
            <w:tcW w:w="703" w:type="pct"/>
            <w:vAlign w:val="center"/>
          </w:tcPr>
          <w:p w14:paraId="111CD37D" w14:textId="73BCD08C" w:rsidR="003C2D0B" w:rsidRPr="000F37A1" w:rsidRDefault="003C2D0B" w:rsidP="00727663">
            <w:pPr>
              <w:widowControl w:val="0"/>
              <w:spacing w:before="40" w:after="40"/>
              <w:ind w:right="67"/>
              <w:jc w:val="right"/>
              <w:outlineLvl w:val="0"/>
              <w:rPr>
                <w:rFonts w:cs="Times New Roman"/>
                <w:szCs w:val="24"/>
              </w:rPr>
            </w:pPr>
            <w:r w:rsidRPr="000F37A1">
              <w:rPr>
                <w:rFonts w:eastAsia="Times New Roman" w:cs="Times New Roman"/>
                <w:szCs w:val="24"/>
              </w:rPr>
              <w:t>125,00</w:t>
            </w:r>
          </w:p>
        </w:tc>
      </w:tr>
    </w:tbl>
    <w:p w14:paraId="4758D47A" w14:textId="77777777" w:rsidR="00864799" w:rsidRPr="000F37A1" w:rsidRDefault="00864799" w:rsidP="00B72257">
      <w:pPr>
        <w:widowControl w:val="0"/>
        <w:ind w:firstLine="709"/>
        <w:rPr>
          <w:rFonts w:cs="Times New Roman"/>
          <w:b/>
          <w:sz w:val="28"/>
          <w:szCs w:val="28"/>
          <w:lang w:val="nl-NL"/>
        </w:rPr>
      </w:pPr>
      <w:bookmarkStart w:id="37" w:name="dieu_15"/>
      <w:r w:rsidRPr="000F37A1">
        <w:rPr>
          <w:rFonts w:cs="Times New Roman"/>
          <w:b/>
          <w:sz w:val="28"/>
          <w:szCs w:val="28"/>
          <w:lang w:val="nl-NL"/>
        </w:rPr>
        <w:t>Điều 15. Trọng số của từng chỉ tiêu định lượng</w:t>
      </w:r>
      <w:bookmarkEnd w:id="37"/>
    </w:p>
    <w:p w14:paraId="35DC2DCE"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Trọng số của từng chỉ tiêu định lượng áp dụng đối với từng nhóm đồng hạng được xác định cụ thể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00"/>
        <w:gridCol w:w="6735"/>
        <w:gridCol w:w="1530"/>
      </w:tblGrid>
      <w:tr w:rsidR="000F37A1" w:rsidRPr="000F37A1" w14:paraId="021FC4D0" w14:textId="77777777" w:rsidTr="002B1745">
        <w:tc>
          <w:tcPr>
            <w:tcW w:w="441" w:type="pct"/>
            <w:shd w:val="clear" w:color="auto" w:fill="D9D9D9"/>
            <w:vAlign w:val="center"/>
          </w:tcPr>
          <w:p w14:paraId="5AD5F760" w14:textId="77777777" w:rsidR="00864799" w:rsidRPr="000F37A1" w:rsidRDefault="00864799" w:rsidP="00D00BA9">
            <w:pPr>
              <w:widowControl w:val="0"/>
              <w:spacing w:before="40" w:after="40"/>
              <w:jc w:val="center"/>
              <w:rPr>
                <w:rFonts w:cs="Times New Roman"/>
                <w:b/>
                <w:bCs/>
                <w:sz w:val="28"/>
                <w:szCs w:val="28"/>
              </w:rPr>
            </w:pPr>
            <w:r w:rsidRPr="000F37A1">
              <w:rPr>
                <w:rFonts w:cs="Times New Roman"/>
                <w:b/>
                <w:bCs/>
                <w:sz w:val="28"/>
                <w:szCs w:val="28"/>
                <w:lang w:val="nl-NL"/>
              </w:rPr>
              <w:t>STT</w:t>
            </w:r>
          </w:p>
        </w:tc>
        <w:tc>
          <w:tcPr>
            <w:tcW w:w="3715" w:type="pct"/>
            <w:shd w:val="clear" w:color="auto" w:fill="D9D9D9"/>
            <w:vAlign w:val="center"/>
          </w:tcPr>
          <w:p w14:paraId="5D7FF8E9" w14:textId="77777777" w:rsidR="00864799" w:rsidRPr="000F37A1" w:rsidRDefault="00864799" w:rsidP="00D00BA9">
            <w:pPr>
              <w:widowControl w:val="0"/>
              <w:spacing w:before="40" w:after="40"/>
              <w:jc w:val="center"/>
              <w:rPr>
                <w:rFonts w:cs="Times New Roman"/>
                <w:b/>
                <w:bCs/>
                <w:sz w:val="28"/>
                <w:szCs w:val="28"/>
              </w:rPr>
            </w:pPr>
            <w:r w:rsidRPr="000F37A1">
              <w:rPr>
                <w:rFonts w:cs="Times New Roman"/>
                <w:b/>
                <w:bCs/>
                <w:sz w:val="28"/>
                <w:szCs w:val="28"/>
                <w:lang w:val="nl-NL"/>
              </w:rPr>
              <w:t>Tiêu chí/chỉ tiêu</w:t>
            </w:r>
          </w:p>
        </w:tc>
        <w:tc>
          <w:tcPr>
            <w:tcW w:w="844" w:type="pct"/>
            <w:shd w:val="clear" w:color="auto" w:fill="D9D9D9"/>
            <w:vAlign w:val="center"/>
          </w:tcPr>
          <w:p w14:paraId="117CF716" w14:textId="77777777" w:rsidR="00864799" w:rsidRPr="000F37A1" w:rsidRDefault="00864799" w:rsidP="00D00BA9">
            <w:pPr>
              <w:widowControl w:val="0"/>
              <w:spacing w:before="40" w:after="40"/>
              <w:jc w:val="center"/>
              <w:rPr>
                <w:rFonts w:cs="Times New Roman"/>
                <w:b/>
                <w:bCs/>
                <w:sz w:val="28"/>
                <w:szCs w:val="28"/>
              </w:rPr>
            </w:pPr>
            <w:r w:rsidRPr="000F37A1">
              <w:rPr>
                <w:rFonts w:cs="Times New Roman"/>
                <w:b/>
                <w:bCs/>
                <w:sz w:val="28"/>
                <w:szCs w:val="28"/>
                <w:lang w:val="nl-NL"/>
              </w:rPr>
              <w:t>Trọng số (%)</w:t>
            </w:r>
          </w:p>
        </w:tc>
      </w:tr>
      <w:tr w:rsidR="000F37A1" w:rsidRPr="000F37A1" w14:paraId="016863E4" w14:textId="77777777" w:rsidTr="002B1745">
        <w:tc>
          <w:tcPr>
            <w:tcW w:w="441" w:type="pct"/>
            <w:vAlign w:val="center"/>
          </w:tcPr>
          <w:p w14:paraId="17CE0D6C" w14:textId="77777777" w:rsidR="00864799" w:rsidRPr="000F37A1" w:rsidRDefault="00864799" w:rsidP="00D00BA9">
            <w:pPr>
              <w:widowControl w:val="0"/>
              <w:spacing w:before="40" w:after="40"/>
              <w:jc w:val="center"/>
              <w:rPr>
                <w:rFonts w:cs="Times New Roman"/>
                <w:b/>
                <w:bCs/>
                <w:sz w:val="28"/>
                <w:szCs w:val="28"/>
              </w:rPr>
            </w:pPr>
            <w:r w:rsidRPr="000F37A1">
              <w:rPr>
                <w:rFonts w:cs="Times New Roman"/>
                <w:b/>
                <w:bCs/>
                <w:sz w:val="28"/>
                <w:szCs w:val="28"/>
                <w:lang w:val="nl-NL"/>
              </w:rPr>
              <w:t>1</w:t>
            </w:r>
          </w:p>
        </w:tc>
        <w:tc>
          <w:tcPr>
            <w:tcW w:w="3715" w:type="pct"/>
            <w:vAlign w:val="center"/>
          </w:tcPr>
          <w:p w14:paraId="56E5A201"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VỐN (C)</w:t>
            </w:r>
          </w:p>
        </w:tc>
        <w:tc>
          <w:tcPr>
            <w:tcW w:w="844" w:type="pct"/>
            <w:vAlign w:val="center"/>
          </w:tcPr>
          <w:p w14:paraId="4284F2EE" w14:textId="77777777" w:rsidR="00864799" w:rsidRPr="000F37A1" w:rsidRDefault="00864799" w:rsidP="00727663">
            <w:pPr>
              <w:widowControl w:val="0"/>
              <w:spacing w:before="40" w:after="40"/>
              <w:ind w:right="139"/>
              <w:outlineLvl w:val="0"/>
              <w:rPr>
                <w:rFonts w:cs="Times New Roman"/>
                <w:sz w:val="28"/>
                <w:szCs w:val="28"/>
              </w:rPr>
            </w:pPr>
            <w:r w:rsidRPr="000F37A1">
              <w:rPr>
                <w:rFonts w:cs="Times New Roman"/>
                <w:sz w:val="28"/>
                <w:szCs w:val="28"/>
                <w:lang w:val="vi-VN"/>
              </w:rPr>
              <w:t xml:space="preserve"> </w:t>
            </w:r>
          </w:p>
        </w:tc>
      </w:tr>
      <w:tr w:rsidR="000F37A1" w:rsidRPr="000F37A1" w14:paraId="5B7BA288" w14:textId="77777777" w:rsidTr="002B1745">
        <w:tc>
          <w:tcPr>
            <w:tcW w:w="441" w:type="pct"/>
            <w:vAlign w:val="center"/>
          </w:tcPr>
          <w:p w14:paraId="1CCCC3A0"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1.1</w:t>
            </w:r>
          </w:p>
        </w:tc>
        <w:tc>
          <w:tcPr>
            <w:tcW w:w="3715" w:type="pct"/>
            <w:vAlign w:val="center"/>
          </w:tcPr>
          <w:p w14:paraId="76798187"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Tỷ lệ an toàn vốn</w:t>
            </w:r>
          </w:p>
        </w:tc>
        <w:tc>
          <w:tcPr>
            <w:tcW w:w="844" w:type="pct"/>
            <w:vAlign w:val="center"/>
          </w:tcPr>
          <w:p w14:paraId="2E6B0A6C" w14:textId="77777777" w:rsidR="00864799" w:rsidRPr="000F37A1" w:rsidRDefault="00864799" w:rsidP="00727663">
            <w:pPr>
              <w:widowControl w:val="0"/>
              <w:spacing w:before="40" w:after="40"/>
              <w:ind w:right="139"/>
              <w:outlineLvl w:val="0"/>
              <w:rPr>
                <w:rFonts w:cs="Times New Roman"/>
                <w:sz w:val="28"/>
                <w:szCs w:val="28"/>
              </w:rPr>
            </w:pPr>
            <w:r w:rsidRPr="000F37A1">
              <w:rPr>
                <w:rFonts w:cs="Times New Roman"/>
                <w:sz w:val="28"/>
                <w:szCs w:val="28"/>
                <w:lang w:val="vi-VN"/>
              </w:rPr>
              <w:t xml:space="preserve"> </w:t>
            </w:r>
          </w:p>
        </w:tc>
      </w:tr>
      <w:tr w:rsidR="000F37A1" w:rsidRPr="000F37A1" w14:paraId="525FB625" w14:textId="77777777" w:rsidTr="002B1745">
        <w:tc>
          <w:tcPr>
            <w:tcW w:w="441" w:type="pct"/>
            <w:vAlign w:val="center"/>
          </w:tcPr>
          <w:p w14:paraId="31171852"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E0CBE41"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29EBB3DC"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3C660E6C" w14:textId="77777777" w:rsidTr="002B1745">
        <w:tc>
          <w:tcPr>
            <w:tcW w:w="441" w:type="pct"/>
            <w:vAlign w:val="center"/>
          </w:tcPr>
          <w:p w14:paraId="3CDB7E4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B879B7E"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2C6511BB"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1C5AE89E" w14:textId="77777777" w:rsidTr="002B1745">
        <w:tc>
          <w:tcPr>
            <w:tcW w:w="441" w:type="pct"/>
            <w:vAlign w:val="center"/>
          </w:tcPr>
          <w:p w14:paraId="324416C2"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929DBED"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55E70FE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15134B3E" w14:textId="77777777" w:rsidTr="002B1745">
        <w:tc>
          <w:tcPr>
            <w:tcW w:w="441" w:type="pct"/>
            <w:vAlign w:val="center"/>
          </w:tcPr>
          <w:p w14:paraId="669AAFFE"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75E7EC3"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5F31D05C"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298E537A" w14:textId="77777777" w:rsidTr="002B1745">
        <w:tc>
          <w:tcPr>
            <w:tcW w:w="441" w:type="pct"/>
            <w:vAlign w:val="center"/>
          </w:tcPr>
          <w:p w14:paraId="203A39A1"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4C1A07D"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4336D4CB"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45C8C8DE" w14:textId="77777777" w:rsidTr="002B1745">
        <w:tc>
          <w:tcPr>
            <w:tcW w:w="441" w:type="pct"/>
            <w:vAlign w:val="center"/>
          </w:tcPr>
          <w:p w14:paraId="54254018"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418AB37"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316D364C"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6DAA1912" w14:textId="77777777" w:rsidTr="002B1745">
        <w:tc>
          <w:tcPr>
            <w:tcW w:w="441" w:type="pct"/>
            <w:vAlign w:val="center"/>
          </w:tcPr>
          <w:p w14:paraId="42CEBC86"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1.2</w:t>
            </w:r>
          </w:p>
        </w:tc>
        <w:tc>
          <w:tcPr>
            <w:tcW w:w="3715" w:type="pct"/>
            <w:vAlign w:val="center"/>
          </w:tcPr>
          <w:p w14:paraId="10232C49"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vi-VN"/>
              </w:rPr>
              <w:t>Tỷ lệ an toàn vốn cấp 1</w:t>
            </w:r>
          </w:p>
        </w:tc>
        <w:tc>
          <w:tcPr>
            <w:tcW w:w="844" w:type="pct"/>
            <w:vAlign w:val="center"/>
          </w:tcPr>
          <w:p w14:paraId="3066AA9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450F05AB" w14:textId="77777777" w:rsidTr="002B1745">
        <w:tc>
          <w:tcPr>
            <w:tcW w:w="441" w:type="pct"/>
            <w:vAlign w:val="center"/>
          </w:tcPr>
          <w:p w14:paraId="3190C1AC"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962C053"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7C78E5A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1EF44BBC" w14:textId="77777777" w:rsidTr="002B1745">
        <w:tc>
          <w:tcPr>
            <w:tcW w:w="441" w:type="pct"/>
            <w:vAlign w:val="center"/>
          </w:tcPr>
          <w:p w14:paraId="6C594E68"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921CB17"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60790CFE"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2936500D" w14:textId="77777777" w:rsidTr="002B1745">
        <w:tc>
          <w:tcPr>
            <w:tcW w:w="441" w:type="pct"/>
            <w:vAlign w:val="center"/>
          </w:tcPr>
          <w:p w14:paraId="1D0A2E8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AA70872"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64FBC15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071FA781" w14:textId="77777777" w:rsidTr="002B1745">
        <w:tc>
          <w:tcPr>
            <w:tcW w:w="441" w:type="pct"/>
            <w:vAlign w:val="center"/>
          </w:tcPr>
          <w:p w14:paraId="23A9C3D6"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2CABCA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76B48A0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4E536D00" w14:textId="77777777" w:rsidTr="002B1745">
        <w:tc>
          <w:tcPr>
            <w:tcW w:w="441" w:type="pct"/>
            <w:vAlign w:val="center"/>
          </w:tcPr>
          <w:p w14:paraId="6469B0A4"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5AA66EF"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353BB31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41452B0D" w14:textId="77777777" w:rsidTr="002B1745">
        <w:tc>
          <w:tcPr>
            <w:tcW w:w="441" w:type="pct"/>
            <w:vAlign w:val="center"/>
          </w:tcPr>
          <w:p w14:paraId="71897070"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0AB77EB"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0D24365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1DFDDA52" w14:textId="77777777" w:rsidTr="002B1745">
        <w:tc>
          <w:tcPr>
            <w:tcW w:w="441" w:type="pct"/>
            <w:vAlign w:val="center"/>
          </w:tcPr>
          <w:p w14:paraId="15917934"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2</w:t>
            </w:r>
          </w:p>
        </w:tc>
        <w:tc>
          <w:tcPr>
            <w:tcW w:w="3715" w:type="pct"/>
            <w:vAlign w:val="center"/>
          </w:tcPr>
          <w:p w14:paraId="08E36D73"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CHẤT LUỢNG TÀI SẢN (A)</w:t>
            </w:r>
          </w:p>
        </w:tc>
        <w:tc>
          <w:tcPr>
            <w:tcW w:w="844" w:type="pct"/>
            <w:vAlign w:val="center"/>
          </w:tcPr>
          <w:p w14:paraId="17EA990A"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34346039" w14:textId="77777777" w:rsidTr="002B1745">
        <w:tc>
          <w:tcPr>
            <w:tcW w:w="441" w:type="pct"/>
            <w:vAlign w:val="center"/>
          </w:tcPr>
          <w:p w14:paraId="2EAD2C6B" w14:textId="01FFA716"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2.1</w:t>
            </w:r>
          </w:p>
        </w:tc>
        <w:tc>
          <w:tcPr>
            <w:tcW w:w="3715" w:type="pct"/>
            <w:vAlign w:val="center"/>
          </w:tcPr>
          <w:p w14:paraId="448DDA4A"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Tỷ lệ nợ xấu, nợ xấu đã bán cho VAMC chưa xử lý được và nợ cơ cấu tiềm ẩn trở thành nợ xấu so với tổng nợ cộng thêm các khoản nợ xấu đã bán cho VAMC chưa xử lý được</w:t>
            </w:r>
          </w:p>
        </w:tc>
        <w:tc>
          <w:tcPr>
            <w:tcW w:w="844" w:type="pct"/>
            <w:vAlign w:val="center"/>
          </w:tcPr>
          <w:p w14:paraId="10FC256C"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01675EE9" w14:textId="77777777" w:rsidTr="002B1745">
        <w:tc>
          <w:tcPr>
            <w:tcW w:w="441" w:type="pct"/>
            <w:vAlign w:val="center"/>
          </w:tcPr>
          <w:p w14:paraId="585C4931"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770B883"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6A636004" w14:textId="2D997004" w:rsidR="00864799" w:rsidRPr="000F37A1" w:rsidRDefault="003C2D0B" w:rsidP="00727663">
            <w:pPr>
              <w:widowControl w:val="0"/>
              <w:spacing w:before="40" w:after="40"/>
              <w:ind w:right="139"/>
              <w:jc w:val="right"/>
              <w:outlineLvl w:val="0"/>
              <w:rPr>
                <w:rFonts w:cs="Times New Roman"/>
                <w:sz w:val="28"/>
                <w:szCs w:val="28"/>
              </w:rPr>
            </w:pPr>
            <w:r w:rsidRPr="000F37A1">
              <w:rPr>
                <w:rFonts w:cs="Times New Roman"/>
                <w:sz w:val="28"/>
                <w:szCs w:val="28"/>
              </w:rPr>
              <w:t>35</w:t>
            </w:r>
            <w:r w:rsidR="00864799" w:rsidRPr="000F37A1">
              <w:rPr>
                <w:rFonts w:cs="Times New Roman"/>
                <w:sz w:val="28"/>
                <w:szCs w:val="28"/>
              </w:rPr>
              <w:t xml:space="preserve">,00 </w:t>
            </w:r>
          </w:p>
        </w:tc>
      </w:tr>
      <w:tr w:rsidR="000F37A1" w:rsidRPr="000F37A1" w14:paraId="742F8E34" w14:textId="77777777" w:rsidTr="002B1745">
        <w:tc>
          <w:tcPr>
            <w:tcW w:w="441" w:type="pct"/>
            <w:vAlign w:val="center"/>
          </w:tcPr>
          <w:p w14:paraId="75B0C1DF"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90A6ED1"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404A0F08" w14:textId="726B1C3F"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 </w:t>
            </w:r>
            <w:r w:rsidR="003C2D0B" w:rsidRPr="000F37A1">
              <w:rPr>
                <w:rFonts w:cs="Times New Roman"/>
                <w:sz w:val="28"/>
                <w:szCs w:val="28"/>
              </w:rPr>
              <w:t>35</w:t>
            </w:r>
            <w:r w:rsidRPr="000F37A1">
              <w:rPr>
                <w:rFonts w:cs="Times New Roman"/>
                <w:sz w:val="28"/>
                <w:szCs w:val="28"/>
              </w:rPr>
              <w:t xml:space="preserve">,00 </w:t>
            </w:r>
          </w:p>
        </w:tc>
      </w:tr>
      <w:tr w:rsidR="000F37A1" w:rsidRPr="000F37A1" w14:paraId="446A3ABD" w14:textId="77777777" w:rsidTr="002B1745">
        <w:tc>
          <w:tcPr>
            <w:tcW w:w="441" w:type="pct"/>
            <w:vAlign w:val="center"/>
          </w:tcPr>
          <w:p w14:paraId="5F6F5B19"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E06B1D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71E04955"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40,00 </w:t>
            </w:r>
          </w:p>
        </w:tc>
      </w:tr>
      <w:tr w:rsidR="000F37A1" w:rsidRPr="000F37A1" w14:paraId="7A8492F5" w14:textId="77777777" w:rsidTr="002B1745">
        <w:tc>
          <w:tcPr>
            <w:tcW w:w="441" w:type="pct"/>
            <w:vAlign w:val="center"/>
          </w:tcPr>
          <w:p w14:paraId="3A5C3E0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FC546F2"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4E3FA40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50,00 </w:t>
            </w:r>
          </w:p>
        </w:tc>
      </w:tr>
      <w:tr w:rsidR="000F37A1" w:rsidRPr="000F37A1" w14:paraId="7B9A6B84" w14:textId="77777777" w:rsidTr="002B1745">
        <w:tc>
          <w:tcPr>
            <w:tcW w:w="441" w:type="pct"/>
            <w:vAlign w:val="center"/>
          </w:tcPr>
          <w:p w14:paraId="4B06A8D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988AA1B"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6AF2B1C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50,00 </w:t>
            </w:r>
          </w:p>
        </w:tc>
      </w:tr>
      <w:tr w:rsidR="000F37A1" w:rsidRPr="000F37A1" w14:paraId="4B75F404" w14:textId="77777777" w:rsidTr="002B1745">
        <w:tc>
          <w:tcPr>
            <w:tcW w:w="441" w:type="pct"/>
            <w:vAlign w:val="center"/>
          </w:tcPr>
          <w:p w14:paraId="6E1B9386"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2F75D2A"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56BDD3D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40,00 </w:t>
            </w:r>
          </w:p>
        </w:tc>
      </w:tr>
      <w:tr w:rsidR="000F37A1" w:rsidRPr="000F37A1" w14:paraId="583A44E5" w14:textId="77777777" w:rsidTr="002B1745">
        <w:tc>
          <w:tcPr>
            <w:tcW w:w="441" w:type="pct"/>
            <w:vAlign w:val="center"/>
          </w:tcPr>
          <w:p w14:paraId="071F2DC6"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2.2</w:t>
            </w:r>
          </w:p>
        </w:tc>
        <w:tc>
          <w:tcPr>
            <w:tcW w:w="3715" w:type="pct"/>
            <w:vAlign w:val="center"/>
          </w:tcPr>
          <w:p w14:paraId="522BC31F"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Tỷ lệ nợ Nhóm 2 so với tổng nợ</w:t>
            </w:r>
          </w:p>
        </w:tc>
        <w:tc>
          <w:tcPr>
            <w:tcW w:w="844" w:type="pct"/>
            <w:vAlign w:val="center"/>
          </w:tcPr>
          <w:p w14:paraId="73E94CF5" w14:textId="77777777" w:rsidR="00864799" w:rsidRPr="000F37A1" w:rsidRDefault="00864799" w:rsidP="00727663">
            <w:pPr>
              <w:widowControl w:val="0"/>
              <w:spacing w:before="40" w:after="40"/>
              <w:ind w:right="139"/>
              <w:jc w:val="right"/>
              <w:rPr>
                <w:rFonts w:cs="Times New Roman"/>
                <w:sz w:val="28"/>
                <w:szCs w:val="28"/>
              </w:rPr>
            </w:pPr>
          </w:p>
        </w:tc>
      </w:tr>
      <w:tr w:rsidR="000F37A1" w:rsidRPr="000F37A1" w14:paraId="268BE07E" w14:textId="77777777" w:rsidTr="002B1745">
        <w:tc>
          <w:tcPr>
            <w:tcW w:w="441" w:type="pct"/>
            <w:vAlign w:val="center"/>
          </w:tcPr>
          <w:p w14:paraId="4E71E2A0"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210016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3B116CE8" w14:textId="12279214" w:rsidR="00864799" w:rsidRPr="000F37A1" w:rsidRDefault="003C2D0B" w:rsidP="00727663">
            <w:pPr>
              <w:widowControl w:val="0"/>
              <w:spacing w:before="40" w:after="40"/>
              <w:ind w:right="139"/>
              <w:jc w:val="right"/>
              <w:outlineLvl w:val="0"/>
              <w:rPr>
                <w:rFonts w:cs="Times New Roman"/>
                <w:sz w:val="28"/>
                <w:szCs w:val="28"/>
              </w:rPr>
            </w:pPr>
            <w:r w:rsidRPr="000F37A1">
              <w:rPr>
                <w:rFonts w:cs="Times New Roman"/>
                <w:sz w:val="28"/>
                <w:szCs w:val="28"/>
              </w:rPr>
              <w:t>10</w:t>
            </w:r>
            <w:r w:rsidR="00864799" w:rsidRPr="000F37A1">
              <w:rPr>
                <w:rFonts w:cs="Times New Roman"/>
                <w:sz w:val="28"/>
                <w:szCs w:val="28"/>
              </w:rPr>
              <w:t>,00</w:t>
            </w:r>
          </w:p>
        </w:tc>
      </w:tr>
      <w:tr w:rsidR="000F37A1" w:rsidRPr="000F37A1" w14:paraId="408F8B9F" w14:textId="77777777" w:rsidTr="002B1745">
        <w:tc>
          <w:tcPr>
            <w:tcW w:w="441" w:type="pct"/>
            <w:vAlign w:val="center"/>
          </w:tcPr>
          <w:p w14:paraId="5F3014F1"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2A05337"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6BA553DF" w14:textId="131BC00B" w:rsidR="00864799" w:rsidRPr="000F37A1" w:rsidRDefault="003C2D0B" w:rsidP="00727663">
            <w:pPr>
              <w:widowControl w:val="0"/>
              <w:spacing w:before="40" w:after="40"/>
              <w:ind w:right="139"/>
              <w:jc w:val="right"/>
              <w:outlineLvl w:val="0"/>
              <w:rPr>
                <w:rFonts w:cs="Times New Roman"/>
                <w:sz w:val="28"/>
                <w:szCs w:val="28"/>
              </w:rPr>
            </w:pPr>
            <w:r w:rsidRPr="000F37A1">
              <w:rPr>
                <w:rFonts w:cs="Times New Roman"/>
                <w:sz w:val="28"/>
                <w:szCs w:val="28"/>
              </w:rPr>
              <w:t>10</w:t>
            </w:r>
            <w:r w:rsidR="00864799" w:rsidRPr="000F37A1">
              <w:rPr>
                <w:rFonts w:cs="Times New Roman"/>
                <w:sz w:val="28"/>
                <w:szCs w:val="28"/>
              </w:rPr>
              <w:t>,00</w:t>
            </w:r>
          </w:p>
        </w:tc>
      </w:tr>
      <w:tr w:rsidR="000F37A1" w:rsidRPr="000F37A1" w14:paraId="5FC11654" w14:textId="77777777" w:rsidTr="002B1745">
        <w:tc>
          <w:tcPr>
            <w:tcW w:w="441" w:type="pct"/>
            <w:vAlign w:val="center"/>
          </w:tcPr>
          <w:p w14:paraId="5DEC251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7586E8D"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2695E6B9"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25,00</w:t>
            </w:r>
          </w:p>
        </w:tc>
      </w:tr>
      <w:tr w:rsidR="000F37A1" w:rsidRPr="000F37A1" w14:paraId="14F3CFBB" w14:textId="77777777" w:rsidTr="002B1745">
        <w:tc>
          <w:tcPr>
            <w:tcW w:w="441" w:type="pct"/>
            <w:vAlign w:val="center"/>
          </w:tcPr>
          <w:p w14:paraId="0D828D8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47C34EE"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0C0773D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6FAA4FF4" w14:textId="77777777" w:rsidTr="002B1745">
        <w:tc>
          <w:tcPr>
            <w:tcW w:w="441" w:type="pct"/>
            <w:vAlign w:val="center"/>
          </w:tcPr>
          <w:p w14:paraId="6874FD7E"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B2DAC54"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5238FF6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40,00</w:t>
            </w:r>
          </w:p>
        </w:tc>
      </w:tr>
      <w:tr w:rsidR="000F37A1" w:rsidRPr="000F37A1" w14:paraId="6695B2B9" w14:textId="77777777" w:rsidTr="002B1745">
        <w:tc>
          <w:tcPr>
            <w:tcW w:w="441" w:type="pct"/>
            <w:vAlign w:val="center"/>
          </w:tcPr>
          <w:p w14:paraId="73CA3F6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0EFEEC6"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7FA7E1F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4AD96EF9" w14:textId="77777777" w:rsidTr="002B1745">
        <w:tc>
          <w:tcPr>
            <w:tcW w:w="441" w:type="pct"/>
            <w:vAlign w:val="center"/>
          </w:tcPr>
          <w:p w14:paraId="17F66150" w14:textId="47B9A42C"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2.3</w:t>
            </w:r>
          </w:p>
        </w:tc>
        <w:tc>
          <w:tcPr>
            <w:tcW w:w="3715" w:type="pct"/>
            <w:vAlign w:val="center"/>
          </w:tcPr>
          <w:p w14:paraId="62000870" w14:textId="27528A60" w:rsidR="00864799" w:rsidRPr="000F37A1" w:rsidRDefault="00493714"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 xml:space="preserve">Tỷ lệ dư nợ tín dụng </w:t>
            </w:r>
            <w:r w:rsidR="00EE313C" w:rsidRPr="000F37A1">
              <w:rPr>
                <w:rFonts w:cs="Times New Roman"/>
                <w:b/>
                <w:bCs/>
                <w:sz w:val="28"/>
                <w:szCs w:val="28"/>
                <w:lang w:val="nl-NL"/>
              </w:rPr>
              <w:t>đối với</w:t>
            </w:r>
            <w:r w:rsidRPr="000F37A1">
              <w:rPr>
                <w:rFonts w:cs="Times New Roman"/>
                <w:b/>
                <w:bCs/>
                <w:sz w:val="28"/>
                <w:szCs w:val="28"/>
                <w:lang w:val="nl-NL"/>
              </w:rPr>
              <w:t xml:space="preserve"> 100 khách hàng có dư nợ tín dụng lớn nhất so với dư nợ tín dụng đối với tổ chức kinh tế, cá nhân</w:t>
            </w:r>
          </w:p>
        </w:tc>
        <w:tc>
          <w:tcPr>
            <w:tcW w:w="844" w:type="pct"/>
            <w:vAlign w:val="center"/>
          </w:tcPr>
          <w:p w14:paraId="36508A61"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299CD22D" w14:textId="77777777" w:rsidTr="002B1745">
        <w:tc>
          <w:tcPr>
            <w:tcW w:w="441" w:type="pct"/>
            <w:vAlign w:val="center"/>
          </w:tcPr>
          <w:p w14:paraId="1283281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CA5C7D5"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0EF0092E"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25,00 </w:t>
            </w:r>
          </w:p>
        </w:tc>
      </w:tr>
      <w:tr w:rsidR="000F37A1" w:rsidRPr="000F37A1" w14:paraId="2607961B" w14:textId="77777777" w:rsidTr="002B1745">
        <w:tc>
          <w:tcPr>
            <w:tcW w:w="441" w:type="pct"/>
            <w:vAlign w:val="center"/>
          </w:tcPr>
          <w:p w14:paraId="0037BF20"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5ABD9A2"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5CC8FFBB"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25,00 </w:t>
            </w:r>
          </w:p>
        </w:tc>
      </w:tr>
      <w:tr w:rsidR="000F37A1" w:rsidRPr="000F37A1" w14:paraId="2BECC98C" w14:textId="77777777" w:rsidTr="002B1745">
        <w:tc>
          <w:tcPr>
            <w:tcW w:w="441" w:type="pct"/>
            <w:vAlign w:val="center"/>
          </w:tcPr>
          <w:p w14:paraId="0C16563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FF7202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56984DC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20,00 </w:t>
            </w:r>
          </w:p>
        </w:tc>
      </w:tr>
      <w:tr w:rsidR="000F37A1" w:rsidRPr="000F37A1" w14:paraId="2D90AACA" w14:textId="77777777" w:rsidTr="002B1745">
        <w:tc>
          <w:tcPr>
            <w:tcW w:w="441" w:type="pct"/>
            <w:vAlign w:val="center"/>
          </w:tcPr>
          <w:p w14:paraId="35FCDC2C"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097556F"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08B547D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 0,00 </w:t>
            </w:r>
          </w:p>
        </w:tc>
      </w:tr>
      <w:tr w:rsidR="000F37A1" w:rsidRPr="000F37A1" w14:paraId="0061908E" w14:textId="77777777" w:rsidTr="002B1745">
        <w:tc>
          <w:tcPr>
            <w:tcW w:w="441" w:type="pct"/>
            <w:vAlign w:val="center"/>
          </w:tcPr>
          <w:p w14:paraId="21F4D20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82993A2"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7E117FD2"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 0,00</w:t>
            </w:r>
          </w:p>
        </w:tc>
      </w:tr>
      <w:tr w:rsidR="000F37A1" w:rsidRPr="000F37A1" w14:paraId="720D5610" w14:textId="77777777" w:rsidTr="002B1745">
        <w:tc>
          <w:tcPr>
            <w:tcW w:w="441" w:type="pct"/>
            <w:vAlign w:val="center"/>
          </w:tcPr>
          <w:p w14:paraId="39F3556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72024A4"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372A6FBC"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10,00 </w:t>
            </w:r>
          </w:p>
        </w:tc>
      </w:tr>
      <w:tr w:rsidR="000F37A1" w:rsidRPr="000F37A1" w14:paraId="787B1508" w14:textId="77777777" w:rsidTr="002B1745">
        <w:tc>
          <w:tcPr>
            <w:tcW w:w="441" w:type="pct"/>
            <w:vAlign w:val="center"/>
          </w:tcPr>
          <w:p w14:paraId="04AB8AB1" w14:textId="37DC1A22"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2.4</w:t>
            </w:r>
          </w:p>
        </w:tc>
        <w:tc>
          <w:tcPr>
            <w:tcW w:w="3715" w:type="pct"/>
            <w:vAlign w:val="center"/>
          </w:tcPr>
          <w:p w14:paraId="43F46AEA"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Tỷ lệ nợ và cam kết ngoại bảng từ nhóm 3 đến nhóm 5 so với tổng nợ và các cam kết ngoại bảng từ nhóm 1 đến nhóm 5</w:t>
            </w:r>
          </w:p>
        </w:tc>
        <w:tc>
          <w:tcPr>
            <w:tcW w:w="844" w:type="pct"/>
            <w:vAlign w:val="center"/>
          </w:tcPr>
          <w:p w14:paraId="12B658D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169121AA" w14:textId="77777777" w:rsidTr="002B1745">
        <w:tc>
          <w:tcPr>
            <w:tcW w:w="441" w:type="pct"/>
            <w:vAlign w:val="center"/>
          </w:tcPr>
          <w:p w14:paraId="24E2C77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B0A3DDA"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42F39B1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5,00 </w:t>
            </w:r>
          </w:p>
        </w:tc>
      </w:tr>
      <w:tr w:rsidR="000F37A1" w:rsidRPr="000F37A1" w14:paraId="52D09002" w14:textId="77777777" w:rsidTr="002B1745">
        <w:tc>
          <w:tcPr>
            <w:tcW w:w="441" w:type="pct"/>
            <w:vAlign w:val="center"/>
          </w:tcPr>
          <w:p w14:paraId="58C5309A"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FE6667A"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64F62AB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5,00 </w:t>
            </w:r>
          </w:p>
        </w:tc>
      </w:tr>
      <w:tr w:rsidR="000F37A1" w:rsidRPr="000F37A1" w14:paraId="205992CB" w14:textId="77777777" w:rsidTr="002B1745">
        <w:tc>
          <w:tcPr>
            <w:tcW w:w="441" w:type="pct"/>
            <w:vAlign w:val="center"/>
          </w:tcPr>
          <w:p w14:paraId="2631700C"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1A4559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2874B53C"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5,00 </w:t>
            </w:r>
          </w:p>
        </w:tc>
      </w:tr>
      <w:tr w:rsidR="000F37A1" w:rsidRPr="000F37A1" w14:paraId="3EC1E1FE" w14:textId="77777777" w:rsidTr="002B1745">
        <w:tc>
          <w:tcPr>
            <w:tcW w:w="441" w:type="pct"/>
            <w:vAlign w:val="center"/>
          </w:tcPr>
          <w:p w14:paraId="276140FA"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9067862"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68451EF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15,00 </w:t>
            </w:r>
          </w:p>
        </w:tc>
      </w:tr>
      <w:tr w:rsidR="000F37A1" w:rsidRPr="000F37A1" w14:paraId="408A46B5" w14:textId="77777777" w:rsidTr="002B1745">
        <w:tc>
          <w:tcPr>
            <w:tcW w:w="441" w:type="pct"/>
            <w:vAlign w:val="center"/>
          </w:tcPr>
          <w:p w14:paraId="2F079535"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0F3D41D"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351D4FC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10,00 </w:t>
            </w:r>
          </w:p>
        </w:tc>
      </w:tr>
      <w:tr w:rsidR="000F37A1" w:rsidRPr="000F37A1" w14:paraId="3200652A" w14:textId="77777777" w:rsidTr="002B1745">
        <w:tc>
          <w:tcPr>
            <w:tcW w:w="441" w:type="pct"/>
            <w:vAlign w:val="center"/>
          </w:tcPr>
          <w:p w14:paraId="13C75730"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1688036"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010B852B"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15,00 </w:t>
            </w:r>
          </w:p>
        </w:tc>
      </w:tr>
      <w:tr w:rsidR="000F37A1" w:rsidRPr="000F37A1" w14:paraId="48CC9D00" w14:textId="77777777" w:rsidTr="002B1745">
        <w:tc>
          <w:tcPr>
            <w:tcW w:w="441" w:type="pct"/>
            <w:vAlign w:val="center"/>
          </w:tcPr>
          <w:p w14:paraId="239FE15E" w14:textId="594B7735"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2.</w:t>
            </w:r>
            <w:r w:rsidR="00994113" w:rsidRPr="000F37A1">
              <w:rPr>
                <w:rFonts w:cs="Times New Roman"/>
                <w:b/>
                <w:bCs/>
                <w:sz w:val="28"/>
                <w:szCs w:val="28"/>
                <w:lang w:val="nl-NL"/>
              </w:rPr>
              <w:t>5</w:t>
            </w:r>
          </w:p>
        </w:tc>
        <w:tc>
          <w:tcPr>
            <w:tcW w:w="3715" w:type="pct"/>
            <w:vAlign w:val="center"/>
          </w:tcPr>
          <w:p w14:paraId="47958906"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Tỷ lệ dự phòng rủi ro chứng khoán kinh doanh, chứng khoán đầu tư (không bao gồm dự phòng rủi ro đã trích lập liên quan đến trái phiếu đặc biệt khi bán nợ cho VAMC) so với tổng số dư chứng khoán kinh doanh, chứng khoán đầu tư (không bao gồm số dư trái phiếu đặc biệt khi bán nợ cho VAMC)</w:t>
            </w:r>
          </w:p>
        </w:tc>
        <w:tc>
          <w:tcPr>
            <w:tcW w:w="844" w:type="pct"/>
            <w:vAlign w:val="center"/>
          </w:tcPr>
          <w:p w14:paraId="4EB675A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501B1236" w14:textId="77777777" w:rsidTr="002B1745">
        <w:tc>
          <w:tcPr>
            <w:tcW w:w="441" w:type="pct"/>
            <w:vAlign w:val="center"/>
          </w:tcPr>
          <w:p w14:paraId="4EAE0BD7" w14:textId="77777777" w:rsidR="00167D6A" w:rsidRPr="000F37A1" w:rsidRDefault="00167D6A" w:rsidP="00167D6A">
            <w:pPr>
              <w:widowControl w:val="0"/>
              <w:spacing w:before="40" w:after="40"/>
              <w:rPr>
                <w:rFonts w:cs="Times New Roman"/>
                <w:sz w:val="28"/>
                <w:szCs w:val="28"/>
              </w:rPr>
            </w:pPr>
          </w:p>
        </w:tc>
        <w:tc>
          <w:tcPr>
            <w:tcW w:w="3715" w:type="pct"/>
            <w:vAlign w:val="center"/>
          </w:tcPr>
          <w:p w14:paraId="060918CE" w14:textId="1AB2795A" w:rsidR="00167D6A" w:rsidRPr="000F37A1" w:rsidRDefault="00167D6A" w:rsidP="00167D6A">
            <w:pPr>
              <w:widowControl w:val="0"/>
              <w:spacing w:before="40" w:after="40"/>
              <w:ind w:left="53" w:right="171"/>
              <w:outlineLvl w:val="0"/>
              <w:rPr>
                <w:rFonts w:cs="Times New Roman"/>
                <w:sz w:val="28"/>
                <w:szCs w:val="28"/>
                <w:lang w:val="vi-VN"/>
              </w:rPr>
            </w:pPr>
            <w:r w:rsidRPr="000F37A1">
              <w:rPr>
                <w:rFonts w:cs="Times New Roman"/>
                <w:sz w:val="28"/>
                <w:szCs w:val="28"/>
                <w:lang w:val="vi-VN"/>
              </w:rPr>
              <w:t>Ngân hàng thương mại có quy mô lớn</w:t>
            </w:r>
          </w:p>
        </w:tc>
        <w:tc>
          <w:tcPr>
            <w:tcW w:w="844" w:type="pct"/>
            <w:vAlign w:val="center"/>
          </w:tcPr>
          <w:p w14:paraId="26095BFF" w14:textId="30D3FAC5" w:rsidR="00167D6A" w:rsidRPr="000F37A1" w:rsidRDefault="00167D6A" w:rsidP="00167D6A">
            <w:pPr>
              <w:widowControl w:val="0"/>
              <w:spacing w:before="40" w:after="40"/>
              <w:ind w:right="139"/>
              <w:jc w:val="right"/>
              <w:outlineLvl w:val="0"/>
              <w:rPr>
                <w:rFonts w:cs="Times New Roman"/>
                <w:sz w:val="28"/>
                <w:szCs w:val="28"/>
              </w:rPr>
            </w:pPr>
            <w:r w:rsidRPr="000F37A1">
              <w:rPr>
                <w:rFonts w:cs="Times New Roman"/>
                <w:sz w:val="28"/>
                <w:szCs w:val="28"/>
              </w:rPr>
              <w:t xml:space="preserve">0,00 </w:t>
            </w:r>
          </w:p>
        </w:tc>
      </w:tr>
      <w:tr w:rsidR="000F37A1" w:rsidRPr="000F37A1" w14:paraId="772E2EFC" w14:textId="77777777" w:rsidTr="002B1745">
        <w:tc>
          <w:tcPr>
            <w:tcW w:w="441" w:type="pct"/>
            <w:vAlign w:val="center"/>
          </w:tcPr>
          <w:p w14:paraId="399693E2" w14:textId="77777777" w:rsidR="00167D6A" w:rsidRPr="000F37A1" w:rsidRDefault="00167D6A" w:rsidP="00167D6A">
            <w:pPr>
              <w:widowControl w:val="0"/>
              <w:spacing w:before="40" w:after="40"/>
              <w:rPr>
                <w:rFonts w:cs="Times New Roman"/>
                <w:sz w:val="28"/>
                <w:szCs w:val="28"/>
              </w:rPr>
            </w:pPr>
          </w:p>
        </w:tc>
        <w:tc>
          <w:tcPr>
            <w:tcW w:w="3715" w:type="pct"/>
            <w:vAlign w:val="center"/>
          </w:tcPr>
          <w:p w14:paraId="60B41F04" w14:textId="593DC2DC" w:rsidR="00167D6A" w:rsidRPr="000F37A1" w:rsidRDefault="00167D6A" w:rsidP="00167D6A">
            <w:pPr>
              <w:widowControl w:val="0"/>
              <w:spacing w:before="40" w:after="40"/>
              <w:ind w:left="53" w:right="171"/>
              <w:outlineLvl w:val="0"/>
              <w:rPr>
                <w:rFonts w:cs="Times New Roman"/>
                <w:sz w:val="28"/>
                <w:szCs w:val="28"/>
                <w:lang w:val="vi-VN"/>
              </w:rPr>
            </w:pPr>
            <w:r w:rsidRPr="000F37A1">
              <w:rPr>
                <w:rFonts w:cs="Times New Roman"/>
                <w:sz w:val="28"/>
                <w:szCs w:val="28"/>
                <w:lang w:val="vi-VN"/>
              </w:rPr>
              <w:t>Ngân hàng thương mại có quy mô nhỏ</w:t>
            </w:r>
          </w:p>
        </w:tc>
        <w:tc>
          <w:tcPr>
            <w:tcW w:w="844" w:type="pct"/>
            <w:vAlign w:val="center"/>
          </w:tcPr>
          <w:p w14:paraId="7916B517" w14:textId="4F482784" w:rsidR="00167D6A" w:rsidRPr="000F37A1" w:rsidRDefault="00167D6A" w:rsidP="00167D6A">
            <w:pPr>
              <w:widowControl w:val="0"/>
              <w:spacing w:before="40" w:after="40"/>
              <w:ind w:right="139"/>
              <w:jc w:val="right"/>
              <w:outlineLvl w:val="0"/>
              <w:rPr>
                <w:rFonts w:cs="Times New Roman"/>
                <w:sz w:val="28"/>
                <w:szCs w:val="28"/>
              </w:rPr>
            </w:pPr>
            <w:r w:rsidRPr="000F37A1">
              <w:rPr>
                <w:rFonts w:cs="Times New Roman"/>
                <w:sz w:val="28"/>
                <w:szCs w:val="28"/>
              </w:rPr>
              <w:t xml:space="preserve">0,00 </w:t>
            </w:r>
          </w:p>
        </w:tc>
      </w:tr>
      <w:tr w:rsidR="000F37A1" w:rsidRPr="000F37A1" w14:paraId="7A8A12AE" w14:textId="77777777" w:rsidTr="002B1745">
        <w:tc>
          <w:tcPr>
            <w:tcW w:w="441" w:type="pct"/>
            <w:vAlign w:val="center"/>
          </w:tcPr>
          <w:p w14:paraId="6CAFE336"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2AC8322"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1F2F743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w:t>
            </w:r>
          </w:p>
        </w:tc>
      </w:tr>
      <w:tr w:rsidR="000F37A1" w:rsidRPr="000F37A1" w14:paraId="13D92F75" w14:textId="77777777" w:rsidTr="002B1745">
        <w:tc>
          <w:tcPr>
            <w:tcW w:w="441" w:type="pct"/>
            <w:vAlign w:val="center"/>
          </w:tcPr>
          <w:p w14:paraId="1DFB9FF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93478DB"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4D0D5741"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w:t>
            </w:r>
          </w:p>
        </w:tc>
      </w:tr>
      <w:tr w:rsidR="000F37A1" w:rsidRPr="000F37A1" w14:paraId="175184A5" w14:textId="77777777" w:rsidTr="002B1745">
        <w:tc>
          <w:tcPr>
            <w:tcW w:w="441" w:type="pct"/>
            <w:vAlign w:val="center"/>
          </w:tcPr>
          <w:p w14:paraId="0DFE62F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3284253"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6A854FC1"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0,00</w:t>
            </w:r>
          </w:p>
        </w:tc>
      </w:tr>
      <w:tr w:rsidR="000F37A1" w:rsidRPr="000F37A1" w14:paraId="74057776" w14:textId="77777777" w:rsidTr="002B1745">
        <w:tc>
          <w:tcPr>
            <w:tcW w:w="441" w:type="pct"/>
            <w:vAlign w:val="center"/>
          </w:tcPr>
          <w:p w14:paraId="2D5A6624"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00D2F66"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14E0180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w:t>
            </w:r>
          </w:p>
        </w:tc>
      </w:tr>
      <w:tr w:rsidR="000F37A1" w:rsidRPr="000F37A1" w14:paraId="138EA6DD" w14:textId="77777777" w:rsidTr="002B1745">
        <w:tc>
          <w:tcPr>
            <w:tcW w:w="441" w:type="pct"/>
            <w:vAlign w:val="center"/>
          </w:tcPr>
          <w:p w14:paraId="10C4F1F5" w14:textId="47E16745"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2.</w:t>
            </w:r>
            <w:r w:rsidR="00994113" w:rsidRPr="000F37A1">
              <w:rPr>
                <w:rFonts w:cs="Times New Roman"/>
                <w:b/>
                <w:bCs/>
                <w:sz w:val="28"/>
                <w:szCs w:val="28"/>
                <w:lang w:val="nl-NL"/>
              </w:rPr>
              <w:t>6</w:t>
            </w:r>
          </w:p>
        </w:tc>
        <w:tc>
          <w:tcPr>
            <w:tcW w:w="3715" w:type="pct"/>
            <w:vAlign w:val="center"/>
          </w:tcPr>
          <w:p w14:paraId="6E8310A7"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Tỷ lệ dư nợ tín dụng để đầu tư, kinh doanh bất động sản so với tổng dư nợ tín dụng (không bao gồm dư nợ tín dụng đối với tổ chức tín dụng, chi nhánh ngân hàng nước ngoài khác)</w:t>
            </w:r>
          </w:p>
        </w:tc>
        <w:tc>
          <w:tcPr>
            <w:tcW w:w="844" w:type="pct"/>
            <w:vAlign w:val="center"/>
          </w:tcPr>
          <w:p w14:paraId="3522CFE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0F1605E5" w14:textId="77777777" w:rsidTr="002B1745">
        <w:tc>
          <w:tcPr>
            <w:tcW w:w="441" w:type="pct"/>
            <w:vAlign w:val="center"/>
          </w:tcPr>
          <w:p w14:paraId="62A42CDF"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F5A56E1"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57C3D6D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10,00 </w:t>
            </w:r>
          </w:p>
        </w:tc>
      </w:tr>
      <w:tr w:rsidR="000F37A1" w:rsidRPr="000F37A1" w14:paraId="036B2AF3" w14:textId="77777777" w:rsidTr="002B1745">
        <w:tc>
          <w:tcPr>
            <w:tcW w:w="441" w:type="pct"/>
            <w:vAlign w:val="center"/>
          </w:tcPr>
          <w:p w14:paraId="5AECEB78"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E124D2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2F26ED52"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10,00 </w:t>
            </w:r>
          </w:p>
        </w:tc>
      </w:tr>
      <w:tr w:rsidR="000F37A1" w:rsidRPr="000F37A1" w14:paraId="709F0A0E" w14:textId="77777777" w:rsidTr="002B1745">
        <w:tc>
          <w:tcPr>
            <w:tcW w:w="441" w:type="pct"/>
            <w:vAlign w:val="center"/>
          </w:tcPr>
          <w:p w14:paraId="415B5CAE"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8FF6616"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28FC42E5"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 5,00 </w:t>
            </w:r>
          </w:p>
        </w:tc>
      </w:tr>
      <w:tr w:rsidR="000F37A1" w:rsidRPr="000F37A1" w14:paraId="0985B953" w14:textId="77777777" w:rsidTr="002B1745">
        <w:tc>
          <w:tcPr>
            <w:tcW w:w="441" w:type="pct"/>
            <w:vAlign w:val="center"/>
          </w:tcPr>
          <w:p w14:paraId="2051A42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7129FAA"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20842B81"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0,00 </w:t>
            </w:r>
          </w:p>
        </w:tc>
      </w:tr>
      <w:tr w:rsidR="000F37A1" w:rsidRPr="000F37A1" w14:paraId="21EFD649" w14:textId="77777777" w:rsidTr="002B1745">
        <w:tc>
          <w:tcPr>
            <w:tcW w:w="441" w:type="pct"/>
            <w:vAlign w:val="center"/>
          </w:tcPr>
          <w:p w14:paraId="6A23673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B3C70F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08C5A8F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 0,00 </w:t>
            </w:r>
          </w:p>
        </w:tc>
      </w:tr>
      <w:tr w:rsidR="000F37A1" w:rsidRPr="000F37A1" w14:paraId="3DA0D99E" w14:textId="77777777" w:rsidTr="002B1745">
        <w:tc>
          <w:tcPr>
            <w:tcW w:w="441" w:type="pct"/>
            <w:vAlign w:val="center"/>
          </w:tcPr>
          <w:p w14:paraId="08FC7E19"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97E34CF"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59BCDE1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10,00 </w:t>
            </w:r>
          </w:p>
        </w:tc>
      </w:tr>
      <w:tr w:rsidR="000F37A1" w:rsidRPr="000F37A1" w14:paraId="4358367D" w14:textId="77777777" w:rsidTr="002B1745">
        <w:tc>
          <w:tcPr>
            <w:tcW w:w="441" w:type="pct"/>
            <w:vAlign w:val="center"/>
          </w:tcPr>
          <w:p w14:paraId="5EC96441" w14:textId="18C3424C" w:rsidR="003C2D0B" w:rsidRPr="000F37A1" w:rsidRDefault="003C2D0B" w:rsidP="00D00BA9">
            <w:pPr>
              <w:widowControl w:val="0"/>
              <w:spacing w:before="40" w:after="40"/>
              <w:jc w:val="center"/>
              <w:outlineLvl w:val="0"/>
              <w:rPr>
                <w:rFonts w:cs="Times New Roman"/>
                <w:sz w:val="28"/>
                <w:szCs w:val="28"/>
              </w:rPr>
            </w:pPr>
            <w:r w:rsidRPr="000F37A1">
              <w:rPr>
                <w:rFonts w:eastAsia="Times New Roman" w:cs="Times New Roman"/>
                <w:b/>
                <w:bCs/>
                <w:sz w:val="28"/>
                <w:szCs w:val="28"/>
              </w:rPr>
              <w:t>2.</w:t>
            </w:r>
            <w:r w:rsidR="00994113" w:rsidRPr="000F37A1">
              <w:rPr>
                <w:rFonts w:eastAsia="Times New Roman" w:cs="Times New Roman"/>
                <w:b/>
                <w:bCs/>
                <w:sz w:val="28"/>
                <w:szCs w:val="28"/>
              </w:rPr>
              <w:t>7</w:t>
            </w:r>
          </w:p>
        </w:tc>
        <w:tc>
          <w:tcPr>
            <w:tcW w:w="3715" w:type="pct"/>
            <w:vAlign w:val="center"/>
          </w:tcPr>
          <w:p w14:paraId="6F17F3FE" w14:textId="77777777" w:rsidR="003C2D0B" w:rsidRPr="000F37A1" w:rsidRDefault="003C2D0B" w:rsidP="00CD3F21">
            <w:pPr>
              <w:widowControl w:val="0"/>
              <w:spacing w:before="40" w:after="40"/>
              <w:ind w:left="53" w:right="171"/>
              <w:outlineLvl w:val="0"/>
              <w:rPr>
                <w:rFonts w:cs="Times New Roman"/>
                <w:sz w:val="28"/>
                <w:szCs w:val="28"/>
                <w:lang w:val="vi-VN"/>
              </w:rPr>
            </w:pPr>
            <w:r w:rsidRPr="000F37A1">
              <w:rPr>
                <w:rFonts w:cs="Times New Roman"/>
                <w:b/>
                <w:bCs/>
                <w:sz w:val="28"/>
                <w:szCs w:val="28"/>
              </w:rPr>
              <w:t>Tỷ lệ dự phòng cụ thể đã trích lập so với nợ nhóm 2 đến nhóm 5</w:t>
            </w:r>
          </w:p>
        </w:tc>
        <w:tc>
          <w:tcPr>
            <w:tcW w:w="844" w:type="pct"/>
            <w:vAlign w:val="center"/>
          </w:tcPr>
          <w:p w14:paraId="04F84413" w14:textId="77777777" w:rsidR="003C2D0B" w:rsidRPr="000F37A1" w:rsidRDefault="003C2D0B" w:rsidP="00727663">
            <w:pPr>
              <w:widowControl w:val="0"/>
              <w:spacing w:before="40" w:after="40"/>
              <w:ind w:right="139"/>
              <w:jc w:val="right"/>
              <w:rPr>
                <w:rFonts w:cs="Times New Roman"/>
                <w:sz w:val="28"/>
                <w:szCs w:val="28"/>
              </w:rPr>
            </w:pPr>
          </w:p>
        </w:tc>
      </w:tr>
      <w:tr w:rsidR="000F37A1" w:rsidRPr="000F37A1" w14:paraId="06F8D830" w14:textId="77777777" w:rsidTr="002B1745">
        <w:tc>
          <w:tcPr>
            <w:tcW w:w="441" w:type="pct"/>
            <w:vAlign w:val="center"/>
          </w:tcPr>
          <w:p w14:paraId="2A2F2BFC"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6EB71C77" w14:textId="77777777" w:rsidR="003C2D0B" w:rsidRPr="000F37A1" w:rsidRDefault="003C2D0B" w:rsidP="00CD3F21">
            <w:pPr>
              <w:widowControl w:val="0"/>
              <w:spacing w:before="40" w:after="40"/>
              <w:ind w:left="53" w:right="171"/>
              <w:outlineLvl w:val="0"/>
              <w:rPr>
                <w:rFonts w:cs="Times New Roman"/>
                <w:sz w:val="28"/>
                <w:szCs w:val="28"/>
                <w:lang w:val="vi-VN"/>
              </w:rPr>
            </w:pPr>
            <w:r w:rsidRPr="000F37A1">
              <w:rPr>
                <w:rFonts w:eastAsia="Times New Roman" w:cs="Times New Roman"/>
                <w:sz w:val="28"/>
                <w:szCs w:val="28"/>
                <w:lang w:val="vi-VN"/>
              </w:rPr>
              <w:t>Ngân hàng thương mại có quy mô lớn</w:t>
            </w:r>
          </w:p>
        </w:tc>
        <w:tc>
          <w:tcPr>
            <w:tcW w:w="844" w:type="pct"/>
            <w:vAlign w:val="center"/>
          </w:tcPr>
          <w:p w14:paraId="01CBEABC" w14:textId="77777777" w:rsidR="003C2D0B" w:rsidRPr="000F37A1" w:rsidRDefault="003C2D0B" w:rsidP="00727663">
            <w:pPr>
              <w:widowControl w:val="0"/>
              <w:spacing w:before="40" w:after="40"/>
              <w:ind w:right="139"/>
              <w:jc w:val="right"/>
              <w:outlineLvl w:val="0"/>
              <w:rPr>
                <w:rFonts w:cs="Times New Roman"/>
                <w:sz w:val="28"/>
                <w:szCs w:val="28"/>
              </w:rPr>
            </w:pPr>
            <w:r w:rsidRPr="000F37A1">
              <w:rPr>
                <w:rFonts w:eastAsia="Times New Roman" w:cs="Times New Roman"/>
                <w:sz w:val="28"/>
                <w:szCs w:val="28"/>
              </w:rPr>
              <w:t>5,00</w:t>
            </w:r>
          </w:p>
        </w:tc>
      </w:tr>
      <w:tr w:rsidR="000F37A1" w:rsidRPr="000F37A1" w14:paraId="00582743" w14:textId="77777777" w:rsidTr="002B1745">
        <w:tc>
          <w:tcPr>
            <w:tcW w:w="441" w:type="pct"/>
            <w:vAlign w:val="center"/>
          </w:tcPr>
          <w:p w14:paraId="138A4B29"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3B722453" w14:textId="77777777" w:rsidR="003C2D0B" w:rsidRPr="000F37A1" w:rsidRDefault="003C2D0B" w:rsidP="00CD3F21">
            <w:pPr>
              <w:widowControl w:val="0"/>
              <w:spacing w:before="40" w:after="40"/>
              <w:ind w:left="53" w:right="171"/>
              <w:outlineLvl w:val="0"/>
              <w:rPr>
                <w:rFonts w:cs="Times New Roman"/>
                <w:sz w:val="28"/>
                <w:szCs w:val="28"/>
                <w:lang w:val="vi-VN"/>
              </w:rPr>
            </w:pPr>
            <w:r w:rsidRPr="000F37A1">
              <w:rPr>
                <w:rFonts w:eastAsia="Times New Roman" w:cs="Times New Roman"/>
                <w:sz w:val="28"/>
                <w:szCs w:val="28"/>
                <w:lang w:val="vi-VN"/>
              </w:rPr>
              <w:t>Ngân hàng thương mại có quy mô nhỏ</w:t>
            </w:r>
          </w:p>
        </w:tc>
        <w:tc>
          <w:tcPr>
            <w:tcW w:w="844" w:type="pct"/>
            <w:vAlign w:val="center"/>
          </w:tcPr>
          <w:p w14:paraId="24E856D6" w14:textId="77777777" w:rsidR="003C2D0B" w:rsidRPr="000F37A1" w:rsidRDefault="003C2D0B" w:rsidP="00727663">
            <w:pPr>
              <w:widowControl w:val="0"/>
              <w:spacing w:before="40" w:after="40"/>
              <w:ind w:right="139"/>
              <w:jc w:val="right"/>
              <w:outlineLvl w:val="0"/>
              <w:rPr>
                <w:rFonts w:cs="Times New Roman"/>
                <w:sz w:val="28"/>
                <w:szCs w:val="28"/>
              </w:rPr>
            </w:pPr>
            <w:r w:rsidRPr="000F37A1">
              <w:rPr>
                <w:rFonts w:eastAsia="Times New Roman" w:cs="Times New Roman"/>
                <w:sz w:val="28"/>
                <w:szCs w:val="28"/>
              </w:rPr>
              <w:t>5,00</w:t>
            </w:r>
          </w:p>
        </w:tc>
      </w:tr>
      <w:tr w:rsidR="000F37A1" w:rsidRPr="000F37A1" w14:paraId="0AD70714" w14:textId="77777777" w:rsidTr="002B1745">
        <w:tc>
          <w:tcPr>
            <w:tcW w:w="441" w:type="pct"/>
            <w:vAlign w:val="center"/>
          </w:tcPr>
          <w:p w14:paraId="50E6EECF"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46646141" w14:textId="77777777" w:rsidR="003C2D0B" w:rsidRPr="000F37A1" w:rsidRDefault="003C2D0B" w:rsidP="00CD3F21">
            <w:pPr>
              <w:widowControl w:val="0"/>
              <w:spacing w:before="40" w:after="40"/>
              <w:ind w:left="53" w:right="171"/>
              <w:outlineLvl w:val="0"/>
              <w:rPr>
                <w:rFonts w:cs="Times New Roman"/>
                <w:sz w:val="28"/>
                <w:szCs w:val="28"/>
                <w:lang w:val="vi-VN"/>
              </w:rPr>
            </w:pPr>
            <w:r w:rsidRPr="000F37A1">
              <w:rPr>
                <w:rFonts w:eastAsia="Times New Roman" w:cs="Times New Roman"/>
                <w:sz w:val="28"/>
                <w:szCs w:val="28"/>
                <w:lang w:val="vi-VN"/>
              </w:rPr>
              <w:t>Chi nhánh ngân hàng nước ngoài</w:t>
            </w:r>
          </w:p>
        </w:tc>
        <w:tc>
          <w:tcPr>
            <w:tcW w:w="844" w:type="pct"/>
            <w:vAlign w:val="center"/>
          </w:tcPr>
          <w:p w14:paraId="13F3CB9D" w14:textId="77777777" w:rsidR="003C2D0B" w:rsidRPr="000F37A1" w:rsidRDefault="003C2D0B" w:rsidP="00727663">
            <w:pPr>
              <w:widowControl w:val="0"/>
              <w:spacing w:before="40" w:after="40"/>
              <w:ind w:right="139"/>
              <w:jc w:val="right"/>
              <w:outlineLvl w:val="0"/>
              <w:rPr>
                <w:rFonts w:cs="Times New Roman"/>
                <w:sz w:val="28"/>
                <w:szCs w:val="28"/>
              </w:rPr>
            </w:pPr>
            <w:r w:rsidRPr="000F37A1">
              <w:rPr>
                <w:rFonts w:eastAsia="Times New Roman" w:cs="Times New Roman"/>
                <w:sz w:val="28"/>
                <w:szCs w:val="28"/>
              </w:rPr>
              <w:t>0,00</w:t>
            </w:r>
          </w:p>
        </w:tc>
      </w:tr>
      <w:tr w:rsidR="000F37A1" w:rsidRPr="000F37A1" w14:paraId="61D7BD2D" w14:textId="77777777" w:rsidTr="002B1745">
        <w:tc>
          <w:tcPr>
            <w:tcW w:w="441" w:type="pct"/>
            <w:vAlign w:val="center"/>
          </w:tcPr>
          <w:p w14:paraId="763730DA"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3E5A09F1" w14:textId="77777777" w:rsidR="003C2D0B" w:rsidRPr="000F37A1" w:rsidRDefault="003C2D0B" w:rsidP="00CD3F21">
            <w:pPr>
              <w:widowControl w:val="0"/>
              <w:spacing w:before="40" w:after="40"/>
              <w:ind w:left="53" w:right="171"/>
              <w:outlineLvl w:val="0"/>
              <w:rPr>
                <w:rFonts w:cs="Times New Roman"/>
                <w:sz w:val="28"/>
                <w:szCs w:val="28"/>
                <w:lang w:val="vi-VN"/>
              </w:rPr>
            </w:pPr>
            <w:r w:rsidRPr="000F37A1">
              <w:rPr>
                <w:rFonts w:eastAsia="Times New Roman" w:cs="Times New Roman"/>
                <w:sz w:val="28"/>
                <w:szCs w:val="28"/>
                <w:lang w:val="vi-VN"/>
              </w:rPr>
              <w:t>Công ty </w:t>
            </w:r>
            <w:r w:rsidRPr="000F37A1">
              <w:rPr>
                <w:rFonts w:eastAsia="Times New Roman" w:cs="Times New Roman"/>
                <w:sz w:val="28"/>
                <w:szCs w:val="28"/>
              </w:rPr>
              <w:t>t</w:t>
            </w:r>
            <w:r w:rsidRPr="000F37A1">
              <w:rPr>
                <w:rFonts w:eastAsia="Times New Roman" w:cs="Times New Roman"/>
                <w:sz w:val="28"/>
                <w:szCs w:val="28"/>
                <w:lang w:val="vi-VN"/>
              </w:rPr>
              <w:t>ài chính</w:t>
            </w:r>
          </w:p>
        </w:tc>
        <w:tc>
          <w:tcPr>
            <w:tcW w:w="844" w:type="pct"/>
            <w:vAlign w:val="center"/>
          </w:tcPr>
          <w:p w14:paraId="1F3C2803" w14:textId="77777777" w:rsidR="003C2D0B" w:rsidRPr="000F37A1" w:rsidRDefault="003C2D0B" w:rsidP="00727663">
            <w:pPr>
              <w:widowControl w:val="0"/>
              <w:spacing w:before="40" w:after="40"/>
              <w:ind w:right="139"/>
              <w:jc w:val="right"/>
              <w:outlineLvl w:val="0"/>
              <w:rPr>
                <w:rFonts w:cs="Times New Roman"/>
                <w:sz w:val="28"/>
                <w:szCs w:val="28"/>
              </w:rPr>
            </w:pPr>
            <w:r w:rsidRPr="000F37A1">
              <w:rPr>
                <w:rFonts w:eastAsia="Times New Roman" w:cs="Times New Roman"/>
                <w:sz w:val="28"/>
                <w:szCs w:val="28"/>
              </w:rPr>
              <w:t>0,00</w:t>
            </w:r>
          </w:p>
        </w:tc>
      </w:tr>
      <w:tr w:rsidR="000F37A1" w:rsidRPr="000F37A1" w14:paraId="07CA371C" w14:textId="77777777" w:rsidTr="002B1745">
        <w:tc>
          <w:tcPr>
            <w:tcW w:w="441" w:type="pct"/>
            <w:vAlign w:val="center"/>
          </w:tcPr>
          <w:p w14:paraId="2C814921"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76DF5266" w14:textId="77777777" w:rsidR="003C2D0B" w:rsidRPr="000F37A1" w:rsidRDefault="003C2D0B" w:rsidP="00CD3F21">
            <w:pPr>
              <w:widowControl w:val="0"/>
              <w:spacing w:before="40" w:after="40"/>
              <w:ind w:left="53" w:right="171"/>
              <w:outlineLvl w:val="0"/>
              <w:rPr>
                <w:rFonts w:cs="Times New Roman"/>
                <w:sz w:val="28"/>
                <w:szCs w:val="28"/>
                <w:lang w:val="vi-VN"/>
              </w:rPr>
            </w:pPr>
            <w:r w:rsidRPr="000F37A1">
              <w:rPr>
                <w:rFonts w:eastAsia="Times New Roman" w:cs="Times New Roman"/>
                <w:sz w:val="28"/>
                <w:szCs w:val="28"/>
                <w:lang w:val="vi-VN"/>
              </w:rPr>
              <w:t>Công ty </w:t>
            </w:r>
            <w:r w:rsidRPr="000F37A1">
              <w:rPr>
                <w:rFonts w:eastAsia="Times New Roman" w:cs="Times New Roman"/>
                <w:sz w:val="28"/>
                <w:szCs w:val="28"/>
              </w:rPr>
              <w:t>c</w:t>
            </w:r>
            <w:r w:rsidRPr="000F37A1">
              <w:rPr>
                <w:rFonts w:eastAsia="Times New Roman" w:cs="Times New Roman"/>
                <w:sz w:val="28"/>
                <w:szCs w:val="28"/>
                <w:lang w:val="vi-VN"/>
              </w:rPr>
              <w:t>ho thuê tài chính</w:t>
            </w:r>
          </w:p>
        </w:tc>
        <w:tc>
          <w:tcPr>
            <w:tcW w:w="844" w:type="pct"/>
            <w:vAlign w:val="center"/>
          </w:tcPr>
          <w:p w14:paraId="706903F8" w14:textId="77777777" w:rsidR="003C2D0B" w:rsidRPr="000F37A1" w:rsidRDefault="003C2D0B" w:rsidP="00727663">
            <w:pPr>
              <w:widowControl w:val="0"/>
              <w:spacing w:before="40" w:after="40"/>
              <w:ind w:right="139"/>
              <w:jc w:val="right"/>
              <w:outlineLvl w:val="0"/>
              <w:rPr>
                <w:rFonts w:cs="Times New Roman"/>
                <w:sz w:val="28"/>
                <w:szCs w:val="28"/>
              </w:rPr>
            </w:pPr>
            <w:r w:rsidRPr="000F37A1">
              <w:rPr>
                <w:rFonts w:eastAsia="Times New Roman" w:cs="Times New Roman"/>
                <w:sz w:val="28"/>
                <w:szCs w:val="28"/>
              </w:rPr>
              <w:t>0,00</w:t>
            </w:r>
          </w:p>
        </w:tc>
      </w:tr>
      <w:tr w:rsidR="000F37A1" w:rsidRPr="000F37A1" w14:paraId="4A18D781" w14:textId="77777777" w:rsidTr="002B1745">
        <w:tc>
          <w:tcPr>
            <w:tcW w:w="441" w:type="pct"/>
            <w:vAlign w:val="center"/>
          </w:tcPr>
          <w:p w14:paraId="73B0E3F1"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64258C49" w14:textId="77777777" w:rsidR="003C2D0B" w:rsidRPr="000F37A1" w:rsidRDefault="003C2D0B" w:rsidP="00CD3F21">
            <w:pPr>
              <w:widowControl w:val="0"/>
              <w:spacing w:before="40" w:after="40"/>
              <w:ind w:left="53" w:right="171"/>
              <w:outlineLvl w:val="0"/>
              <w:rPr>
                <w:rFonts w:cs="Times New Roman"/>
                <w:sz w:val="28"/>
                <w:szCs w:val="28"/>
                <w:lang w:val="vi-VN"/>
              </w:rPr>
            </w:pPr>
            <w:r w:rsidRPr="000F37A1">
              <w:rPr>
                <w:rFonts w:eastAsia="Times New Roman" w:cs="Times New Roman"/>
                <w:sz w:val="28"/>
                <w:szCs w:val="28"/>
                <w:lang w:val="vi-VN"/>
              </w:rPr>
              <w:t>Ngân hàng hợp tác xã</w:t>
            </w:r>
          </w:p>
        </w:tc>
        <w:tc>
          <w:tcPr>
            <w:tcW w:w="844" w:type="pct"/>
            <w:vAlign w:val="center"/>
          </w:tcPr>
          <w:p w14:paraId="0F83B08D" w14:textId="77777777" w:rsidR="003C2D0B" w:rsidRPr="000F37A1" w:rsidRDefault="003C2D0B" w:rsidP="00727663">
            <w:pPr>
              <w:widowControl w:val="0"/>
              <w:spacing w:before="40" w:after="40"/>
              <w:ind w:right="139"/>
              <w:jc w:val="right"/>
              <w:outlineLvl w:val="0"/>
              <w:rPr>
                <w:rFonts w:cs="Times New Roman"/>
                <w:sz w:val="28"/>
                <w:szCs w:val="28"/>
              </w:rPr>
            </w:pPr>
            <w:r w:rsidRPr="000F37A1">
              <w:rPr>
                <w:rFonts w:eastAsia="Times New Roman" w:cs="Times New Roman"/>
                <w:sz w:val="28"/>
                <w:szCs w:val="28"/>
              </w:rPr>
              <w:t>0,00</w:t>
            </w:r>
          </w:p>
        </w:tc>
      </w:tr>
      <w:tr w:rsidR="000F37A1" w:rsidRPr="000F37A1" w14:paraId="4D441374" w14:textId="77777777" w:rsidTr="002B1745">
        <w:tc>
          <w:tcPr>
            <w:tcW w:w="441" w:type="pct"/>
            <w:vAlign w:val="center"/>
          </w:tcPr>
          <w:p w14:paraId="3610583D" w14:textId="5E687D79" w:rsidR="003C2D0B" w:rsidRPr="000F37A1" w:rsidRDefault="003C2D0B" w:rsidP="00D00BA9">
            <w:pPr>
              <w:widowControl w:val="0"/>
              <w:spacing w:before="40" w:after="40"/>
              <w:jc w:val="center"/>
              <w:outlineLvl w:val="0"/>
              <w:rPr>
                <w:rFonts w:cs="Times New Roman"/>
                <w:sz w:val="28"/>
                <w:szCs w:val="28"/>
              </w:rPr>
            </w:pPr>
            <w:r w:rsidRPr="000F37A1">
              <w:rPr>
                <w:rFonts w:eastAsia="Times New Roman" w:cs="Times New Roman"/>
                <w:b/>
                <w:bCs/>
                <w:sz w:val="28"/>
                <w:szCs w:val="28"/>
              </w:rPr>
              <w:t>2.</w:t>
            </w:r>
            <w:r w:rsidR="00994113" w:rsidRPr="000F37A1">
              <w:rPr>
                <w:rFonts w:eastAsia="Times New Roman" w:cs="Times New Roman"/>
                <w:b/>
                <w:bCs/>
                <w:sz w:val="28"/>
                <w:szCs w:val="28"/>
              </w:rPr>
              <w:t>8</w:t>
            </w:r>
          </w:p>
        </w:tc>
        <w:tc>
          <w:tcPr>
            <w:tcW w:w="3715" w:type="pct"/>
            <w:vAlign w:val="center"/>
          </w:tcPr>
          <w:p w14:paraId="2C15F6FA" w14:textId="45F9D76F" w:rsidR="003C2D0B" w:rsidRPr="000F37A1" w:rsidRDefault="003C2D0B" w:rsidP="00CD3F21">
            <w:pPr>
              <w:widowControl w:val="0"/>
              <w:spacing w:before="40" w:after="40"/>
              <w:ind w:left="53" w:right="171"/>
              <w:outlineLvl w:val="0"/>
              <w:rPr>
                <w:rFonts w:eastAsia="Times New Roman" w:cs="Times New Roman"/>
                <w:sz w:val="28"/>
                <w:szCs w:val="28"/>
                <w:lang w:val="vi-VN"/>
              </w:rPr>
            </w:pPr>
            <w:r w:rsidRPr="000F37A1">
              <w:rPr>
                <w:rFonts w:cs="Times New Roman"/>
                <w:b/>
                <w:bCs/>
                <w:sz w:val="28"/>
                <w:szCs w:val="28"/>
              </w:rPr>
              <w:t xml:space="preserve">Tỷ lệ </w:t>
            </w:r>
            <w:r w:rsidR="00C15A05" w:rsidRPr="000F37A1">
              <w:rPr>
                <w:rFonts w:cs="Times New Roman"/>
                <w:b/>
                <w:bCs/>
                <w:sz w:val="28"/>
                <w:szCs w:val="28"/>
              </w:rPr>
              <w:t>T</w:t>
            </w:r>
            <w:r w:rsidRPr="000F37A1">
              <w:rPr>
                <w:rFonts w:cs="Times New Roman"/>
                <w:b/>
                <w:bCs/>
                <w:sz w:val="28"/>
                <w:szCs w:val="28"/>
              </w:rPr>
              <w:t xml:space="preserve">ài sản </w:t>
            </w:r>
            <w:r w:rsidR="00C15A05" w:rsidRPr="000F37A1">
              <w:rPr>
                <w:rFonts w:cs="Times New Roman"/>
                <w:b/>
                <w:bCs/>
                <w:sz w:val="28"/>
                <w:szCs w:val="28"/>
              </w:rPr>
              <w:t>C</w:t>
            </w:r>
            <w:r w:rsidRPr="000F37A1">
              <w:rPr>
                <w:rFonts w:cs="Times New Roman"/>
                <w:b/>
                <w:bCs/>
                <w:sz w:val="28"/>
                <w:szCs w:val="28"/>
              </w:rPr>
              <w:t xml:space="preserve">ó khác </w:t>
            </w:r>
            <w:r w:rsidR="005D22C4" w:rsidRPr="000F37A1">
              <w:rPr>
                <w:rFonts w:cs="Times New Roman"/>
                <w:b/>
                <w:bCs/>
                <w:sz w:val="28"/>
                <w:szCs w:val="28"/>
              </w:rPr>
              <w:t xml:space="preserve">bình quân </w:t>
            </w:r>
            <w:r w:rsidRPr="000F37A1">
              <w:rPr>
                <w:rFonts w:cs="Times New Roman"/>
                <w:b/>
                <w:bCs/>
                <w:sz w:val="28"/>
                <w:szCs w:val="28"/>
              </w:rPr>
              <w:t>so với Tổng tài sản</w:t>
            </w:r>
            <w:r w:rsidR="005D22C4" w:rsidRPr="000F37A1">
              <w:rPr>
                <w:rFonts w:cs="Times New Roman"/>
                <w:b/>
                <w:bCs/>
                <w:sz w:val="28"/>
                <w:szCs w:val="28"/>
              </w:rPr>
              <w:t xml:space="preserve"> bình quân</w:t>
            </w:r>
          </w:p>
        </w:tc>
        <w:tc>
          <w:tcPr>
            <w:tcW w:w="844" w:type="pct"/>
            <w:vAlign w:val="center"/>
          </w:tcPr>
          <w:p w14:paraId="61B08DFD" w14:textId="77777777" w:rsidR="003C2D0B" w:rsidRPr="000F37A1" w:rsidRDefault="003C2D0B" w:rsidP="00727663">
            <w:pPr>
              <w:widowControl w:val="0"/>
              <w:spacing w:before="40" w:after="40"/>
              <w:ind w:right="139"/>
              <w:jc w:val="right"/>
              <w:rPr>
                <w:rFonts w:eastAsia="Times New Roman" w:cs="Times New Roman"/>
                <w:sz w:val="28"/>
                <w:szCs w:val="28"/>
              </w:rPr>
            </w:pPr>
          </w:p>
        </w:tc>
      </w:tr>
      <w:tr w:rsidR="000F37A1" w:rsidRPr="000F37A1" w14:paraId="5FE5D040" w14:textId="77777777" w:rsidTr="002B1745">
        <w:tc>
          <w:tcPr>
            <w:tcW w:w="441" w:type="pct"/>
            <w:vAlign w:val="center"/>
          </w:tcPr>
          <w:p w14:paraId="47AB1C3C"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0A671480" w14:textId="77777777" w:rsidR="003C2D0B" w:rsidRPr="000F37A1" w:rsidRDefault="003C2D0B" w:rsidP="00CD3F21">
            <w:pPr>
              <w:widowControl w:val="0"/>
              <w:spacing w:before="40" w:after="40"/>
              <w:ind w:left="53" w:right="171"/>
              <w:outlineLvl w:val="0"/>
              <w:rPr>
                <w:rFonts w:eastAsia="Times New Roman" w:cs="Times New Roman"/>
                <w:sz w:val="28"/>
                <w:szCs w:val="28"/>
                <w:lang w:val="vi-VN"/>
              </w:rPr>
            </w:pPr>
            <w:r w:rsidRPr="000F37A1">
              <w:rPr>
                <w:rFonts w:eastAsia="Times New Roman" w:cs="Times New Roman"/>
                <w:sz w:val="28"/>
                <w:szCs w:val="28"/>
                <w:lang w:val="vi-VN"/>
              </w:rPr>
              <w:t>Ngân hàng thương mại có quy mô lớn</w:t>
            </w:r>
          </w:p>
        </w:tc>
        <w:tc>
          <w:tcPr>
            <w:tcW w:w="844" w:type="pct"/>
            <w:vAlign w:val="center"/>
          </w:tcPr>
          <w:p w14:paraId="2F8A18CA" w14:textId="77777777" w:rsidR="003C2D0B" w:rsidRPr="000F37A1" w:rsidRDefault="003C2D0B" w:rsidP="00727663">
            <w:pPr>
              <w:widowControl w:val="0"/>
              <w:spacing w:before="40" w:after="40"/>
              <w:ind w:right="139"/>
              <w:jc w:val="right"/>
              <w:outlineLvl w:val="0"/>
              <w:rPr>
                <w:rFonts w:eastAsia="Times New Roman" w:cs="Times New Roman"/>
                <w:sz w:val="28"/>
                <w:szCs w:val="28"/>
              </w:rPr>
            </w:pPr>
            <w:r w:rsidRPr="000F37A1">
              <w:rPr>
                <w:rFonts w:eastAsia="Times New Roman" w:cs="Times New Roman"/>
                <w:sz w:val="28"/>
                <w:szCs w:val="28"/>
              </w:rPr>
              <w:t>10,00</w:t>
            </w:r>
          </w:p>
        </w:tc>
      </w:tr>
      <w:tr w:rsidR="000F37A1" w:rsidRPr="000F37A1" w14:paraId="57C2B5FD" w14:textId="77777777" w:rsidTr="002B1745">
        <w:tc>
          <w:tcPr>
            <w:tcW w:w="441" w:type="pct"/>
            <w:vAlign w:val="center"/>
          </w:tcPr>
          <w:p w14:paraId="0E732369"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722225CB" w14:textId="77777777" w:rsidR="003C2D0B" w:rsidRPr="000F37A1" w:rsidRDefault="003C2D0B" w:rsidP="00CD3F21">
            <w:pPr>
              <w:widowControl w:val="0"/>
              <w:spacing w:before="40" w:after="40"/>
              <w:ind w:left="53" w:right="171"/>
              <w:outlineLvl w:val="0"/>
              <w:rPr>
                <w:rFonts w:eastAsia="Times New Roman" w:cs="Times New Roman"/>
                <w:sz w:val="28"/>
                <w:szCs w:val="28"/>
                <w:lang w:val="vi-VN"/>
              </w:rPr>
            </w:pPr>
            <w:r w:rsidRPr="000F37A1">
              <w:rPr>
                <w:rFonts w:eastAsia="Times New Roman" w:cs="Times New Roman"/>
                <w:sz w:val="28"/>
                <w:szCs w:val="28"/>
                <w:lang w:val="vi-VN"/>
              </w:rPr>
              <w:t>Ngân hàng thương mại có quy mô nhỏ</w:t>
            </w:r>
          </w:p>
        </w:tc>
        <w:tc>
          <w:tcPr>
            <w:tcW w:w="844" w:type="pct"/>
            <w:vAlign w:val="center"/>
          </w:tcPr>
          <w:p w14:paraId="2310D4DC" w14:textId="77777777" w:rsidR="003C2D0B" w:rsidRPr="000F37A1" w:rsidRDefault="003C2D0B" w:rsidP="00727663">
            <w:pPr>
              <w:widowControl w:val="0"/>
              <w:spacing w:before="40" w:after="40"/>
              <w:ind w:right="139"/>
              <w:jc w:val="right"/>
              <w:outlineLvl w:val="0"/>
              <w:rPr>
                <w:rFonts w:eastAsia="Times New Roman" w:cs="Times New Roman"/>
                <w:sz w:val="28"/>
                <w:szCs w:val="28"/>
              </w:rPr>
            </w:pPr>
            <w:r w:rsidRPr="000F37A1">
              <w:rPr>
                <w:rFonts w:eastAsia="Times New Roman" w:cs="Times New Roman"/>
                <w:sz w:val="28"/>
                <w:szCs w:val="28"/>
              </w:rPr>
              <w:t>10,00</w:t>
            </w:r>
          </w:p>
        </w:tc>
      </w:tr>
      <w:tr w:rsidR="000F37A1" w:rsidRPr="000F37A1" w14:paraId="11E19372" w14:textId="77777777" w:rsidTr="002B1745">
        <w:tc>
          <w:tcPr>
            <w:tcW w:w="441" w:type="pct"/>
            <w:vAlign w:val="center"/>
          </w:tcPr>
          <w:p w14:paraId="63CCA258"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3C7CF857" w14:textId="77777777" w:rsidR="003C2D0B" w:rsidRPr="000F37A1" w:rsidRDefault="003C2D0B" w:rsidP="00CD3F21">
            <w:pPr>
              <w:widowControl w:val="0"/>
              <w:spacing w:before="40" w:after="40"/>
              <w:ind w:left="53" w:right="171"/>
              <w:outlineLvl w:val="0"/>
              <w:rPr>
                <w:rFonts w:eastAsia="Times New Roman" w:cs="Times New Roman"/>
                <w:sz w:val="28"/>
                <w:szCs w:val="28"/>
                <w:lang w:val="vi-VN"/>
              </w:rPr>
            </w:pPr>
            <w:r w:rsidRPr="000F37A1">
              <w:rPr>
                <w:rFonts w:eastAsia="Times New Roman" w:cs="Times New Roman"/>
                <w:sz w:val="28"/>
                <w:szCs w:val="28"/>
                <w:lang w:val="vi-VN"/>
              </w:rPr>
              <w:t>Chi nhánh ngân hàng nước ngoài</w:t>
            </w:r>
          </w:p>
        </w:tc>
        <w:tc>
          <w:tcPr>
            <w:tcW w:w="844" w:type="pct"/>
            <w:vAlign w:val="center"/>
          </w:tcPr>
          <w:p w14:paraId="214FEA70" w14:textId="77777777" w:rsidR="003C2D0B" w:rsidRPr="000F37A1" w:rsidRDefault="003C2D0B" w:rsidP="00727663">
            <w:pPr>
              <w:widowControl w:val="0"/>
              <w:spacing w:before="40" w:after="40"/>
              <w:ind w:right="139"/>
              <w:jc w:val="right"/>
              <w:outlineLvl w:val="0"/>
              <w:rPr>
                <w:rFonts w:eastAsia="Times New Roman" w:cs="Times New Roman"/>
                <w:sz w:val="28"/>
                <w:szCs w:val="28"/>
              </w:rPr>
            </w:pPr>
            <w:r w:rsidRPr="000F37A1">
              <w:rPr>
                <w:rFonts w:eastAsia="Times New Roman" w:cs="Times New Roman"/>
                <w:sz w:val="28"/>
                <w:szCs w:val="28"/>
              </w:rPr>
              <w:t>0,00</w:t>
            </w:r>
          </w:p>
        </w:tc>
      </w:tr>
      <w:tr w:rsidR="000F37A1" w:rsidRPr="000F37A1" w14:paraId="17DE21C9" w14:textId="77777777" w:rsidTr="002B1745">
        <w:tc>
          <w:tcPr>
            <w:tcW w:w="441" w:type="pct"/>
            <w:vAlign w:val="center"/>
          </w:tcPr>
          <w:p w14:paraId="15E23E34"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237916CD" w14:textId="77777777" w:rsidR="003C2D0B" w:rsidRPr="000F37A1" w:rsidRDefault="003C2D0B" w:rsidP="00CD3F21">
            <w:pPr>
              <w:widowControl w:val="0"/>
              <w:spacing w:before="40" w:after="40"/>
              <w:ind w:left="53" w:right="171"/>
              <w:outlineLvl w:val="0"/>
              <w:rPr>
                <w:rFonts w:eastAsia="Times New Roman" w:cs="Times New Roman"/>
                <w:sz w:val="28"/>
                <w:szCs w:val="28"/>
                <w:lang w:val="vi-VN"/>
              </w:rPr>
            </w:pPr>
            <w:r w:rsidRPr="000F37A1">
              <w:rPr>
                <w:rFonts w:eastAsia="Times New Roman" w:cs="Times New Roman"/>
                <w:sz w:val="28"/>
                <w:szCs w:val="28"/>
                <w:lang w:val="vi-VN"/>
              </w:rPr>
              <w:t>Công ty </w:t>
            </w:r>
            <w:r w:rsidRPr="000F37A1">
              <w:rPr>
                <w:rFonts w:eastAsia="Times New Roman" w:cs="Times New Roman"/>
                <w:sz w:val="28"/>
                <w:szCs w:val="28"/>
              </w:rPr>
              <w:t>t</w:t>
            </w:r>
            <w:r w:rsidRPr="000F37A1">
              <w:rPr>
                <w:rFonts w:eastAsia="Times New Roman" w:cs="Times New Roman"/>
                <w:sz w:val="28"/>
                <w:szCs w:val="28"/>
                <w:lang w:val="vi-VN"/>
              </w:rPr>
              <w:t>ài chính</w:t>
            </w:r>
          </w:p>
        </w:tc>
        <w:tc>
          <w:tcPr>
            <w:tcW w:w="844" w:type="pct"/>
            <w:vAlign w:val="center"/>
          </w:tcPr>
          <w:p w14:paraId="776C7C01" w14:textId="77777777" w:rsidR="003C2D0B" w:rsidRPr="000F37A1" w:rsidRDefault="003C2D0B" w:rsidP="00727663">
            <w:pPr>
              <w:widowControl w:val="0"/>
              <w:spacing w:before="40" w:after="40"/>
              <w:ind w:right="139"/>
              <w:jc w:val="right"/>
              <w:outlineLvl w:val="0"/>
              <w:rPr>
                <w:rFonts w:eastAsia="Times New Roman" w:cs="Times New Roman"/>
                <w:sz w:val="28"/>
                <w:szCs w:val="28"/>
              </w:rPr>
            </w:pPr>
            <w:r w:rsidRPr="000F37A1">
              <w:rPr>
                <w:rFonts w:eastAsia="Times New Roman" w:cs="Times New Roman"/>
                <w:sz w:val="28"/>
                <w:szCs w:val="28"/>
              </w:rPr>
              <w:t>0,00</w:t>
            </w:r>
          </w:p>
        </w:tc>
      </w:tr>
      <w:tr w:rsidR="000F37A1" w:rsidRPr="000F37A1" w14:paraId="6C43CB9F" w14:textId="77777777" w:rsidTr="002B1745">
        <w:tc>
          <w:tcPr>
            <w:tcW w:w="441" w:type="pct"/>
            <w:vAlign w:val="center"/>
          </w:tcPr>
          <w:p w14:paraId="3FC2D364"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30348616" w14:textId="77777777" w:rsidR="003C2D0B" w:rsidRPr="000F37A1" w:rsidRDefault="003C2D0B" w:rsidP="00CD3F21">
            <w:pPr>
              <w:widowControl w:val="0"/>
              <w:spacing w:before="40" w:after="40"/>
              <w:ind w:left="53" w:right="171"/>
              <w:outlineLvl w:val="0"/>
              <w:rPr>
                <w:rFonts w:eastAsia="Times New Roman" w:cs="Times New Roman"/>
                <w:sz w:val="28"/>
                <w:szCs w:val="28"/>
                <w:lang w:val="vi-VN"/>
              </w:rPr>
            </w:pPr>
            <w:r w:rsidRPr="000F37A1">
              <w:rPr>
                <w:rFonts w:eastAsia="Times New Roman" w:cs="Times New Roman"/>
                <w:sz w:val="28"/>
                <w:szCs w:val="28"/>
                <w:lang w:val="vi-VN"/>
              </w:rPr>
              <w:t>Công ty </w:t>
            </w:r>
            <w:r w:rsidRPr="000F37A1">
              <w:rPr>
                <w:rFonts w:eastAsia="Times New Roman" w:cs="Times New Roman"/>
                <w:sz w:val="28"/>
                <w:szCs w:val="28"/>
              </w:rPr>
              <w:t>c</w:t>
            </w:r>
            <w:r w:rsidRPr="000F37A1">
              <w:rPr>
                <w:rFonts w:eastAsia="Times New Roman" w:cs="Times New Roman"/>
                <w:sz w:val="28"/>
                <w:szCs w:val="28"/>
                <w:lang w:val="vi-VN"/>
              </w:rPr>
              <w:t>ho thuê tài chính</w:t>
            </w:r>
          </w:p>
        </w:tc>
        <w:tc>
          <w:tcPr>
            <w:tcW w:w="844" w:type="pct"/>
            <w:vAlign w:val="center"/>
          </w:tcPr>
          <w:p w14:paraId="6A08BCE7" w14:textId="77777777" w:rsidR="003C2D0B" w:rsidRPr="000F37A1" w:rsidRDefault="003C2D0B" w:rsidP="00727663">
            <w:pPr>
              <w:widowControl w:val="0"/>
              <w:spacing w:before="40" w:after="40"/>
              <w:ind w:right="139"/>
              <w:jc w:val="right"/>
              <w:outlineLvl w:val="0"/>
              <w:rPr>
                <w:rFonts w:eastAsia="Times New Roman" w:cs="Times New Roman"/>
                <w:sz w:val="28"/>
                <w:szCs w:val="28"/>
              </w:rPr>
            </w:pPr>
            <w:r w:rsidRPr="000F37A1">
              <w:rPr>
                <w:rFonts w:eastAsia="Times New Roman" w:cs="Times New Roman"/>
                <w:sz w:val="28"/>
                <w:szCs w:val="28"/>
              </w:rPr>
              <w:t>0,00</w:t>
            </w:r>
          </w:p>
        </w:tc>
      </w:tr>
      <w:tr w:rsidR="000F37A1" w:rsidRPr="000F37A1" w14:paraId="76EBCDA9" w14:textId="77777777" w:rsidTr="002B1745">
        <w:tc>
          <w:tcPr>
            <w:tcW w:w="441" w:type="pct"/>
            <w:vAlign w:val="center"/>
          </w:tcPr>
          <w:p w14:paraId="7FE78D91" w14:textId="77777777" w:rsidR="003C2D0B" w:rsidRPr="000F37A1" w:rsidRDefault="003C2D0B" w:rsidP="00D00BA9">
            <w:pPr>
              <w:widowControl w:val="0"/>
              <w:spacing w:before="40" w:after="40"/>
              <w:rPr>
                <w:rFonts w:cs="Times New Roman"/>
                <w:sz w:val="28"/>
                <w:szCs w:val="28"/>
              </w:rPr>
            </w:pPr>
          </w:p>
        </w:tc>
        <w:tc>
          <w:tcPr>
            <w:tcW w:w="3715" w:type="pct"/>
            <w:vAlign w:val="center"/>
          </w:tcPr>
          <w:p w14:paraId="712EE8C9" w14:textId="77777777" w:rsidR="003C2D0B" w:rsidRPr="000F37A1" w:rsidRDefault="003C2D0B" w:rsidP="00CD3F21">
            <w:pPr>
              <w:widowControl w:val="0"/>
              <w:spacing w:before="40" w:after="40"/>
              <w:ind w:left="53" w:right="171"/>
              <w:outlineLvl w:val="0"/>
              <w:rPr>
                <w:rFonts w:eastAsia="Times New Roman" w:cs="Times New Roman"/>
                <w:sz w:val="28"/>
                <w:szCs w:val="28"/>
                <w:lang w:val="vi-VN"/>
              </w:rPr>
            </w:pPr>
            <w:r w:rsidRPr="000F37A1">
              <w:rPr>
                <w:rFonts w:eastAsia="Times New Roman" w:cs="Times New Roman"/>
                <w:sz w:val="28"/>
                <w:szCs w:val="28"/>
                <w:lang w:val="vi-VN"/>
              </w:rPr>
              <w:t>Ngân hàng hợp tác xã</w:t>
            </w:r>
          </w:p>
        </w:tc>
        <w:tc>
          <w:tcPr>
            <w:tcW w:w="844" w:type="pct"/>
            <w:vAlign w:val="center"/>
          </w:tcPr>
          <w:p w14:paraId="2FA563A0" w14:textId="77777777" w:rsidR="003C2D0B" w:rsidRPr="000F37A1" w:rsidRDefault="003C2D0B" w:rsidP="00727663">
            <w:pPr>
              <w:widowControl w:val="0"/>
              <w:spacing w:before="40" w:after="40"/>
              <w:ind w:right="139"/>
              <w:jc w:val="right"/>
              <w:outlineLvl w:val="0"/>
              <w:rPr>
                <w:rFonts w:eastAsia="Times New Roman" w:cs="Times New Roman"/>
                <w:sz w:val="28"/>
                <w:szCs w:val="28"/>
              </w:rPr>
            </w:pPr>
            <w:r w:rsidRPr="000F37A1">
              <w:rPr>
                <w:rFonts w:eastAsia="Times New Roman" w:cs="Times New Roman"/>
                <w:sz w:val="28"/>
                <w:szCs w:val="28"/>
              </w:rPr>
              <w:t>0,00</w:t>
            </w:r>
          </w:p>
        </w:tc>
      </w:tr>
      <w:tr w:rsidR="000F37A1" w:rsidRPr="000F37A1" w14:paraId="6309806A" w14:textId="77777777" w:rsidTr="002B1745">
        <w:tc>
          <w:tcPr>
            <w:tcW w:w="441" w:type="pct"/>
            <w:vAlign w:val="center"/>
          </w:tcPr>
          <w:p w14:paraId="4F3DB2BF"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3</w:t>
            </w:r>
          </w:p>
        </w:tc>
        <w:tc>
          <w:tcPr>
            <w:tcW w:w="3715" w:type="pct"/>
            <w:vAlign w:val="center"/>
          </w:tcPr>
          <w:p w14:paraId="0CFF2806"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QUẢN TRỊ ĐIỀU HÀNH (M)</w:t>
            </w:r>
          </w:p>
        </w:tc>
        <w:tc>
          <w:tcPr>
            <w:tcW w:w="844" w:type="pct"/>
            <w:vAlign w:val="center"/>
          </w:tcPr>
          <w:p w14:paraId="33AF317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07B182AC" w14:textId="77777777" w:rsidTr="002B1745">
        <w:tc>
          <w:tcPr>
            <w:tcW w:w="441" w:type="pct"/>
            <w:vAlign w:val="center"/>
          </w:tcPr>
          <w:p w14:paraId="7E9048B5"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3.1</w:t>
            </w:r>
          </w:p>
        </w:tc>
        <w:tc>
          <w:tcPr>
            <w:tcW w:w="3715" w:type="pct"/>
            <w:vAlign w:val="center"/>
          </w:tcPr>
          <w:p w14:paraId="00423EAB"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Tỷ lệ chi phí hoạt động so với tổng thu nhập hoạt động</w:t>
            </w:r>
          </w:p>
        </w:tc>
        <w:tc>
          <w:tcPr>
            <w:tcW w:w="844" w:type="pct"/>
            <w:vAlign w:val="center"/>
          </w:tcPr>
          <w:p w14:paraId="086AE3CA"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 </w:t>
            </w:r>
          </w:p>
        </w:tc>
      </w:tr>
      <w:tr w:rsidR="000F37A1" w:rsidRPr="000F37A1" w14:paraId="7E3847D0" w14:textId="77777777" w:rsidTr="002B1745">
        <w:tc>
          <w:tcPr>
            <w:tcW w:w="441" w:type="pct"/>
            <w:vAlign w:val="center"/>
          </w:tcPr>
          <w:p w14:paraId="3FEEAA8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2102A5A"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01358B9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r w:rsidR="000F37A1" w:rsidRPr="000F37A1" w14:paraId="375D442F" w14:textId="77777777" w:rsidTr="002B1745">
        <w:tc>
          <w:tcPr>
            <w:tcW w:w="441" w:type="pct"/>
            <w:vAlign w:val="center"/>
          </w:tcPr>
          <w:p w14:paraId="5027E65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5BD16BD"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621E16CB"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r w:rsidR="000F37A1" w:rsidRPr="000F37A1" w14:paraId="5C70911C" w14:textId="77777777" w:rsidTr="002B1745">
        <w:tc>
          <w:tcPr>
            <w:tcW w:w="441" w:type="pct"/>
            <w:vAlign w:val="center"/>
          </w:tcPr>
          <w:p w14:paraId="100DA222"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611AAC5"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1ED13F2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r w:rsidR="000F37A1" w:rsidRPr="000F37A1" w14:paraId="5CC60424" w14:textId="77777777" w:rsidTr="002B1745">
        <w:tc>
          <w:tcPr>
            <w:tcW w:w="441" w:type="pct"/>
            <w:vAlign w:val="center"/>
          </w:tcPr>
          <w:p w14:paraId="657BC61F"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86C8321"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55EF6A1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r w:rsidR="000F37A1" w:rsidRPr="000F37A1" w14:paraId="27657D32" w14:textId="77777777" w:rsidTr="002B1745">
        <w:tc>
          <w:tcPr>
            <w:tcW w:w="441" w:type="pct"/>
            <w:vAlign w:val="center"/>
          </w:tcPr>
          <w:p w14:paraId="3399C8B9"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DB62D6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40F8E492"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r w:rsidR="000F37A1" w:rsidRPr="000F37A1" w14:paraId="6F16D02D" w14:textId="77777777" w:rsidTr="002B1745">
        <w:tc>
          <w:tcPr>
            <w:tcW w:w="441" w:type="pct"/>
            <w:vAlign w:val="center"/>
          </w:tcPr>
          <w:p w14:paraId="7B80BDE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5033A57"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37E1DE3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r w:rsidR="000F37A1" w:rsidRPr="000F37A1" w14:paraId="11B94C71" w14:textId="77777777" w:rsidTr="002B1745">
        <w:tc>
          <w:tcPr>
            <w:tcW w:w="441" w:type="pct"/>
            <w:vAlign w:val="center"/>
          </w:tcPr>
          <w:p w14:paraId="593D3346"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4</w:t>
            </w:r>
          </w:p>
        </w:tc>
        <w:tc>
          <w:tcPr>
            <w:tcW w:w="3715" w:type="pct"/>
            <w:vAlign w:val="center"/>
          </w:tcPr>
          <w:p w14:paraId="1BE4F80C"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KẾT QUẢ HOẠT ĐỘNG KINH DOANH (E)</w:t>
            </w:r>
          </w:p>
        </w:tc>
        <w:tc>
          <w:tcPr>
            <w:tcW w:w="844" w:type="pct"/>
            <w:vAlign w:val="center"/>
          </w:tcPr>
          <w:p w14:paraId="3A0CA24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3380021E" w14:textId="77777777" w:rsidTr="002B1745">
        <w:tc>
          <w:tcPr>
            <w:tcW w:w="441" w:type="pct"/>
            <w:vAlign w:val="center"/>
          </w:tcPr>
          <w:p w14:paraId="0CB640B4"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4.1</w:t>
            </w:r>
          </w:p>
        </w:tc>
        <w:tc>
          <w:tcPr>
            <w:tcW w:w="3715" w:type="pct"/>
            <w:vAlign w:val="center"/>
          </w:tcPr>
          <w:p w14:paraId="46DCEEF7"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Tỷ lệ lợi nhuận trước thuế so với vốn chủ sở hữu bình quân</w:t>
            </w:r>
          </w:p>
        </w:tc>
        <w:tc>
          <w:tcPr>
            <w:tcW w:w="844" w:type="pct"/>
            <w:vAlign w:val="center"/>
          </w:tcPr>
          <w:p w14:paraId="24C84EB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05758E67" w14:textId="77777777" w:rsidTr="002B1745">
        <w:tc>
          <w:tcPr>
            <w:tcW w:w="441" w:type="pct"/>
            <w:vAlign w:val="center"/>
          </w:tcPr>
          <w:p w14:paraId="50DE119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2569045"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7DE997E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5212E701" w14:textId="77777777" w:rsidTr="002B1745">
        <w:tc>
          <w:tcPr>
            <w:tcW w:w="441" w:type="pct"/>
            <w:vAlign w:val="center"/>
          </w:tcPr>
          <w:p w14:paraId="09E4C749"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8BDE20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179534A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2A03B46E" w14:textId="77777777" w:rsidTr="002B1745">
        <w:tc>
          <w:tcPr>
            <w:tcW w:w="441" w:type="pct"/>
            <w:vAlign w:val="center"/>
          </w:tcPr>
          <w:p w14:paraId="3A34EB81"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B3B7B0C"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53EC444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0F20F81C" w14:textId="77777777" w:rsidTr="002B1745">
        <w:tc>
          <w:tcPr>
            <w:tcW w:w="441" w:type="pct"/>
            <w:vAlign w:val="center"/>
          </w:tcPr>
          <w:p w14:paraId="6B2D9DA0"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004EFC5"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686F411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4E4D38F3" w14:textId="77777777" w:rsidTr="002B1745">
        <w:tc>
          <w:tcPr>
            <w:tcW w:w="441" w:type="pct"/>
            <w:vAlign w:val="center"/>
          </w:tcPr>
          <w:p w14:paraId="7EDAFB19"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1DFDF6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748931E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4DB0DF0B" w14:textId="77777777" w:rsidTr="002B1745">
        <w:tc>
          <w:tcPr>
            <w:tcW w:w="441" w:type="pct"/>
            <w:vAlign w:val="center"/>
          </w:tcPr>
          <w:p w14:paraId="038E92D4"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FA38C9C"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1055FBF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28387B67" w14:textId="77777777" w:rsidTr="002B1745">
        <w:tc>
          <w:tcPr>
            <w:tcW w:w="441" w:type="pct"/>
            <w:vAlign w:val="center"/>
          </w:tcPr>
          <w:p w14:paraId="15698370"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4.2</w:t>
            </w:r>
          </w:p>
        </w:tc>
        <w:tc>
          <w:tcPr>
            <w:tcW w:w="3715" w:type="pct"/>
            <w:vAlign w:val="center"/>
          </w:tcPr>
          <w:p w14:paraId="0BE41C62"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Tỷ lệ lợi nhuận trước thuế so với tổng tài sản bình quân</w:t>
            </w:r>
          </w:p>
        </w:tc>
        <w:tc>
          <w:tcPr>
            <w:tcW w:w="844" w:type="pct"/>
            <w:vAlign w:val="center"/>
          </w:tcPr>
          <w:p w14:paraId="4921940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34755A59" w14:textId="77777777" w:rsidTr="002B1745">
        <w:tc>
          <w:tcPr>
            <w:tcW w:w="441" w:type="pct"/>
            <w:vAlign w:val="center"/>
          </w:tcPr>
          <w:p w14:paraId="19E2F45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2C5546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5742B061"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77FBC8D1" w14:textId="77777777" w:rsidTr="002B1745">
        <w:tc>
          <w:tcPr>
            <w:tcW w:w="441" w:type="pct"/>
            <w:vAlign w:val="center"/>
          </w:tcPr>
          <w:p w14:paraId="1517CB65"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CE2AAF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2EC5DEA9"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615A6048" w14:textId="77777777" w:rsidTr="002B1745">
        <w:tc>
          <w:tcPr>
            <w:tcW w:w="441" w:type="pct"/>
            <w:vAlign w:val="center"/>
          </w:tcPr>
          <w:p w14:paraId="1153E87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B093441"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0B268F7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5225376A" w14:textId="77777777" w:rsidTr="002B1745">
        <w:tc>
          <w:tcPr>
            <w:tcW w:w="441" w:type="pct"/>
            <w:vAlign w:val="center"/>
          </w:tcPr>
          <w:p w14:paraId="632C8FC2"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F93EB01"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28AB63E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18729F20" w14:textId="77777777" w:rsidTr="002B1745">
        <w:tc>
          <w:tcPr>
            <w:tcW w:w="441" w:type="pct"/>
            <w:vAlign w:val="center"/>
          </w:tcPr>
          <w:p w14:paraId="78CBBFD0"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B8A7464"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499FF479"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780C5462" w14:textId="77777777" w:rsidTr="002B1745">
        <w:tc>
          <w:tcPr>
            <w:tcW w:w="441" w:type="pct"/>
            <w:vAlign w:val="center"/>
          </w:tcPr>
          <w:p w14:paraId="004F47F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C87E707"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04B6E8C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476C818A" w14:textId="77777777" w:rsidTr="002B1745">
        <w:tc>
          <w:tcPr>
            <w:tcW w:w="441" w:type="pct"/>
            <w:vAlign w:val="center"/>
          </w:tcPr>
          <w:p w14:paraId="0C0E21C0"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4.3</w:t>
            </w:r>
          </w:p>
        </w:tc>
        <w:tc>
          <w:tcPr>
            <w:tcW w:w="3715" w:type="pct"/>
            <w:vAlign w:val="center"/>
          </w:tcPr>
          <w:p w14:paraId="153176D4"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Thu nhập lãi cận biên (Nim)</w:t>
            </w:r>
          </w:p>
        </w:tc>
        <w:tc>
          <w:tcPr>
            <w:tcW w:w="844" w:type="pct"/>
            <w:vAlign w:val="center"/>
          </w:tcPr>
          <w:p w14:paraId="25A85FB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6A7EB525" w14:textId="77777777" w:rsidTr="002B1745">
        <w:tc>
          <w:tcPr>
            <w:tcW w:w="441" w:type="pct"/>
            <w:vAlign w:val="center"/>
          </w:tcPr>
          <w:p w14:paraId="28B25C5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D8DE50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279717F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63309EAC" w14:textId="77777777" w:rsidTr="002B1745">
        <w:tc>
          <w:tcPr>
            <w:tcW w:w="441" w:type="pct"/>
            <w:vAlign w:val="center"/>
          </w:tcPr>
          <w:p w14:paraId="19F82D8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0F83D48"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2E53E2C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2C0C0EDB" w14:textId="77777777" w:rsidTr="002B1745">
        <w:tc>
          <w:tcPr>
            <w:tcW w:w="441" w:type="pct"/>
            <w:vAlign w:val="center"/>
          </w:tcPr>
          <w:p w14:paraId="5B442245"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FE39F96"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3A6E144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26CF4389" w14:textId="77777777" w:rsidTr="002B1745">
        <w:tc>
          <w:tcPr>
            <w:tcW w:w="441" w:type="pct"/>
            <w:vAlign w:val="center"/>
          </w:tcPr>
          <w:p w14:paraId="65A2AA18"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C643FF3"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1CF60FF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42F0518F" w14:textId="77777777" w:rsidTr="002B1745">
        <w:tc>
          <w:tcPr>
            <w:tcW w:w="441" w:type="pct"/>
            <w:vAlign w:val="center"/>
          </w:tcPr>
          <w:p w14:paraId="785E9936"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028A088"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11A35B4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2C6BB268" w14:textId="77777777" w:rsidTr="002B1745">
        <w:tc>
          <w:tcPr>
            <w:tcW w:w="441" w:type="pct"/>
            <w:vAlign w:val="center"/>
          </w:tcPr>
          <w:p w14:paraId="1875B45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6943BD4"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2FC82622"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31A521CF" w14:textId="77777777" w:rsidTr="002B1745">
        <w:tc>
          <w:tcPr>
            <w:tcW w:w="441" w:type="pct"/>
            <w:vAlign w:val="center"/>
          </w:tcPr>
          <w:p w14:paraId="3AA80145"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4.4</w:t>
            </w:r>
          </w:p>
        </w:tc>
        <w:tc>
          <w:tcPr>
            <w:tcW w:w="3715" w:type="pct"/>
            <w:vAlign w:val="center"/>
          </w:tcPr>
          <w:p w14:paraId="5A458477"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Số ngày lãi phải thu</w:t>
            </w:r>
          </w:p>
        </w:tc>
        <w:tc>
          <w:tcPr>
            <w:tcW w:w="844" w:type="pct"/>
            <w:vAlign w:val="center"/>
          </w:tcPr>
          <w:p w14:paraId="37F79F4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053BD072" w14:textId="77777777" w:rsidTr="002B1745">
        <w:tc>
          <w:tcPr>
            <w:tcW w:w="441" w:type="pct"/>
            <w:vAlign w:val="center"/>
          </w:tcPr>
          <w:p w14:paraId="270EC796"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D0B809B"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3D51C69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3757E838" w14:textId="77777777" w:rsidTr="002B1745">
        <w:tc>
          <w:tcPr>
            <w:tcW w:w="441" w:type="pct"/>
            <w:vAlign w:val="center"/>
          </w:tcPr>
          <w:p w14:paraId="62B84D20"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373A8CE"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171FBB0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43E0C72F" w14:textId="77777777" w:rsidTr="002B1745">
        <w:tc>
          <w:tcPr>
            <w:tcW w:w="441" w:type="pct"/>
            <w:vAlign w:val="center"/>
          </w:tcPr>
          <w:p w14:paraId="427487E8"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B8EA7C6"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7AC71E42"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231C89B3" w14:textId="77777777" w:rsidTr="002B1745">
        <w:tc>
          <w:tcPr>
            <w:tcW w:w="441" w:type="pct"/>
            <w:vAlign w:val="center"/>
          </w:tcPr>
          <w:p w14:paraId="21461DA2"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9EB953D"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7DC9004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218A805E" w14:textId="77777777" w:rsidTr="002B1745">
        <w:tc>
          <w:tcPr>
            <w:tcW w:w="441" w:type="pct"/>
            <w:vAlign w:val="center"/>
          </w:tcPr>
          <w:p w14:paraId="18DB4CB4"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01A6378"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7F66B068"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2AB4FCC2" w14:textId="77777777" w:rsidTr="002B1745">
        <w:tc>
          <w:tcPr>
            <w:tcW w:w="441" w:type="pct"/>
            <w:vAlign w:val="center"/>
          </w:tcPr>
          <w:p w14:paraId="596B4FE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4E5C5F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7DE73A5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5CA014D0" w14:textId="77777777" w:rsidTr="002B1745">
        <w:tc>
          <w:tcPr>
            <w:tcW w:w="441" w:type="pct"/>
            <w:vAlign w:val="center"/>
          </w:tcPr>
          <w:p w14:paraId="7C517551"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5</w:t>
            </w:r>
          </w:p>
        </w:tc>
        <w:tc>
          <w:tcPr>
            <w:tcW w:w="3715" w:type="pct"/>
            <w:vAlign w:val="center"/>
          </w:tcPr>
          <w:p w14:paraId="5C0E9245"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KHẢ NĂNG THANH KHOẢN (L)</w:t>
            </w:r>
          </w:p>
        </w:tc>
        <w:tc>
          <w:tcPr>
            <w:tcW w:w="844" w:type="pct"/>
            <w:vAlign w:val="center"/>
          </w:tcPr>
          <w:p w14:paraId="360E45F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28998BF1" w14:textId="77777777" w:rsidTr="002B1745">
        <w:tc>
          <w:tcPr>
            <w:tcW w:w="441" w:type="pct"/>
            <w:vAlign w:val="center"/>
          </w:tcPr>
          <w:p w14:paraId="044B4CDA"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5.</w:t>
            </w:r>
            <w:r w:rsidRPr="000F37A1">
              <w:rPr>
                <w:rFonts w:cs="Times New Roman"/>
                <w:b/>
                <w:bCs/>
                <w:sz w:val="28"/>
                <w:szCs w:val="28"/>
                <w:lang w:val="vi-VN"/>
              </w:rPr>
              <w:t>1</w:t>
            </w:r>
          </w:p>
        </w:tc>
        <w:tc>
          <w:tcPr>
            <w:tcW w:w="3715" w:type="pct"/>
            <w:vAlign w:val="center"/>
          </w:tcPr>
          <w:p w14:paraId="57D00024"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vi-VN"/>
              </w:rPr>
              <w:t xml:space="preserve">Tỷ lệ tài sản có tính thanh khoản cao bình quân so với </w:t>
            </w:r>
            <w:r w:rsidRPr="000F37A1">
              <w:rPr>
                <w:rFonts w:cs="Times New Roman"/>
                <w:b/>
                <w:bCs/>
                <w:sz w:val="28"/>
                <w:szCs w:val="28"/>
                <w:lang w:val="vi-VN"/>
              </w:rPr>
              <w:lastRenderedPageBreak/>
              <w:t>tổng tài sản bình quân</w:t>
            </w:r>
          </w:p>
        </w:tc>
        <w:tc>
          <w:tcPr>
            <w:tcW w:w="844" w:type="pct"/>
            <w:vAlign w:val="center"/>
          </w:tcPr>
          <w:p w14:paraId="61A240B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lastRenderedPageBreak/>
              <w:t xml:space="preserve"> </w:t>
            </w:r>
          </w:p>
        </w:tc>
      </w:tr>
      <w:tr w:rsidR="000F37A1" w:rsidRPr="000F37A1" w14:paraId="1F150E52" w14:textId="77777777" w:rsidTr="002B1745">
        <w:tc>
          <w:tcPr>
            <w:tcW w:w="441" w:type="pct"/>
            <w:vAlign w:val="center"/>
          </w:tcPr>
          <w:p w14:paraId="259A5FC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E58930F"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170E6A69"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25,00</w:t>
            </w:r>
          </w:p>
        </w:tc>
      </w:tr>
      <w:tr w:rsidR="000F37A1" w:rsidRPr="000F37A1" w14:paraId="43A6C0D5" w14:textId="77777777" w:rsidTr="002B1745">
        <w:tc>
          <w:tcPr>
            <w:tcW w:w="441" w:type="pct"/>
            <w:vAlign w:val="center"/>
          </w:tcPr>
          <w:p w14:paraId="05D320E8"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FA211D7"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5793295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5A57ADFD" w14:textId="77777777" w:rsidTr="002B1745">
        <w:tc>
          <w:tcPr>
            <w:tcW w:w="441" w:type="pct"/>
            <w:vAlign w:val="center"/>
          </w:tcPr>
          <w:p w14:paraId="6F40825E"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8D64BEF"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702BC5F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59A21811" w14:textId="77777777" w:rsidTr="002B1745">
        <w:tc>
          <w:tcPr>
            <w:tcW w:w="441" w:type="pct"/>
            <w:vAlign w:val="center"/>
          </w:tcPr>
          <w:p w14:paraId="70BAA18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2D43B25"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62EDD8C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40,00</w:t>
            </w:r>
          </w:p>
        </w:tc>
      </w:tr>
      <w:tr w:rsidR="000F37A1" w:rsidRPr="000F37A1" w14:paraId="24560A0D" w14:textId="77777777" w:rsidTr="002B1745">
        <w:tc>
          <w:tcPr>
            <w:tcW w:w="441" w:type="pct"/>
            <w:vAlign w:val="center"/>
          </w:tcPr>
          <w:p w14:paraId="3A8232D8"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FE56D2C"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0F9A0F9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40,00</w:t>
            </w:r>
          </w:p>
        </w:tc>
      </w:tr>
      <w:tr w:rsidR="000F37A1" w:rsidRPr="000F37A1" w14:paraId="76E5A85B" w14:textId="77777777" w:rsidTr="002B1745">
        <w:tc>
          <w:tcPr>
            <w:tcW w:w="441" w:type="pct"/>
            <w:vAlign w:val="center"/>
          </w:tcPr>
          <w:p w14:paraId="13CC4C8C"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FA156B3"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0B87E19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384D6E05" w14:textId="77777777" w:rsidTr="002B1745">
        <w:tc>
          <w:tcPr>
            <w:tcW w:w="441" w:type="pct"/>
            <w:vAlign w:val="center"/>
          </w:tcPr>
          <w:p w14:paraId="637890BC"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5.</w:t>
            </w:r>
            <w:r w:rsidRPr="000F37A1">
              <w:rPr>
                <w:rFonts w:cs="Times New Roman"/>
                <w:b/>
                <w:bCs/>
                <w:sz w:val="28"/>
                <w:szCs w:val="28"/>
                <w:lang w:val="vi-VN"/>
              </w:rPr>
              <w:t>2</w:t>
            </w:r>
          </w:p>
        </w:tc>
        <w:tc>
          <w:tcPr>
            <w:tcW w:w="3715" w:type="pct"/>
            <w:vAlign w:val="center"/>
          </w:tcPr>
          <w:p w14:paraId="235568DF"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vi-VN"/>
              </w:rPr>
              <w:t>Tỷ lệ nguồn vốn ngắn hạn được sử dụng để cho vay trung và dài hạn</w:t>
            </w:r>
          </w:p>
        </w:tc>
        <w:tc>
          <w:tcPr>
            <w:tcW w:w="844" w:type="pct"/>
            <w:vAlign w:val="center"/>
          </w:tcPr>
          <w:p w14:paraId="1EA4EE0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 </w:t>
            </w:r>
          </w:p>
        </w:tc>
      </w:tr>
      <w:tr w:rsidR="000F37A1" w:rsidRPr="000F37A1" w14:paraId="4B978847" w14:textId="77777777" w:rsidTr="002B1745">
        <w:tc>
          <w:tcPr>
            <w:tcW w:w="441" w:type="pct"/>
            <w:vAlign w:val="center"/>
          </w:tcPr>
          <w:p w14:paraId="0D8294F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59A0885"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6145BE0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25,00</w:t>
            </w:r>
          </w:p>
        </w:tc>
      </w:tr>
      <w:tr w:rsidR="000F37A1" w:rsidRPr="000F37A1" w14:paraId="4D53C3BA" w14:textId="77777777" w:rsidTr="002B1745">
        <w:tc>
          <w:tcPr>
            <w:tcW w:w="441" w:type="pct"/>
            <w:vAlign w:val="center"/>
          </w:tcPr>
          <w:p w14:paraId="0F53EA0E"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146E1E5"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3754DA9E"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0F4BDC29" w14:textId="77777777" w:rsidTr="002B1745">
        <w:tc>
          <w:tcPr>
            <w:tcW w:w="441" w:type="pct"/>
            <w:vAlign w:val="center"/>
          </w:tcPr>
          <w:p w14:paraId="218898B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057EF77"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188A5E2E"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5003475B" w14:textId="77777777" w:rsidTr="002B1745">
        <w:tc>
          <w:tcPr>
            <w:tcW w:w="441" w:type="pct"/>
            <w:vAlign w:val="center"/>
          </w:tcPr>
          <w:p w14:paraId="6C49D560"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78BC4D3"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780AC3B7"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60,00</w:t>
            </w:r>
          </w:p>
        </w:tc>
      </w:tr>
      <w:tr w:rsidR="000F37A1" w:rsidRPr="000F37A1" w14:paraId="3D6332A6" w14:textId="77777777" w:rsidTr="002B1745">
        <w:tc>
          <w:tcPr>
            <w:tcW w:w="441" w:type="pct"/>
            <w:vAlign w:val="center"/>
          </w:tcPr>
          <w:p w14:paraId="28D53BE9"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76828EC"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11F69FF5"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60,00</w:t>
            </w:r>
          </w:p>
        </w:tc>
      </w:tr>
      <w:tr w:rsidR="000F37A1" w:rsidRPr="000F37A1" w14:paraId="63D2F993" w14:textId="77777777" w:rsidTr="002B1745">
        <w:tc>
          <w:tcPr>
            <w:tcW w:w="441" w:type="pct"/>
            <w:vAlign w:val="center"/>
          </w:tcPr>
          <w:p w14:paraId="219AF06F"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0069BE7"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2897D4F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7D9716D4" w14:textId="77777777" w:rsidTr="002B1745">
        <w:tc>
          <w:tcPr>
            <w:tcW w:w="441" w:type="pct"/>
            <w:vAlign w:val="center"/>
          </w:tcPr>
          <w:p w14:paraId="2FBD6C6C"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5.</w:t>
            </w:r>
            <w:r w:rsidRPr="000F37A1">
              <w:rPr>
                <w:rFonts w:cs="Times New Roman"/>
                <w:b/>
                <w:bCs/>
                <w:sz w:val="28"/>
                <w:szCs w:val="28"/>
                <w:lang w:val="vi-VN"/>
              </w:rPr>
              <w:t>3</w:t>
            </w:r>
          </w:p>
        </w:tc>
        <w:tc>
          <w:tcPr>
            <w:tcW w:w="3715" w:type="pct"/>
            <w:vAlign w:val="center"/>
          </w:tcPr>
          <w:p w14:paraId="10F533EB"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vi-VN"/>
              </w:rPr>
              <w:t>Tỷ lệ dư nợ cho vay so với tổng tiền gửi</w:t>
            </w:r>
          </w:p>
        </w:tc>
        <w:tc>
          <w:tcPr>
            <w:tcW w:w="844" w:type="pct"/>
            <w:vAlign w:val="center"/>
          </w:tcPr>
          <w:p w14:paraId="29D57931"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 xml:space="preserve"> </w:t>
            </w:r>
          </w:p>
        </w:tc>
      </w:tr>
      <w:tr w:rsidR="000F37A1" w:rsidRPr="000F37A1" w14:paraId="777BBD9E" w14:textId="77777777" w:rsidTr="002B1745">
        <w:tc>
          <w:tcPr>
            <w:tcW w:w="441" w:type="pct"/>
            <w:vAlign w:val="center"/>
          </w:tcPr>
          <w:p w14:paraId="2853AE8A"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D5BB0C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3199E1E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243BCA61" w14:textId="77777777" w:rsidTr="002B1745">
        <w:tc>
          <w:tcPr>
            <w:tcW w:w="441" w:type="pct"/>
            <w:vAlign w:val="center"/>
          </w:tcPr>
          <w:p w14:paraId="612655C6"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6B5850B"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4CBDB0F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64225FE2" w14:textId="77777777" w:rsidTr="002B1745">
        <w:tc>
          <w:tcPr>
            <w:tcW w:w="441" w:type="pct"/>
            <w:vAlign w:val="center"/>
          </w:tcPr>
          <w:p w14:paraId="24CFB75E"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FBA599A"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3B0C5B96"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30,00</w:t>
            </w:r>
          </w:p>
        </w:tc>
      </w:tr>
      <w:tr w:rsidR="000F37A1" w:rsidRPr="000F37A1" w14:paraId="1297E71F" w14:textId="77777777" w:rsidTr="002B1745">
        <w:tc>
          <w:tcPr>
            <w:tcW w:w="441" w:type="pct"/>
            <w:vAlign w:val="center"/>
          </w:tcPr>
          <w:p w14:paraId="15C54B81"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CEE44A4"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6BCC2AEE"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0,00</w:t>
            </w:r>
          </w:p>
        </w:tc>
      </w:tr>
      <w:tr w:rsidR="000F37A1" w:rsidRPr="000F37A1" w14:paraId="61A2FA62" w14:textId="77777777" w:rsidTr="002B1745">
        <w:tc>
          <w:tcPr>
            <w:tcW w:w="441" w:type="pct"/>
            <w:vAlign w:val="center"/>
          </w:tcPr>
          <w:p w14:paraId="688A5113"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D552450"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665EE5CE"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0,00</w:t>
            </w:r>
          </w:p>
        </w:tc>
      </w:tr>
      <w:tr w:rsidR="000F37A1" w:rsidRPr="000F37A1" w14:paraId="6C954B38" w14:textId="77777777" w:rsidTr="002B1745">
        <w:tc>
          <w:tcPr>
            <w:tcW w:w="441" w:type="pct"/>
            <w:vAlign w:val="center"/>
          </w:tcPr>
          <w:p w14:paraId="446C66AE"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DABFC54"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19FBD13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22014909" w14:textId="77777777" w:rsidTr="002B1745">
        <w:tc>
          <w:tcPr>
            <w:tcW w:w="441" w:type="pct"/>
            <w:vAlign w:val="center"/>
          </w:tcPr>
          <w:p w14:paraId="36739E4D"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5.4</w:t>
            </w:r>
          </w:p>
        </w:tc>
        <w:tc>
          <w:tcPr>
            <w:tcW w:w="3715" w:type="pct"/>
            <w:vAlign w:val="center"/>
          </w:tcPr>
          <w:p w14:paraId="0C8CCCAA"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lang w:val="nl-NL"/>
              </w:rPr>
              <w:t>Tỷ lệ tiền gửi của khách hàng có số dư tiền gửi lớn so với tổng tiền gửi</w:t>
            </w:r>
          </w:p>
        </w:tc>
        <w:tc>
          <w:tcPr>
            <w:tcW w:w="844" w:type="pct"/>
            <w:vAlign w:val="center"/>
          </w:tcPr>
          <w:p w14:paraId="10943D5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27B0436E" w14:textId="77777777" w:rsidTr="002B1745">
        <w:tc>
          <w:tcPr>
            <w:tcW w:w="441" w:type="pct"/>
            <w:vAlign w:val="center"/>
          </w:tcPr>
          <w:p w14:paraId="265B945F"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257B98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1A75790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7B11B761" w14:textId="77777777" w:rsidTr="002B1745">
        <w:tc>
          <w:tcPr>
            <w:tcW w:w="441" w:type="pct"/>
            <w:vAlign w:val="center"/>
          </w:tcPr>
          <w:p w14:paraId="3017968C"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3F74C8F"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1140B94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1D14B2B7" w14:textId="77777777" w:rsidTr="002B1745">
        <w:tc>
          <w:tcPr>
            <w:tcW w:w="441" w:type="pct"/>
            <w:vAlign w:val="center"/>
          </w:tcPr>
          <w:p w14:paraId="71B5007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47DFDBBA"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71FD4A3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16920060" w14:textId="77777777" w:rsidTr="002B1745">
        <w:tc>
          <w:tcPr>
            <w:tcW w:w="441" w:type="pct"/>
            <w:vAlign w:val="center"/>
          </w:tcPr>
          <w:p w14:paraId="3E18D9D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A69F242"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2D7FB00F"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0,00</w:t>
            </w:r>
          </w:p>
        </w:tc>
      </w:tr>
      <w:tr w:rsidR="000F37A1" w:rsidRPr="000F37A1" w14:paraId="78CC4D04" w14:textId="77777777" w:rsidTr="002B1745">
        <w:tc>
          <w:tcPr>
            <w:tcW w:w="441" w:type="pct"/>
            <w:vAlign w:val="center"/>
          </w:tcPr>
          <w:p w14:paraId="7A251CF1"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CD440FC"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75CDF21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0,00</w:t>
            </w:r>
          </w:p>
        </w:tc>
      </w:tr>
      <w:tr w:rsidR="000F37A1" w:rsidRPr="000F37A1" w14:paraId="3E44514C" w14:textId="77777777" w:rsidTr="002B1745">
        <w:tc>
          <w:tcPr>
            <w:tcW w:w="441" w:type="pct"/>
            <w:vAlign w:val="center"/>
          </w:tcPr>
          <w:p w14:paraId="50B3805F"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150A856"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5E56AD54"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20,00</w:t>
            </w:r>
          </w:p>
        </w:tc>
      </w:tr>
      <w:tr w:rsidR="000F37A1" w:rsidRPr="000F37A1" w14:paraId="0F10FC1C" w14:textId="77777777" w:rsidTr="002B1745">
        <w:tc>
          <w:tcPr>
            <w:tcW w:w="441" w:type="pct"/>
            <w:vAlign w:val="center"/>
          </w:tcPr>
          <w:p w14:paraId="5DEFAC05"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6</w:t>
            </w:r>
          </w:p>
        </w:tc>
        <w:tc>
          <w:tcPr>
            <w:tcW w:w="3715" w:type="pct"/>
            <w:vAlign w:val="center"/>
          </w:tcPr>
          <w:p w14:paraId="4EA72CBC" w14:textId="77777777" w:rsidR="00864799" w:rsidRPr="000F37A1" w:rsidRDefault="00864799" w:rsidP="00CD3F21">
            <w:pPr>
              <w:widowControl w:val="0"/>
              <w:spacing w:before="40" w:after="40"/>
              <w:ind w:left="53" w:right="171"/>
              <w:rPr>
                <w:rFonts w:cs="Times New Roman"/>
                <w:b/>
                <w:bCs/>
                <w:sz w:val="28"/>
                <w:szCs w:val="28"/>
              </w:rPr>
            </w:pPr>
            <w:r w:rsidRPr="000F37A1">
              <w:rPr>
                <w:rFonts w:cs="Times New Roman"/>
                <w:b/>
                <w:bCs/>
                <w:sz w:val="28"/>
                <w:szCs w:val="28"/>
              </w:rPr>
              <w:t>MỨC ĐỘ NHẠY CẢM VỚI RỦI RO THỊ TRƯỜNG (S)</w:t>
            </w:r>
          </w:p>
        </w:tc>
        <w:tc>
          <w:tcPr>
            <w:tcW w:w="844" w:type="pct"/>
            <w:vAlign w:val="center"/>
          </w:tcPr>
          <w:p w14:paraId="7E6BF7DE"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5448256D" w14:textId="77777777" w:rsidTr="002B1745">
        <w:tc>
          <w:tcPr>
            <w:tcW w:w="441" w:type="pct"/>
            <w:vAlign w:val="center"/>
          </w:tcPr>
          <w:p w14:paraId="19A46669"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lang w:val="nl-NL"/>
              </w:rPr>
              <w:t>6.1</w:t>
            </w:r>
          </w:p>
        </w:tc>
        <w:tc>
          <w:tcPr>
            <w:tcW w:w="3715" w:type="pct"/>
            <w:vAlign w:val="center"/>
          </w:tcPr>
          <w:p w14:paraId="52F99260" w14:textId="77777777" w:rsidR="00864799" w:rsidRPr="000F37A1" w:rsidRDefault="00864799" w:rsidP="00CD3F21">
            <w:pPr>
              <w:widowControl w:val="0"/>
              <w:spacing w:before="40" w:after="40"/>
              <w:ind w:left="53" w:right="171"/>
              <w:rPr>
                <w:rFonts w:cs="Times New Roman"/>
                <w:b/>
                <w:bCs/>
                <w:sz w:val="28"/>
                <w:szCs w:val="28"/>
              </w:rPr>
            </w:pPr>
            <w:r w:rsidRPr="000F37A1">
              <w:rPr>
                <w:rFonts w:cs="Times New Roman"/>
                <w:b/>
                <w:bCs/>
                <w:sz w:val="28"/>
                <w:szCs w:val="28"/>
                <w:lang w:val="nl-NL"/>
              </w:rPr>
              <w:t>Tỷ lệ tổng trạng thái ngoại tệ so với vốn tự có riêng lẻ bình quân</w:t>
            </w:r>
          </w:p>
        </w:tc>
        <w:tc>
          <w:tcPr>
            <w:tcW w:w="844" w:type="pct"/>
            <w:vAlign w:val="center"/>
          </w:tcPr>
          <w:p w14:paraId="4B714A9C"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lang w:val="vi-VN"/>
              </w:rPr>
              <w:t xml:space="preserve"> </w:t>
            </w:r>
          </w:p>
        </w:tc>
      </w:tr>
      <w:tr w:rsidR="000F37A1" w:rsidRPr="000F37A1" w14:paraId="2150678F" w14:textId="77777777" w:rsidTr="002B1745">
        <w:tc>
          <w:tcPr>
            <w:tcW w:w="441" w:type="pct"/>
            <w:vAlign w:val="center"/>
          </w:tcPr>
          <w:p w14:paraId="6ED0AFDF"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56F7DFB8"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7E4E6A49"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67C5AD28" w14:textId="77777777" w:rsidTr="002B1745">
        <w:tc>
          <w:tcPr>
            <w:tcW w:w="441" w:type="pct"/>
            <w:vAlign w:val="center"/>
          </w:tcPr>
          <w:p w14:paraId="24A1A84D"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68C25328"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01FD26C9"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323E992D" w14:textId="77777777" w:rsidTr="002B1745">
        <w:tc>
          <w:tcPr>
            <w:tcW w:w="441" w:type="pct"/>
            <w:vAlign w:val="center"/>
          </w:tcPr>
          <w:p w14:paraId="2590C3F5"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DBA521D"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2FED00A5"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4D1CFF8C" w14:textId="77777777" w:rsidTr="002B1745">
        <w:tc>
          <w:tcPr>
            <w:tcW w:w="441" w:type="pct"/>
            <w:vAlign w:val="center"/>
          </w:tcPr>
          <w:p w14:paraId="26872805"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2A170509"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5028ED1B"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0,00</w:t>
            </w:r>
          </w:p>
        </w:tc>
      </w:tr>
      <w:tr w:rsidR="000F37A1" w:rsidRPr="000F37A1" w14:paraId="46C1F685" w14:textId="77777777" w:rsidTr="002B1745">
        <w:tc>
          <w:tcPr>
            <w:tcW w:w="441" w:type="pct"/>
            <w:vAlign w:val="center"/>
          </w:tcPr>
          <w:p w14:paraId="6C84766C"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0C001E6"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5115A75A"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0,00</w:t>
            </w:r>
          </w:p>
        </w:tc>
      </w:tr>
      <w:tr w:rsidR="000F37A1" w:rsidRPr="000F37A1" w14:paraId="729A034D" w14:textId="77777777" w:rsidTr="002B1745">
        <w:tc>
          <w:tcPr>
            <w:tcW w:w="441" w:type="pct"/>
            <w:vAlign w:val="center"/>
          </w:tcPr>
          <w:p w14:paraId="1A1B2974"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F121884"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14433D79"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0,00</w:t>
            </w:r>
          </w:p>
        </w:tc>
      </w:tr>
      <w:tr w:rsidR="000F37A1" w:rsidRPr="000F37A1" w14:paraId="2FE8C932" w14:textId="77777777" w:rsidTr="002B1745">
        <w:tc>
          <w:tcPr>
            <w:tcW w:w="441" w:type="pct"/>
            <w:vAlign w:val="center"/>
          </w:tcPr>
          <w:p w14:paraId="197D9198" w14:textId="77777777" w:rsidR="00864799" w:rsidRPr="000F37A1" w:rsidRDefault="00864799" w:rsidP="00D00BA9">
            <w:pPr>
              <w:widowControl w:val="0"/>
              <w:spacing w:before="40" w:after="40"/>
              <w:jc w:val="center"/>
              <w:outlineLvl w:val="0"/>
              <w:rPr>
                <w:rFonts w:cs="Times New Roman"/>
                <w:b/>
                <w:bCs/>
                <w:sz w:val="28"/>
                <w:szCs w:val="28"/>
              </w:rPr>
            </w:pPr>
            <w:r w:rsidRPr="000F37A1">
              <w:rPr>
                <w:rFonts w:cs="Times New Roman"/>
                <w:b/>
                <w:bCs/>
                <w:sz w:val="28"/>
                <w:szCs w:val="28"/>
              </w:rPr>
              <w:t>6.2</w:t>
            </w:r>
          </w:p>
        </w:tc>
        <w:tc>
          <w:tcPr>
            <w:tcW w:w="3715" w:type="pct"/>
            <w:vAlign w:val="center"/>
          </w:tcPr>
          <w:p w14:paraId="01472800" w14:textId="77777777" w:rsidR="00864799" w:rsidRPr="000F37A1" w:rsidRDefault="00864799" w:rsidP="00CD3F21">
            <w:pPr>
              <w:widowControl w:val="0"/>
              <w:spacing w:before="40" w:after="40"/>
              <w:ind w:left="53" w:right="171"/>
              <w:outlineLvl w:val="0"/>
              <w:rPr>
                <w:rFonts w:cs="Times New Roman"/>
                <w:b/>
                <w:bCs/>
                <w:sz w:val="28"/>
                <w:szCs w:val="28"/>
              </w:rPr>
            </w:pPr>
            <w:r w:rsidRPr="000F37A1">
              <w:rPr>
                <w:rFonts w:cs="Times New Roman"/>
                <w:b/>
                <w:bCs/>
                <w:sz w:val="28"/>
                <w:szCs w:val="28"/>
              </w:rPr>
              <w:t>Tỷ lệ chênh lệch giữa tài sản nhạy cảm lãi suất và nợ phải trả nhạy cảm lãi suất so với Vốn chủ sở hữu</w:t>
            </w:r>
          </w:p>
        </w:tc>
        <w:tc>
          <w:tcPr>
            <w:tcW w:w="844" w:type="pct"/>
            <w:vAlign w:val="center"/>
          </w:tcPr>
          <w:p w14:paraId="21D628D2" w14:textId="77777777" w:rsidR="00864799" w:rsidRPr="000F37A1" w:rsidRDefault="00864799" w:rsidP="00727663">
            <w:pPr>
              <w:widowControl w:val="0"/>
              <w:spacing w:before="40" w:after="40"/>
              <w:ind w:right="139"/>
              <w:jc w:val="right"/>
              <w:outlineLvl w:val="0"/>
              <w:rPr>
                <w:rFonts w:cs="Times New Roman"/>
                <w:b/>
                <w:bCs/>
                <w:sz w:val="28"/>
                <w:szCs w:val="28"/>
              </w:rPr>
            </w:pPr>
            <w:r w:rsidRPr="000F37A1">
              <w:rPr>
                <w:rFonts w:cs="Times New Roman"/>
                <w:b/>
                <w:bCs/>
                <w:sz w:val="28"/>
                <w:szCs w:val="28"/>
                <w:lang w:val="vi-VN"/>
              </w:rPr>
              <w:t xml:space="preserve"> </w:t>
            </w:r>
          </w:p>
        </w:tc>
      </w:tr>
      <w:tr w:rsidR="000F37A1" w:rsidRPr="000F37A1" w14:paraId="3A15A056" w14:textId="77777777" w:rsidTr="002B1745">
        <w:tc>
          <w:tcPr>
            <w:tcW w:w="441" w:type="pct"/>
            <w:vAlign w:val="center"/>
          </w:tcPr>
          <w:p w14:paraId="107B5E64" w14:textId="77777777" w:rsidR="00864799" w:rsidRPr="000F37A1" w:rsidRDefault="00864799" w:rsidP="00D00BA9">
            <w:pPr>
              <w:widowControl w:val="0"/>
              <w:spacing w:before="40" w:after="40"/>
              <w:rPr>
                <w:rFonts w:cs="Times New Roman"/>
                <w:b/>
                <w:bCs/>
                <w:sz w:val="28"/>
                <w:szCs w:val="28"/>
              </w:rPr>
            </w:pPr>
          </w:p>
        </w:tc>
        <w:tc>
          <w:tcPr>
            <w:tcW w:w="3715" w:type="pct"/>
            <w:vAlign w:val="center"/>
          </w:tcPr>
          <w:p w14:paraId="67E0EEA4"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lớn</w:t>
            </w:r>
          </w:p>
        </w:tc>
        <w:tc>
          <w:tcPr>
            <w:tcW w:w="844" w:type="pct"/>
            <w:vAlign w:val="center"/>
          </w:tcPr>
          <w:p w14:paraId="3B2FF6A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1893B0E2" w14:textId="77777777" w:rsidTr="002B1745">
        <w:tc>
          <w:tcPr>
            <w:tcW w:w="441" w:type="pct"/>
            <w:vAlign w:val="center"/>
          </w:tcPr>
          <w:p w14:paraId="6AB4C3E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33CC6BC1"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thương mại có quy mô nhỏ</w:t>
            </w:r>
          </w:p>
        </w:tc>
        <w:tc>
          <w:tcPr>
            <w:tcW w:w="844" w:type="pct"/>
            <w:vAlign w:val="center"/>
          </w:tcPr>
          <w:p w14:paraId="444EA819"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4DF294B5" w14:textId="77777777" w:rsidTr="002B1745">
        <w:tc>
          <w:tcPr>
            <w:tcW w:w="441" w:type="pct"/>
            <w:vAlign w:val="center"/>
          </w:tcPr>
          <w:p w14:paraId="74F593D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C363CE3"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Chi nhánh ngân hàng nước ngoài</w:t>
            </w:r>
          </w:p>
        </w:tc>
        <w:tc>
          <w:tcPr>
            <w:tcW w:w="844" w:type="pct"/>
            <w:vAlign w:val="center"/>
          </w:tcPr>
          <w:p w14:paraId="17CA7B8D"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50,00</w:t>
            </w:r>
          </w:p>
        </w:tc>
      </w:tr>
      <w:tr w:rsidR="000F37A1" w:rsidRPr="000F37A1" w14:paraId="4ECDD199" w14:textId="77777777" w:rsidTr="002B1745">
        <w:tc>
          <w:tcPr>
            <w:tcW w:w="441" w:type="pct"/>
            <w:vAlign w:val="center"/>
          </w:tcPr>
          <w:p w14:paraId="6E3FBE57"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1E76009A"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t</w:t>
            </w:r>
            <w:r w:rsidRPr="000F37A1">
              <w:rPr>
                <w:rFonts w:cs="Times New Roman"/>
                <w:sz w:val="28"/>
                <w:szCs w:val="28"/>
                <w:lang w:val="vi-VN"/>
              </w:rPr>
              <w:t>ài chính</w:t>
            </w:r>
          </w:p>
        </w:tc>
        <w:tc>
          <w:tcPr>
            <w:tcW w:w="844" w:type="pct"/>
            <w:vAlign w:val="center"/>
          </w:tcPr>
          <w:p w14:paraId="3001C420"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r w:rsidR="000F37A1" w:rsidRPr="000F37A1" w14:paraId="2349641C" w14:textId="77777777" w:rsidTr="002B1745">
        <w:tc>
          <w:tcPr>
            <w:tcW w:w="441" w:type="pct"/>
            <w:vAlign w:val="center"/>
          </w:tcPr>
          <w:p w14:paraId="48EEA97B"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06E8B7CB"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 xml:space="preserve">Công ty </w:t>
            </w:r>
            <w:r w:rsidRPr="000F37A1">
              <w:rPr>
                <w:rFonts w:cs="Times New Roman"/>
                <w:sz w:val="28"/>
                <w:szCs w:val="28"/>
              </w:rPr>
              <w:t>c</w:t>
            </w:r>
            <w:r w:rsidRPr="000F37A1">
              <w:rPr>
                <w:rFonts w:cs="Times New Roman"/>
                <w:sz w:val="28"/>
                <w:szCs w:val="28"/>
                <w:lang w:val="vi-VN"/>
              </w:rPr>
              <w:t>ho thuê tài chính</w:t>
            </w:r>
          </w:p>
        </w:tc>
        <w:tc>
          <w:tcPr>
            <w:tcW w:w="844" w:type="pct"/>
            <w:vAlign w:val="center"/>
          </w:tcPr>
          <w:p w14:paraId="28DF8DA3"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r w:rsidR="000F37A1" w:rsidRPr="000F37A1" w14:paraId="3241AF91" w14:textId="77777777" w:rsidTr="002B1745">
        <w:tc>
          <w:tcPr>
            <w:tcW w:w="441" w:type="pct"/>
            <w:vAlign w:val="center"/>
          </w:tcPr>
          <w:p w14:paraId="51923AFF" w14:textId="77777777" w:rsidR="00864799" w:rsidRPr="000F37A1" w:rsidRDefault="00864799" w:rsidP="00D00BA9">
            <w:pPr>
              <w:widowControl w:val="0"/>
              <w:spacing w:before="40" w:after="40"/>
              <w:rPr>
                <w:rFonts w:cs="Times New Roman"/>
                <w:sz w:val="28"/>
                <w:szCs w:val="28"/>
              </w:rPr>
            </w:pPr>
          </w:p>
        </w:tc>
        <w:tc>
          <w:tcPr>
            <w:tcW w:w="3715" w:type="pct"/>
            <w:vAlign w:val="center"/>
          </w:tcPr>
          <w:p w14:paraId="71EE24A5" w14:textId="77777777" w:rsidR="00864799" w:rsidRPr="000F37A1" w:rsidRDefault="00864799" w:rsidP="00CD3F21">
            <w:pPr>
              <w:widowControl w:val="0"/>
              <w:spacing w:before="40" w:after="40"/>
              <w:ind w:left="53" w:right="171"/>
              <w:outlineLvl w:val="0"/>
              <w:rPr>
                <w:rFonts w:cs="Times New Roman"/>
                <w:sz w:val="28"/>
                <w:szCs w:val="28"/>
              </w:rPr>
            </w:pPr>
            <w:r w:rsidRPr="000F37A1">
              <w:rPr>
                <w:rFonts w:cs="Times New Roman"/>
                <w:sz w:val="28"/>
                <w:szCs w:val="28"/>
                <w:lang w:val="vi-VN"/>
              </w:rPr>
              <w:t>Ngân hàng hợp tác xã</w:t>
            </w:r>
          </w:p>
        </w:tc>
        <w:tc>
          <w:tcPr>
            <w:tcW w:w="844" w:type="pct"/>
            <w:vAlign w:val="center"/>
          </w:tcPr>
          <w:p w14:paraId="5800D03E" w14:textId="77777777" w:rsidR="00864799" w:rsidRPr="000F37A1" w:rsidRDefault="00864799" w:rsidP="00727663">
            <w:pPr>
              <w:widowControl w:val="0"/>
              <w:spacing w:before="40" w:after="40"/>
              <w:ind w:right="139"/>
              <w:jc w:val="right"/>
              <w:outlineLvl w:val="0"/>
              <w:rPr>
                <w:rFonts w:cs="Times New Roman"/>
                <w:sz w:val="28"/>
                <w:szCs w:val="28"/>
              </w:rPr>
            </w:pPr>
            <w:r w:rsidRPr="000F37A1">
              <w:rPr>
                <w:rFonts w:cs="Times New Roman"/>
                <w:sz w:val="28"/>
                <w:szCs w:val="28"/>
              </w:rPr>
              <w:t>100,00</w:t>
            </w:r>
          </w:p>
        </w:tc>
      </w:tr>
    </w:tbl>
    <w:p w14:paraId="1CF92DBC" w14:textId="7968A562" w:rsidR="00864799" w:rsidRPr="000F37A1" w:rsidRDefault="00864799" w:rsidP="00B72257">
      <w:pPr>
        <w:widowControl w:val="0"/>
        <w:ind w:firstLine="709"/>
        <w:rPr>
          <w:rFonts w:cs="Times New Roman"/>
          <w:sz w:val="28"/>
          <w:szCs w:val="28"/>
          <w:lang w:val="nl-NL"/>
        </w:rPr>
      </w:pPr>
      <w:bookmarkStart w:id="38" w:name="dieu_16"/>
      <w:r w:rsidRPr="000F37A1">
        <w:rPr>
          <w:rFonts w:cs="Times New Roman"/>
          <w:b/>
          <w:sz w:val="28"/>
          <w:szCs w:val="28"/>
          <w:lang w:val="nl-NL"/>
        </w:rPr>
        <w:t>Điều 16. Cách tính điểm nhóm chỉ tiêu định tính</w:t>
      </w:r>
      <w:bookmarkEnd w:id="38"/>
    </w:p>
    <w:p w14:paraId="1E5C59E5" w14:textId="7A70161E" w:rsidR="003C2D0B" w:rsidRPr="000F37A1" w:rsidRDefault="003C2D0B" w:rsidP="00B72257">
      <w:pPr>
        <w:widowControl w:val="0"/>
        <w:ind w:firstLine="709"/>
        <w:rPr>
          <w:rFonts w:cs="Times New Roman"/>
          <w:sz w:val="28"/>
          <w:szCs w:val="28"/>
          <w:lang w:val="nl-NL"/>
        </w:rPr>
      </w:pPr>
      <w:r w:rsidRPr="000F37A1">
        <w:rPr>
          <w:rFonts w:cs="Times New Roman"/>
          <w:sz w:val="28"/>
          <w:szCs w:val="28"/>
          <w:lang w:val="nl-NL"/>
        </w:rPr>
        <w:t xml:space="preserve">1. Điểm của nhóm chỉ tiêu định tính tại từng tiêu chí xếp hạng được xác định trên cơ sở đánh giá mức độ tuân thủ quy định pháp luật </w:t>
      </w:r>
      <w:r w:rsidR="00E47E22" w:rsidRPr="000F37A1">
        <w:rPr>
          <w:rFonts w:cs="Times New Roman"/>
          <w:sz w:val="28"/>
          <w:szCs w:val="28"/>
          <w:lang w:val="nl-NL"/>
        </w:rPr>
        <w:t xml:space="preserve">và việc tuân thủ chỉ đạo điều hành của Ngân hàng Nhà nước </w:t>
      </w:r>
      <w:r w:rsidRPr="000F37A1">
        <w:rPr>
          <w:rFonts w:cs="Times New Roman"/>
          <w:sz w:val="28"/>
          <w:szCs w:val="28"/>
          <w:lang w:val="nl-NL"/>
        </w:rPr>
        <w:t>của tổ chức tín dụng, chi nhánh ngân hàng nước ngoài</w:t>
      </w:r>
      <w:r w:rsidR="007B25F1" w:rsidRPr="000F37A1">
        <w:rPr>
          <w:rFonts w:cs="Times New Roman"/>
          <w:sz w:val="28"/>
          <w:szCs w:val="28"/>
          <w:lang w:val="nl-NL"/>
        </w:rPr>
        <w:t xml:space="preserve"> trong lĩnh vực tiền tệ, ngân hàng</w:t>
      </w:r>
      <w:r w:rsidRPr="000F37A1">
        <w:rPr>
          <w:rFonts w:cs="Times New Roman"/>
          <w:sz w:val="28"/>
          <w:szCs w:val="28"/>
          <w:lang w:val="nl-NL"/>
        </w:rPr>
        <w:t xml:space="preserve"> theo các mức điểm 1, 2, 3, 4 hoặc 5; trong đó mức điểm có giá trị càng nhỏ thì mức độ tuân thủ quy định pháp luật càng thấp.</w:t>
      </w:r>
    </w:p>
    <w:p w14:paraId="57F15C70" w14:textId="4802EEAC" w:rsidR="003C2D0B" w:rsidRPr="000F37A1" w:rsidRDefault="003C2D0B" w:rsidP="00B72257">
      <w:pPr>
        <w:widowControl w:val="0"/>
        <w:ind w:firstLine="709"/>
        <w:rPr>
          <w:rFonts w:cs="Times New Roman"/>
          <w:sz w:val="28"/>
          <w:szCs w:val="28"/>
        </w:rPr>
      </w:pPr>
      <w:r w:rsidRPr="000F37A1">
        <w:rPr>
          <w:rFonts w:cs="Times New Roman"/>
          <w:sz w:val="28"/>
          <w:szCs w:val="28"/>
        </w:rPr>
        <w:t xml:space="preserve">2. </w:t>
      </w:r>
      <w:r w:rsidRPr="000F37A1">
        <w:rPr>
          <w:rFonts w:cs="Times New Roman"/>
          <w:sz w:val="28"/>
          <w:szCs w:val="28"/>
          <w:lang w:val="nl-NL"/>
        </w:rPr>
        <w:t>Các hành vi vi phạm của tổ chức tín dụng, chi nhánh ngân hàng nước ngoài được sử dụng để tính điểm nhóm chỉ tiêu định tính của từng tiêu chí xếp hạng quy định tại Điều 7, 8, 9, 10, 11, 12 Thông tư này được xác định theo đồng thời 02 (hai) tiêu chí như sau:</w:t>
      </w:r>
    </w:p>
    <w:p w14:paraId="61742202" w14:textId="77777777" w:rsidR="003C2D0B" w:rsidRPr="000F37A1" w:rsidRDefault="003C2D0B" w:rsidP="00B72257">
      <w:pPr>
        <w:widowControl w:val="0"/>
        <w:ind w:firstLine="709"/>
        <w:rPr>
          <w:rFonts w:cs="Times New Roman"/>
          <w:sz w:val="28"/>
          <w:szCs w:val="28"/>
        </w:rPr>
      </w:pPr>
      <w:r w:rsidRPr="000F37A1">
        <w:rPr>
          <w:rFonts w:cs="Times New Roman"/>
          <w:sz w:val="28"/>
          <w:szCs w:val="28"/>
          <w:lang w:val="nl-NL"/>
        </w:rPr>
        <w:t>a) Thời gian xác định hành vi vi phạm:</w:t>
      </w:r>
    </w:p>
    <w:p w14:paraId="3F498117" w14:textId="2393BD7F" w:rsidR="003C2D0B" w:rsidRPr="000F37A1" w:rsidRDefault="003C2D0B" w:rsidP="00B72257">
      <w:pPr>
        <w:widowControl w:val="0"/>
        <w:ind w:firstLine="709"/>
        <w:rPr>
          <w:rFonts w:cs="Times New Roman"/>
          <w:sz w:val="28"/>
          <w:szCs w:val="28"/>
        </w:rPr>
      </w:pPr>
      <w:r w:rsidRPr="000F37A1">
        <w:rPr>
          <w:rFonts w:cs="Times New Roman"/>
          <w:sz w:val="28"/>
          <w:szCs w:val="28"/>
          <w:lang w:val="nl-NL"/>
        </w:rPr>
        <w:t xml:space="preserve">(i) Các vi phạm được phát hiện trong vòng 04 (bốn) năm liền kề trước của năm xếp hạng nhưng chưa khắc phục xong trước </w:t>
      </w:r>
      <w:r w:rsidR="00D35DEF" w:rsidRPr="000F37A1">
        <w:rPr>
          <w:rFonts w:cs="Times New Roman"/>
          <w:sz w:val="28"/>
          <w:szCs w:val="28"/>
          <w:lang w:val="nl-NL"/>
        </w:rPr>
        <w:t xml:space="preserve">ngày </w:t>
      </w:r>
      <w:r w:rsidR="005A5900" w:rsidRPr="000F37A1">
        <w:rPr>
          <w:rFonts w:cs="Times New Roman"/>
          <w:sz w:val="28"/>
          <w:szCs w:val="28"/>
          <w:lang w:val="nl-NL"/>
        </w:rPr>
        <w:t>31</w:t>
      </w:r>
      <w:r w:rsidR="00D35DEF" w:rsidRPr="000F37A1">
        <w:rPr>
          <w:rFonts w:cs="Times New Roman"/>
          <w:sz w:val="28"/>
          <w:szCs w:val="28"/>
          <w:lang w:val="nl-NL"/>
        </w:rPr>
        <w:t xml:space="preserve"> tháng </w:t>
      </w:r>
      <w:r w:rsidR="005A5900" w:rsidRPr="000F37A1">
        <w:rPr>
          <w:rFonts w:cs="Times New Roman"/>
          <w:sz w:val="28"/>
          <w:szCs w:val="28"/>
          <w:lang w:val="nl-NL"/>
        </w:rPr>
        <w:t xml:space="preserve">12 </w:t>
      </w:r>
      <w:r w:rsidRPr="000F37A1">
        <w:rPr>
          <w:rFonts w:cs="Times New Roman"/>
          <w:sz w:val="28"/>
          <w:szCs w:val="28"/>
          <w:lang w:val="nl-NL"/>
        </w:rPr>
        <w:t>năm xếp hạng;</w:t>
      </w:r>
    </w:p>
    <w:p w14:paraId="01EA2B72" w14:textId="77777777" w:rsidR="003C2D0B" w:rsidRPr="000F37A1" w:rsidRDefault="003C2D0B" w:rsidP="00B72257">
      <w:pPr>
        <w:widowControl w:val="0"/>
        <w:ind w:firstLine="709"/>
        <w:rPr>
          <w:rFonts w:cs="Times New Roman"/>
          <w:sz w:val="28"/>
          <w:szCs w:val="28"/>
        </w:rPr>
      </w:pPr>
      <w:r w:rsidRPr="000F37A1">
        <w:rPr>
          <w:rFonts w:cs="Times New Roman"/>
          <w:sz w:val="28"/>
          <w:szCs w:val="28"/>
          <w:lang w:val="nl-NL"/>
        </w:rPr>
        <w:t>(ii) Các vi phạm được phát hiện trong năm xếp hạng;</w:t>
      </w:r>
    </w:p>
    <w:p w14:paraId="0F9170F6" w14:textId="77777777" w:rsidR="003C2D0B" w:rsidRPr="000F37A1" w:rsidRDefault="003C2D0B" w:rsidP="00B72257">
      <w:pPr>
        <w:widowControl w:val="0"/>
        <w:ind w:firstLine="709"/>
        <w:rPr>
          <w:rFonts w:cs="Times New Roman"/>
          <w:sz w:val="28"/>
          <w:szCs w:val="28"/>
          <w:lang w:val="nl-NL"/>
        </w:rPr>
      </w:pPr>
      <w:r w:rsidRPr="000F37A1">
        <w:rPr>
          <w:rFonts w:cs="Times New Roman"/>
          <w:sz w:val="28"/>
          <w:szCs w:val="28"/>
          <w:lang w:val="nl-NL"/>
        </w:rPr>
        <w:t>b) Hình thức xác định hành vi vi phạm:</w:t>
      </w:r>
    </w:p>
    <w:p w14:paraId="6964F5AE" w14:textId="77777777" w:rsidR="00726E1E" w:rsidRPr="000F37A1" w:rsidRDefault="003C2D0B" w:rsidP="00B72257">
      <w:pPr>
        <w:widowControl w:val="0"/>
        <w:ind w:firstLine="709"/>
        <w:rPr>
          <w:rFonts w:cs="Times New Roman"/>
          <w:sz w:val="28"/>
          <w:szCs w:val="28"/>
          <w:lang w:val="nl-NL"/>
        </w:rPr>
      </w:pPr>
      <w:r w:rsidRPr="000F37A1">
        <w:rPr>
          <w:rFonts w:cs="Times New Roman"/>
          <w:sz w:val="28"/>
          <w:szCs w:val="28"/>
          <w:lang w:val="nl-NL"/>
        </w:rPr>
        <w:t>(i) Quyết định</w:t>
      </w:r>
      <w:r w:rsidR="00CE4493" w:rsidRPr="000F37A1">
        <w:rPr>
          <w:rFonts w:cs="Times New Roman"/>
          <w:sz w:val="28"/>
          <w:szCs w:val="28"/>
          <w:lang w:val="nl-NL"/>
        </w:rPr>
        <w:t xml:space="preserve"> xử phạt vi phạm hành chính của </w:t>
      </w:r>
      <w:r w:rsidR="00EB2CA6" w:rsidRPr="000F37A1">
        <w:rPr>
          <w:rFonts w:cs="Times New Roman"/>
          <w:sz w:val="28"/>
          <w:szCs w:val="28"/>
          <w:lang w:val="nl-NL"/>
        </w:rPr>
        <w:t>người</w:t>
      </w:r>
      <w:r w:rsidR="00CE4493" w:rsidRPr="000F37A1">
        <w:rPr>
          <w:rFonts w:cs="Times New Roman"/>
          <w:sz w:val="28"/>
          <w:szCs w:val="28"/>
          <w:lang w:val="nl-NL"/>
        </w:rPr>
        <w:t xml:space="preserve"> có thẩm quyền;</w:t>
      </w:r>
    </w:p>
    <w:p w14:paraId="59A737DA" w14:textId="4C3DF550" w:rsidR="00CE4493" w:rsidRPr="000F37A1" w:rsidRDefault="00726E1E" w:rsidP="00B72257">
      <w:pPr>
        <w:widowControl w:val="0"/>
        <w:ind w:firstLine="709"/>
        <w:rPr>
          <w:rFonts w:cs="Times New Roman"/>
          <w:sz w:val="28"/>
          <w:szCs w:val="28"/>
          <w:lang w:val="nl-NL"/>
        </w:rPr>
      </w:pPr>
      <w:r w:rsidRPr="000F37A1">
        <w:rPr>
          <w:rFonts w:cs="Times New Roman"/>
          <w:sz w:val="28"/>
          <w:szCs w:val="28"/>
          <w:lang w:val="nl-NL"/>
        </w:rPr>
        <w:t xml:space="preserve">(ii) Quyết định </w:t>
      </w:r>
      <w:r w:rsidR="00E61B97" w:rsidRPr="000F37A1">
        <w:rPr>
          <w:rFonts w:cs="Times New Roman"/>
          <w:sz w:val="28"/>
          <w:szCs w:val="28"/>
          <w:lang w:val="nl-NL"/>
        </w:rPr>
        <w:t>buộc thực hiện</w:t>
      </w:r>
      <w:r w:rsidR="002A78A3" w:rsidRPr="000F37A1">
        <w:rPr>
          <w:rFonts w:cs="Times New Roman"/>
          <w:sz w:val="28"/>
          <w:szCs w:val="28"/>
          <w:lang w:val="nl-NL"/>
        </w:rPr>
        <w:t xml:space="preserve"> biện</w:t>
      </w:r>
      <w:r w:rsidRPr="000F37A1">
        <w:rPr>
          <w:rFonts w:cs="Times New Roman"/>
          <w:sz w:val="28"/>
          <w:szCs w:val="28"/>
          <w:lang w:val="nl-NL"/>
        </w:rPr>
        <w:t xml:space="preserve"> pháp khắc phục hậu quả của người có thẩm quyền</w:t>
      </w:r>
      <w:r w:rsidR="002A78A3" w:rsidRPr="000F37A1">
        <w:rPr>
          <w:rFonts w:cs="Times New Roman"/>
          <w:sz w:val="28"/>
          <w:szCs w:val="28"/>
          <w:lang w:val="nl-NL"/>
        </w:rPr>
        <w:t>;</w:t>
      </w:r>
      <w:r w:rsidR="009D5B78" w:rsidRPr="000F37A1">
        <w:rPr>
          <w:rFonts w:cs="Times New Roman"/>
          <w:sz w:val="28"/>
          <w:szCs w:val="28"/>
          <w:lang w:val="nl-NL"/>
        </w:rPr>
        <w:t xml:space="preserve"> </w:t>
      </w:r>
    </w:p>
    <w:p w14:paraId="7F1696A9" w14:textId="1D8D7DCD" w:rsidR="003C2D0B" w:rsidRPr="000F37A1" w:rsidRDefault="00CE4493" w:rsidP="00B72257">
      <w:pPr>
        <w:widowControl w:val="0"/>
        <w:ind w:firstLine="709"/>
        <w:rPr>
          <w:rFonts w:cs="Times New Roman"/>
          <w:sz w:val="28"/>
          <w:szCs w:val="28"/>
          <w:lang w:val="nl-NL"/>
        </w:rPr>
      </w:pPr>
      <w:r w:rsidRPr="000F37A1">
        <w:rPr>
          <w:rFonts w:cs="Times New Roman"/>
          <w:sz w:val="28"/>
          <w:szCs w:val="28"/>
          <w:lang w:val="nl-NL"/>
        </w:rPr>
        <w:t>(i</w:t>
      </w:r>
      <w:r w:rsidR="00726E1E" w:rsidRPr="000F37A1">
        <w:rPr>
          <w:rFonts w:cs="Times New Roman"/>
          <w:sz w:val="28"/>
          <w:szCs w:val="28"/>
          <w:lang w:val="nl-NL"/>
        </w:rPr>
        <w:t>i</w:t>
      </w:r>
      <w:r w:rsidRPr="000F37A1">
        <w:rPr>
          <w:rFonts w:cs="Times New Roman"/>
          <w:sz w:val="28"/>
          <w:szCs w:val="28"/>
          <w:lang w:val="nl-NL"/>
        </w:rPr>
        <w:t>i) B</w:t>
      </w:r>
      <w:r w:rsidR="009D5B78" w:rsidRPr="000F37A1">
        <w:rPr>
          <w:rFonts w:cs="Times New Roman"/>
          <w:sz w:val="28"/>
          <w:szCs w:val="28"/>
          <w:lang w:val="nl-NL"/>
        </w:rPr>
        <w:t>iên bản</w:t>
      </w:r>
      <w:r w:rsidR="003C2D0B" w:rsidRPr="000F37A1">
        <w:rPr>
          <w:rFonts w:cs="Times New Roman"/>
          <w:sz w:val="28"/>
          <w:szCs w:val="28"/>
          <w:lang w:val="nl-NL"/>
        </w:rPr>
        <w:t xml:space="preserve"> vi phạm hành chính của </w:t>
      </w:r>
      <w:r w:rsidR="00EB2CA6" w:rsidRPr="000F37A1">
        <w:rPr>
          <w:rFonts w:cs="Times New Roman"/>
          <w:sz w:val="28"/>
          <w:szCs w:val="28"/>
          <w:lang w:val="nl-NL"/>
        </w:rPr>
        <w:t>người</w:t>
      </w:r>
      <w:r w:rsidR="003C2D0B" w:rsidRPr="000F37A1">
        <w:rPr>
          <w:rFonts w:cs="Times New Roman"/>
          <w:sz w:val="28"/>
          <w:szCs w:val="28"/>
          <w:lang w:val="nl-NL"/>
        </w:rPr>
        <w:t xml:space="preserve"> có thẩm quyền</w:t>
      </w:r>
      <w:r w:rsidR="00FB56BC" w:rsidRPr="000F37A1">
        <w:rPr>
          <w:rFonts w:cs="Times New Roman"/>
          <w:sz w:val="28"/>
          <w:szCs w:val="28"/>
          <w:lang w:val="nl-NL"/>
        </w:rPr>
        <w:t>;</w:t>
      </w:r>
      <w:r w:rsidR="000B1BD6" w:rsidRPr="000F37A1">
        <w:rPr>
          <w:rFonts w:cs="Times New Roman"/>
          <w:sz w:val="28"/>
          <w:szCs w:val="28"/>
          <w:lang w:val="nl-NL"/>
        </w:rPr>
        <w:t xml:space="preserve"> </w:t>
      </w:r>
    </w:p>
    <w:p w14:paraId="209EC3E3" w14:textId="2D3A8B61" w:rsidR="003C2D0B" w:rsidRPr="000F37A1" w:rsidRDefault="00726E1E" w:rsidP="00B72257">
      <w:pPr>
        <w:widowControl w:val="0"/>
        <w:ind w:firstLine="709"/>
        <w:rPr>
          <w:rFonts w:cs="Times New Roman"/>
          <w:sz w:val="28"/>
          <w:szCs w:val="28"/>
          <w:lang w:val="nl-NL"/>
        </w:rPr>
      </w:pPr>
      <w:r w:rsidRPr="000F37A1">
        <w:rPr>
          <w:rFonts w:cs="Times New Roman"/>
          <w:sz w:val="28"/>
          <w:szCs w:val="28"/>
          <w:lang w:val="nl-NL"/>
        </w:rPr>
        <w:t>(iv</w:t>
      </w:r>
      <w:r w:rsidR="003C2D0B" w:rsidRPr="000F37A1">
        <w:rPr>
          <w:rFonts w:cs="Times New Roman"/>
          <w:sz w:val="28"/>
          <w:szCs w:val="28"/>
          <w:lang w:val="nl-NL"/>
        </w:rPr>
        <w:t>) Kết quả giám sát, kết luận thanh tra, kiểm tra, kết quả kiểm toán của cơ quan, tổ chức có thẩm quyền theo quy định của pháp luật</w:t>
      </w:r>
      <w:r w:rsidR="00FC39DB" w:rsidRPr="0053469D">
        <w:rPr>
          <w:rFonts w:cs="Times New Roman"/>
          <w:sz w:val="28"/>
          <w:szCs w:val="28"/>
          <w:lang w:val="nl-NL"/>
        </w:rPr>
        <w:t xml:space="preserve"> liên quan đến lĩnh vực tiền tệ, ngân hàng</w:t>
      </w:r>
      <w:r w:rsidR="003C2D0B" w:rsidRPr="000F37A1">
        <w:rPr>
          <w:rFonts w:cs="Times New Roman"/>
          <w:sz w:val="28"/>
          <w:szCs w:val="28"/>
          <w:lang w:val="nl-NL"/>
        </w:rPr>
        <w:t xml:space="preserve"> (bao gồm Ngân hàng Nhà nước</w:t>
      </w:r>
      <w:r w:rsidR="00500831" w:rsidRPr="000F37A1">
        <w:rPr>
          <w:rFonts w:cs="Times New Roman"/>
          <w:sz w:val="28"/>
          <w:szCs w:val="28"/>
          <w:lang w:val="nl-NL"/>
        </w:rPr>
        <w:t xml:space="preserve"> chi nhánh khu vực và các đơn vị khác thuộc Ngân hàng Nhà nước</w:t>
      </w:r>
      <w:r w:rsidR="003C2D0B" w:rsidRPr="000F37A1">
        <w:rPr>
          <w:rFonts w:cs="Times New Roman"/>
          <w:sz w:val="28"/>
          <w:szCs w:val="28"/>
          <w:lang w:val="nl-NL"/>
        </w:rPr>
        <w:t xml:space="preserve">, các cơ quan quản lý nhà nước khác và công ty kiểm toán độc lập); </w:t>
      </w:r>
    </w:p>
    <w:p w14:paraId="394B36E3" w14:textId="6650E68A" w:rsidR="005B57EE" w:rsidRPr="000F37A1" w:rsidRDefault="00726E1E" w:rsidP="00B72257">
      <w:pPr>
        <w:widowControl w:val="0"/>
        <w:ind w:firstLine="709"/>
        <w:rPr>
          <w:rFonts w:cs="Times New Roman"/>
          <w:sz w:val="28"/>
          <w:szCs w:val="28"/>
          <w:lang w:val="nl-NL"/>
        </w:rPr>
      </w:pPr>
      <w:r w:rsidRPr="000F37A1">
        <w:rPr>
          <w:rFonts w:cs="Times New Roman"/>
          <w:sz w:val="28"/>
          <w:szCs w:val="28"/>
          <w:lang w:val="nl-NL"/>
        </w:rPr>
        <w:lastRenderedPageBreak/>
        <w:t>(</w:t>
      </w:r>
      <w:r w:rsidR="00CE4493" w:rsidRPr="000F37A1">
        <w:rPr>
          <w:rFonts w:cs="Times New Roman"/>
          <w:sz w:val="28"/>
          <w:szCs w:val="28"/>
          <w:lang w:val="nl-NL"/>
        </w:rPr>
        <w:t>v</w:t>
      </w:r>
      <w:r w:rsidR="003C2D0B" w:rsidRPr="000F37A1">
        <w:rPr>
          <w:rFonts w:cs="Times New Roman"/>
          <w:sz w:val="28"/>
          <w:szCs w:val="28"/>
          <w:lang w:val="nl-NL"/>
        </w:rPr>
        <w:t>) Vi phạm do tổ chức tín dụng, chi nhánh ngân hàng nước ngoài tự phát hiện, báo cáo và chưa khắc phục xong</w:t>
      </w:r>
      <w:r w:rsidR="005B57EE" w:rsidRPr="000F37A1">
        <w:rPr>
          <w:rFonts w:cs="Times New Roman"/>
          <w:sz w:val="28"/>
          <w:szCs w:val="28"/>
          <w:lang w:val="nl-NL"/>
        </w:rPr>
        <w:t>;</w:t>
      </w:r>
    </w:p>
    <w:p w14:paraId="35850562" w14:textId="25E56B96" w:rsidR="00726E1E" w:rsidRPr="000F37A1" w:rsidRDefault="00726E1E" w:rsidP="00B72257">
      <w:pPr>
        <w:widowControl w:val="0"/>
        <w:ind w:firstLine="709"/>
        <w:rPr>
          <w:rFonts w:cs="Times New Roman"/>
          <w:sz w:val="28"/>
          <w:szCs w:val="28"/>
          <w:lang w:val="nl-NL"/>
        </w:rPr>
      </w:pPr>
      <w:r w:rsidRPr="000F37A1">
        <w:rPr>
          <w:rFonts w:cs="Times New Roman"/>
          <w:sz w:val="28"/>
          <w:szCs w:val="28"/>
          <w:lang w:val="nl-NL"/>
        </w:rPr>
        <w:t xml:space="preserve">(vi) </w:t>
      </w:r>
      <w:r w:rsidR="00482E9C" w:rsidRPr="000F37A1">
        <w:rPr>
          <w:rFonts w:cs="Times New Roman"/>
          <w:sz w:val="28"/>
          <w:szCs w:val="28"/>
          <w:lang w:val="pt-BR"/>
        </w:rPr>
        <w:t xml:space="preserve">Trường hợp cùng một hành vi vi phạm nhưng được ghi nhận tại nhiều hơn một trong các hình thức văn bản nêu tại </w:t>
      </w:r>
      <w:r w:rsidR="00D35DEF" w:rsidRPr="000F37A1">
        <w:rPr>
          <w:rFonts w:cs="Times New Roman"/>
          <w:sz w:val="28"/>
          <w:szCs w:val="28"/>
          <w:lang w:val="pt-BR"/>
        </w:rPr>
        <w:t>điểm b</w:t>
      </w:r>
      <w:r w:rsidR="00482E9C" w:rsidRPr="000F37A1">
        <w:rPr>
          <w:rFonts w:cs="Times New Roman"/>
          <w:sz w:val="28"/>
          <w:szCs w:val="28"/>
          <w:lang w:val="pt-BR"/>
        </w:rPr>
        <w:t xml:space="preserve">(i), </w:t>
      </w:r>
      <w:r w:rsidR="00D35DEF" w:rsidRPr="000F37A1">
        <w:rPr>
          <w:rFonts w:cs="Times New Roman"/>
          <w:sz w:val="28"/>
          <w:szCs w:val="28"/>
          <w:lang w:val="pt-BR"/>
        </w:rPr>
        <w:t>b</w:t>
      </w:r>
      <w:r w:rsidR="00482E9C" w:rsidRPr="000F37A1">
        <w:rPr>
          <w:rFonts w:cs="Times New Roman"/>
          <w:sz w:val="28"/>
          <w:szCs w:val="28"/>
          <w:lang w:val="pt-BR"/>
        </w:rPr>
        <w:t xml:space="preserve">(ii), </w:t>
      </w:r>
      <w:r w:rsidR="00D35DEF" w:rsidRPr="000F37A1">
        <w:rPr>
          <w:rFonts w:cs="Times New Roman"/>
          <w:sz w:val="28"/>
          <w:szCs w:val="28"/>
          <w:lang w:val="pt-BR"/>
        </w:rPr>
        <w:t>b</w:t>
      </w:r>
      <w:r w:rsidR="00482E9C" w:rsidRPr="000F37A1">
        <w:rPr>
          <w:rFonts w:cs="Times New Roman"/>
          <w:sz w:val="28"/>
          <w:szCs w:val="28"/>
          <w:lang w:val="pt-BR"/>
        </w:rPr>
        <w:t xml:space="preserve">(iii), </w:t>
      </w:r>
      <w:r w:rsidR="00D35DEF" w:rsidRPr="000F37A1">
        <w:rPr>
          <w:rFonts w:cs="Times New Roman"/>
          <w:sz w:val="28"/>
          <w:szCs w:val="28"/>
          <w:lang w:val="pt-BR"/>
        </w:rPr>
        <w:t>b</w:t>
      </w:r>
      <w:r w:rsidR="00482E9C" w:rsidRPr="000F37A1">
        <w:rPr>
          <w:rFonts w:cs="Times New Roman"/>
          <w:sz w:val="28"/>
          <w:szCs w:val="28"/>
          <w:lang w:val="pt-BR"/>
        </w:rPr>
        <w:t xml:space="preserve">(iv), </w:t>
      </w:r>
      <w:r w:rsidR="00D35DEF" w:rsidRPr="000F37A1">
        <w:rPr>
          <w:rFonts w:cs="Times New Roman"/>
          <w:sz w:val="28"/>
          <w:szCs w:val="28"/>
          <w:lang w:val="pt-BR"/>
        </w:rPr>
        <w:t>b</w:t>
      </w:r>
      <w:r w:rsidR="00482E9C" w:rsidRPr="000F37A1">
        <w:rPr>
          <w:rFonts w:cs="Times New Roman"/>
          <w:sz w:val="28"/>
          <w:szCs w:val="28"/>
          <w:lang w:val="pt-BR"/>
        </w:rPr>
        <w:t>(v) khoản 2 Điều này</w:t>
      </w:r>
      <w:r w:rsidRPr="000F37A1">
        <w:rPr>
          <w:rFonts w:cs="Times New Roman"/>
          <w:sz w:val="28"/>
          <w:szCs w:val="28"/>
          <w:lang w:val="nl-NL"/>
        </w:rPr>
        <w:t xml:space="preserve"> thì được </w:t>
      </w:r>
      <w:r w:rsidR="00482E9C" w:rsidRPr="000F37A1">
        <w:rPr>
          <w:rFonts w:cs="Times New Roman"/>
          <w:sz w:val="28"/>
          <w:szCs w:val="28"/>
          <w:lang w:val="nl-NL"/>
        </w:rPr>
        <w:t>xác định</w:t>
      </w:r>
      <w:r w:rsidRPr="000F37A1">
        <w:rPr>
          <w:rFonts w:cs="Times New Roman"/>
          <w:sz w:val="28"/>
          <w:szCs w:val="28"/>
          <w:lang w:val="nl-NL"/>
        </w:rPr>
        <w:t xml:space="preserve"> là 01 </w:t>
      </w:r>
      <w:r w:rsidR="00482E9C" w:rsidRPr="000F37A1">
        <w:rPr>
          <w:rFonts w:cs="Times New Roman"/>
          <w:sz w:val="28"/>
          <w:szCs w:val="28"/>
          <w:lang w:val="nl-NL"/>
        </w:rPr>
        <w:t>lần vi phạm</w:t>
      </w:r>
      <w:r w:rsidRPr="000F37A1">
        <w:rPr>
          <w:rFonts w:cs="Times New Roman"/>
          <w:sz w:val="28"/>
          <w:szCs w:val="28"/>
          <w:lang w:val="nl-NL"/>
        </w:rPr>
        <w:t>.</w:t>
      </w:r>
    </w:p>
    <w:p w14:paraId="3D166103" w14:textId="3DED0AA7" w:rsidR="003C2D0B" w:rsidRPr="000F37A1" w:rsidRDefault="003C2D0B" w:rsidP="00B72257">
      <w:pPr>
        <w:widowControl w:val="0"/>
        <w:ind w:firstLine="709"/>
        <w:rPr>
          <w:rFonts w:cs="Times New Roman"/>
          <w:sz w:val="28"/>
          <w:szCs w:val="28"/>
        </w:rPr>
      </w:pPr>
      <w:r w:rsidRPr="000F37A1">
        <w:rPr>
          <w:rFonts w:cs="Times New Roman"/>
          <w:sz w:val="28"/>
          <w:szCs w:val="28"/>
          <w:lang w:val="nl-NL"/>
        </w:rPr>
        <w:t xml:space="preserve">3. </w:t>
      </w:r>
      <w:r w:rsidRPr="000F37A1">
        <w:rPr>
          <w:rFonts w:cs="Times New Roman"/>
          <w:sz w:val="28"/>
          <w:szCs w:val="28"/>
        </w:rPr>
        <w:t>Điểm của nhóm chỉ tiêu định tính theo từng tiêu chí xếp hạng được xác định trên cơ sở so sánh giá trị của nhóm chỉ tiêu định tính quy định tại khoản 4 Điều này với các ngưỡng tính điểm của nhóm chỉ tiêu định tính quy định tại Điều 1</w:t>
      </w:r>
      <w:r w:rsidR="00596682" w:rsidRPr="000F37A1">
        <w:rPr>
          <w:rFonts w:cs="Times New Roman"/>
          <w:sz w:val="28"/>
          <w:szCs w:val="28"/>
        </w:rPr>
        <w:t>7</w:t>
      </w:r>
      <w:r w:rsidRPr="000F37A1">
        <w:rPr>
          <w:rFonts w:cs="Times New Roman"/>
          <w:sz w:val="28"/>
          <w:szCs w:val="28"/>
        </w:rPr>
        <w:t xml:space="preserve"> Thông tư này, cụ thể như sau:</w:t>
      </w:r>
    </w:p>
    <w:p w14:paraId="1E94867C" w14:textId="77777777" w:rsidR="003C2D0B" w:rsidRPr="000F37A1" w:rsidRDefault="003C2D0B" w:rsidP="00B72257">
      <w:pPr>
        <w:widowControl w:val="0"/>
        <w:ind w:firstLine="709"/>
        <w:rPr>
          <w:rFonts w:cs="Times New Roman"/>
          <w:sz w:val="28"/>
          <w:szCs w:val="28"/>
        </w:rPr>
      </w:pPr>
      <w:r w:rsidRPr="000F37A1">
        <w:rPr>
          <w:rFonts w:cs="Times New Roman"/>
          <w:sz w:val="28"/>
          <w:szCs w:val="28"/>
        </w:rPr>
        <w:t>a) Điểm 5 nếu giá trị của nhóm chỉ tiêu định tính nhỏ hơn hoặc bằng ngưỡng 1;</w:t>
      </w:r>
    </w:p>
    <w:p w14:paraId="42F80715" w14:textId="77777777" w:rsidR="003C2D0B" w:rsidRPr="000F37A1" w:rsidRDefault="003C2D0B" w:rsidP="00B72257">
      <w:pPr>
        <w:widowControl w:val="0"/>
        <w:ind w:firstLine="709"/>
        <w:rPr>
          <w:rFonts w:cs="Times New Roman"/>
          <w:sz w:val="28"/>
          <w:szCs w:val="28"/>
        </w:rPr>
      </w:pPr>
      <w:r w:rsidRPr="000F37A1">
        <w:rPr>
          <w:rFonts w:cs="Times New Roman"/>
          <w:sz w:val="28"/>
          <w:szCs w:val="28"/>
        </w:rPr>
        <w:t>b) Điểm 4 nếu giá trị của nhóm chỉ tiêu định tính nhỏ hơn hoặc bằng ngưỡng 2 và lớn hơn ngưỡng 1;</w:t>
      </w:r>
    </w:p>
    <w:p w14:paraId="403487C5" w14:textId="77777777" w:rsidR="003C2D0B" w:rsidRPr="000F37A1" w:rsidRDefault="003C2D0B" w:rsidP="00B72257">
      <w:pPr>
        <w:widowControl w:val="0"/>
        <w:ind w:firstLine="709"/>
        <w:rPr>
          <w:rFonts w:cs="Times New Roman"/>
          <w:sz w:val="28"/>
          <w:szCs w:val="28"/>
        </w:rPr>
      </w:pPr>
      <w:r w:rsidRPr="000F37A1">
        <w:rPr>
          <w:rFonts w:cs="Times New Roman"/>
          <w:sz w:val="28"/>
          <w:szCs w:val="28"/>
        </w:rPr>
        <w:t>c) Điểm 3 nếu giá trị của nhóm chỉ tiêu định tính nhỏ hơn hoặc bằng ngưỡng 3 và lớn hơn ngưỡng 2;</w:t>
      </w:r>
    </w:p>
    <w:p w14:paraId="3A4973EC" w14:textId="77777777" w:rsidR="003C2D0B" w:rsidRPr="000F37A1" w:rsidRDefault="003C2D0B" w:rsidP="00B72257">
      <w:pPr>
        <w:widowControl w:val="0"/>
        <w:ind w:firstLine="709"/>
        <w:rPr>
          <w:rFonts w:cs="Times New Roman"/>
          <w:sz w:val="28"/>
          <w:szCs w:val="28"/>
        </w:rPr>
      </w:pPr>
      <w:r w:rsidRPr="000F37A1">
        <w:rPr>
          <w:rFonts w:cs="Times New Roman"/>
          <w:sz w:val="28"/>
          <w:szCs w:val="28"/>
        </w:rPr>
        <w:t>d) Điểm 2 nếu giá trị của nhóm chỉ tiêu định tính nhỏ hơn hoặc bằng ngưỡng 4 và lớn hơn ngưỡng 3;</w:t>
      </w:r>
    </w:p>
    <w:p w14:paraId="2EF0F908" w14:textId="77777777" w:rsidR="003C2D0B" w:rsidRPr="000F37A1" w:rsidRDefault="003C2D0B" w:rsidP="00B72257">
      <w:pPr>
        <w:widowControl w:val="0"/>
        <w:tabs>
          <w:tab w:val="left" w:pos="709"/>
        </w:tabs>
        <w:ind w:firstLine="709"/>
        <w:rPr>
          <w:rFonts w:cs="Times New Roman"/>
          <w:sz w:val="28"/>
          <w:szCs w:val="28"/>
        </w:rPr>
      </w:pPr>
      <w:r w:rsidRPr="000F37A1">
        <w:rPr>
          <w:rFonts w:cs="Times New Roman"/>
          <w:sz w:val="28"/>
          <w:szCs w:val="28"/>
        </w:rPr>
        <w:t>đ) Điểm 1 nếu giá trị của nhóm chỉ tiêu định tính lớn hơn ngưỡng 4.</w:t>
      </w:r>
    </w:p>
    <w:p w14:paraId="1662F1D6"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4. Giá trị của nhóm chỉ tiêu định tính là giá trị phản ánh mức độ vi phạm quy định pháp luật về tiền tệ và ngân hàng của tổ chức tín dụng, chi nhánh ngân hàng nước ngoài có xem xét đến yếu tố quy mô của tổ chức tín dụng, chi nhánh ngân hàng nước ngoài tại từng tiêu chí xếp hạng. Giá trị của nhóm chỉ tiêu định tính được xác định như sau:</w:t>
      </w:r>
    </w:p>
    <w:p w14:paraId="0E5F1298" w14:textId="216C59F8" w:rsidR="002B6FCC" w:rsidRPr="000F37A1" w:rsidRDefault="002B6FCC" w:rsidP="003B7182">
      <w:pPr>
        <w:widowControl w:val="0"/>
        <w:tabs>
          <w:tab w:val="left" w:pos="709"/>
        </w:tabs>
        <w:rPr>
          <w:rFonts w:cs="Times New Roman"/>
          <w:sz w:val="30"/>
          <w:szCs w:val="28"/>
          <w:lang w:val="nl-NL"/>
        </w:rPr>
      </w:pPr>
      <m:oMathPara>
        <m:oMath>
          <m:r>
            <m:rPr>
              <m:sty m:val="p"/>
            </m:rPr>
            <w:rPr>
              <w:rFonts w:ascii="Cambria Math" w:hAnsi="Cambria Math" w:cs="Times New Roman"/>
              <w:sz w:val="26"/>
              <w:lang w:val="nl-NL"/>
            </w:rPr>
            <m:t>Gi</m:t>
          </m:r>
          <m:r>
            <m:rPr>
              <m:sty m:val="p"/>
            </m:rPr>
            <w:rPr>
              <w:rFonts w:ascii="Cambria Math" w:hAnsi="Cambria Math" w:cs="Times New Roman" w:hint="eastAsia"/>
              <w:sz w:val="26"/>
              <w:lang w:val="nl-NL"/>
            </w:rPr>
            <m:t>á</m:t>
          </m:r>
          <m:r>
            <m:rPr>
              <m:sty m:val="p"/>
            </m:rPr>
            <w:rPr>
              <w:rFonts w:ascii="Cambria Math" w:hAnsi="Cambria Math" w:cs="Times New Roman"/>
              <w:sz w:val="26"/>
              <w:lang w:val="nl-NL"/>
            </w:rPr>
            <m:t xml:space="preserve"> trị của nh</m:t>
          </m:r>
          <m:r>
            <m:rPr>
              <m:sty m:val="p"/>
            </m:rPr>
            <w:rPr>
              <w:rFonts w:ascii="Cambria Math" w:hAnsi="Cambria Math" w:cs="Times New Roman" w:hint="eastAsia"/>
              <w:sz w:val="26"/>
              <w:lang w:val="nl-NL"/>
            </w:rPr>
            <m:t>ó</m:t>
          </m:r>
          <m:r>
            <m:rPr>
              <m:sty m:val="p"/>
            </m:rPr>
            <w:rPr>
              <w:rFonts w:ascii="Cambria Math" w:hAnsi="Cambria Math" w:cs="Times New Roman"/>
              <w:sz w:val="26"/>
              <w:lang w:val="nl-NL"/>
            </w:rPr>
            <m:t>m chỉ ti</m:t>
          </m:r>
          <m:r>
            <m:rPr>
              <m:sty m:val="p"/>
            </m:rPr>
            <w:rPr>
              <w:rFonts w:ascii="Cambria Math" w:hAnsi="Cambria Math" w:cs="Times New Roman" w:hint="eastAsia"/>
              <w:sz w:val="26"/>
              <w:lang w:val="nl-NL"/>
            </w:rPr>
            <m:t>ê</m:t>
          </m:r>
          <m:r>
            <m:rPr>
              <m:sty m:val="p"/>
            </m:rPr>
            <w:rPr>
              <w:rFonts w:ascii="Cambria Math" w:hAnsi="Cambria Math" w:cs="Times New Roman"/>
              <w:sz w:val="26"/>
              <w:lang w:val="nl-NL"/>
            </w:rPr>
            <m:t xml:space="preserve">u </m:t>
          </m:r>
          <m:r>
            <m:rPr>
              <m:sty m:val="p"/>
            </m:rPr>
            <w:rPr>
              <w:rFonts w:ascii="Cambria Math" w:hAnsi="Cambria Math" w:cs="Times New Roman" w:hint="eastAsia"/>
              <w:sz w:val="26"/>
              <w:lang w:val="nl-NL"/>
            </w:rPr>
            <m:t>đ</m:t>
          </m:r>
          <m:r>
            <m:rPr>
              <m:sty m:val="p"/>
            </m:rPr>
            <w:rPr>
              <w:rFonts w:ascii="Cambria Math" w:hAnsi="Cambria Math" w:cs="Times New Roman"/>
              <w:sz w:val="26"/>
              <w:lang w:val="nl-NL"/>
            </w:rPr>
            <m:t>ịnh t</m:t>
          </m:r>
          <m:r>
            <m:rPr>
              <m:sty m:val="p"/>
            </m:rPr>
            <w:rPr>
              <w:rFonts w:ascii="Cambria Math" w:hAnsi="Cambria Math" w:cs="Times New Roman" w:hint="eastAsia"/>
              <w:sz w:val="26"/>
              <w:lang w:val="nl-NL"/>
            </w:rPr>
            <m:t>í</m:t>
          </m:r>
          <m:r>
            <m:rPr>
              <m:sty m:val="p"/>
            </m:rPr>
            <w:rPr>
              <w:rFonts w:ascii="Cambria Math" w:hAnsi="Cambria Math" w:cs="Times New Roman"/>
              <w:sz w:val="26"/>
              <w:lang w:val="nl-NL"/>
            </w:rPr>
            <m:t>nh=</m:t>
          </m:r>
          <m:f>
            <m:fPr>
              <m:ctrlPr>
                <w:rPr>
                  <w:rFonts w:ascii="Cambria Math" w:hAnsi="Cambria Math" w:cs="Times New Roman"/>
                  <w:sz w:val="26"/>
                  <w:lang w:val="nl-NL"/>
                </w:rPr>
              </m:ctrlPr>
            </m:fPr>
            <m:num>
              <m:r>
                <w:rPr>
                  <w:rFonts w:ascii="Cambria Math" w:hAnsi="Cambria Math" w:cs="Times New Roman"/>
                  <w:sz w:val="26"/>
                  <w:lang w:val="nl-NL"/>
                </w:rPr>
                <m:t>Tổng mức tiền phạt (</m:t>
              </m:r>
              <m:r>
                <w:rPr>
                  <w:rFonts w:ascii="Cambria Math" w:hAnsi="Cambria Math" w:cs="Times New Roman" w:hint="eastAsia"/>
                  <w:sz w:val="26"/>
                  <w:lang w:val="nl-NL"/>
                </w:rPr>
                <m:t>đ</m:t>
              </m:r>
              <m:r>
                <w:rPr>
                  <w:rFonts w:ascii="Cambria Math" w:hAnsi="Cambria Math" w:cs="Times New Roman"/>
                  <w:sz w:val="26"/>
                  <w:lang w:val="nl-NL"/>
                </w:rPr>
                <m:t>ồng)</m:t>
              </m:r>
            </m:num>
            <m:den>
              <m:r>
                <w:rPr>
                  <w:rFonts w:ascii="Cambria Math" w:hAnsi="Cambria Math" w:cs="Times New Roman"/>
                  <w:sz w:val="26"/>
                  <w:lang w:val="nl-NL"/>
                </w:rPr>
                <m:t>Vốn tự c</m:t>
              </m:r>
              <m:r>
                <w:rPr>
                  <w:rFonts w:ascii="Cambria Math" w:hAnsi="Cambria Math" w:cs="Times New Roman" w:hint="eastAsia"/>
                  <w:sz w:val="26"/>
                  <w:lang w:val="nl-NL"/>
                </w:rPr>
                <m:t>ó</m:t>
              </m:r>
              <m:r>
                <w:rPr>
                  <w:rFonts w:ascii="Cambria Math" w:hAnsi="Cambria Math" w:cs="Times New Roman"/>
                  <w:sz w:val="26"/>
                  <w:lang w:val="nl-NL"/>
                </w:rPr>
                <m:t xml:space="preserve"> ri</m:t>
              </m:r>
              <m:r>
                <w:rPr>
                  <w:rFonts w:ascii="Cambria Math" w:hAnsi="Cambria Math" w:cs="Times New Roman" w:hint="eastAsia"/>
                  <w:sz w:val="26"/>
                  <w:lang w:val="nl-NL"/>
                </w:rPr>
                <m:t>ê</m:t>
              </m:r>
              <m:r>
                <w:rPr>
                  <w:rFonts w:ascii="Cambria Math" w:hAnsi="Cambria Math" w:cs="Times New Roman"/>
                  <w:sz w:val="26"/>
                  <w:lang w:val="nl-NL"/>
                </w:rPr>
                <m:t>ng lẻ (</m:t>
              </m:r>
              <m:r>
                <w:rPr>
                  <w:rFonts w:ascii="Cambria Math" w:hAnsi="Cambria Math" w:cs="Times New Roman" w:hint="eastAsia"/>
                  <w:sz w:val="26"/>
                  <w:lang w:val="nl-NL"/>
                </w:rPr>
                <m:t>đ</m:t>
              </m:r>
              <m:r>
                <w:rPr>
                  <w:rFonts w:ascii="Cambria Math" w:hAnsi="Cambria Math" w:cs="Times New Roman"/>
                  <w:sz w:val="26"/>
                  <w:lang w:val="nl-NL"/>
                </w:rPr>
                <m:t>ồng)</m:t>
              </m:r>
            </m:den>
          </m:f>
          <m:r>
            <w:rPr>
              <w:rFonts w:ascii="Cambria Math" w:hAnsi="Cambria Math" w:cs="Times New Roman"/>
              <w:sz w:val="26"/>
              <w:lang w:val="nl-NL"/>
            </w:rPr>
            <m:t xml:space="preserve"> x 100.000</m:t>
          </m:r>
        </m:oMath>
      </m:oMathPara>
    </w:p>
    <w:p w14:paraId="10078AF0"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Trong đó:</w:t>
      </w:r>
    </w:p>
    <w:p w14:paraId="0C69DF19" w14:textId="508A6DAA"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 Tổng mức tiền phạt là tổng mức tiền phạt của các hành vi vi phạm các chỉ tiêu của nhóm chỉ tiêu định tính tại một tiêu chí xếp hạng. Tổng mức tiền phạt được tính bằng tổng mức phạt tiền </w:t>
      </w:r>
      <w:r w:rsidR="00570478" w:rsidRPr="000F37A1">
        <w:rPr>
          <w:rFonts w:cs="Times New Roman"/>
          <w:sz w:val="28"/>
          <w:szCs w:val="28"/>
          <w:lang w:val="nl-NL"/>
        </w:rPr>
        <w:t xml:space="preserve">của các hành vi vi phạm được xác định tại </w:t>
      </w:r>
      <w:r w:rsidR="002F3357" w:rsidRPr="000F37A1">
        <w:rPr>
          <w:rFonts w:cs="Times New Roman"/>
          <w:sz w:val="28"/>
          <w:szCs w:val="28"/>
          <w:lang w:val="nl-NL"/>
        </w:rPr>
        <w:t>điểm b</w:t>
      </w:r>
      <w:r w:rsidR="005B57EE" w:rsidRPr="000F37A1">
        <w:rPr>
          <w:rFonts w:cs="Times New Roman"/>
          <w:sz w:val="28"/>
          <w:szCs w:val="28"/>
          <w:lang w:val="nl-NL"/>
        </w:rPr>
        <w:t>(</w:t>
      </w:r>
      <w:r w:rsidR="00570478" w:rsidRPr="000F37A1">
        <w:rPr>
          <w:rFonts w:cs="Times New Roman"/>
          <w:sz w:val="28"/>
          <w:szCs w:val="28"/>
          <w:lang w:val="nl-NL"/>
        </w:rPr>
        <w:t>i</w:t>
      </w:r>
      <w:r w:rsidR="00A70F2D" w:rsidRPr="000F37A1">
        <w:rPr>
          <w:rFonts w:cs="Times New Roman"/>
          <w:sz w:val="28"/>
          <w:szCs w:val="28"/>
          <w:lang w:val="nl-NL"/>
        </w:rPr>
        <w:t xml:space="preserve">) </w:t>
      </w:r>
      <w:r w:rsidR="00570478" w:rsidRPr="000F37A1">
        <w:rPr>
          <w:rFonts w:cs="Times New Roman"/>
          <w:sz w:val="28"/>
          <w:szCs w:val="28"/>
          <w:lang w:val="nl-NL"/>
        </w:rPr>
        <w:t xml:space="preserve">khoản 2 Điều này </w:t>
      </w:r>
      <w:r w:rsidRPr="000F37A1">
        <w:rPr>
          <w:rFonts w:cs="Times New Roman"/>
          <w:sz w:val="28"/>
          <w:szCs w:val="28"/>
          <w:lang w:val="nl-NL"/>
        </w:rPr>
        <w:t xml:space="preserve">được quy định tại quyết định xử phạt vi phạm hành chính của </w:t>
      </w:r>
      <w:r w:rsidR="00EB2CA6" w:rsidRPr="000F37A1">
        <w:rPr>
          <w:rFonts w:cs="Times New Roman"/>
          <w:sz w:val="28"/>
          <w:szCs w:val="28"/>
          <w:lang w:val="nl-NL"/>
        </w:rPr>
        <w:t>người</w:t>
      </w:r>
      <w:r w:rsidRPr="000F37A1">
        <w:rPr>
          <w:rFonts w:cs="Times New Roman"/>
          <w:sz w:val="28"/>
          <w:szCs w:val="28"/>
          <w:lang w:val="nl-NL"/>
        </w:rPr>
        <w:t xml:space="preserve"> có thẩm quyền và mức phạt tiền </w:t>
      </w:r>
      <w:r w:rsidR="00D66401" w:rsidRPr="000F37A1">
        <w:rPr>
          <w:rFonts w:cs="Times New Roman"/>
          <w:sz w:val="28"/>
          <w:szCs w:val="28"/>
          <w:lang w:val="nl-NL"/>
        </w:rPr>
        <w:t>tối thiểu</w:t>
      </w:r>
      <w:r w:rsidRPr="000F37A1">
        <w:rPr>
          <w:rFonts w:cs="Times New Roman"/>
          <w:sz w:val="28"/>
          <w:szCs w:val="28"/>
          <w:lang w:val="nl-NL"/>
        </w:rPr>
        <w:t xml:space="preserve"> của các hành vi vi phạm </w:t>
      </w:r>
      <w:r w:rsidR="00CE4493" w:rsidRPr="000F37A1">
        <w:rPr>
          <w:rFonts w:cs="Times New Roman"/>
          <w:sz w:val="28"/>
          <w:szCs w:val="28"/>
          <w:lang w:val="nl-NL"/>
        </w:rPr>
        <w:t xml:space="preserve">được xác định tại </w:t>
      </w:r>
      <w:r w:rsidR="002F3357" w:rsidRPr="000F37A1">
        <w:rPr>
          <w:rFonts w:cs="Times New Roman"/>
          <w:sz w:val="28"/>
          <w:szCs w:val="28"/>
          <w:lang w:val="nl-NL"/>
        </w:rPr>
        <w:t>điểm b</w:t>
      </w:r>
      <w:r w:rsidR="00CE4493" w:rsidRPr="000F37A1">
        <w:rPr>
          <w:rFonts w:cs="Times New Roman"/>
          <w:sz w:val="28"/>
          <w:szCs w:val="28"/>
          <w:lang w:val="nl-NL"/>
        </w:rPr>
        <w:t xml:space="preserve">(ii), </w:t>
      </w:r>
      <w:r w:rsidR="002F3357" w:rsidRPr="000F37A1">
        <w:rPr>
          <w:rFonts w:cs="Times New Roman"/>
          <w:sz w:val="28"/>
          <w:szCs w:val="28"/>
          <w:lang w:val="nl-NL"/>
        </w:rPr>
        <w:t>b</w:t>
      </w:r>
      <w:r w:rsidR="00CE4493" w:rsidRPr="000F37A1">
        <w:rPr>
          <w:rFonts w:cs="Times New Roman"/>
          <w:sz w:val="28"/>
          <w:szCs w:val="28"/>
          <w:lang w:val="nl-NL"/>
        </w:rPr>
        <w:t xml:space="preserve">(iii), </w:t>
      </w:r>
      <w:r w:rsidR="002F3357" w:rsidRPr="000F37A1">
        <w:rPr>
          <w:rFonts w:cs="Times New Roman"/>
          <w:sz w:val="28"/>
          <w:szCs w:val="28"/>
          <w:lang w:val="nl-NL"/>
        </w:rPr>
        <w:t>b</w:t>
      </w:r>
      <w:r w:rsidR="00CE4493" w:rsidRPr="000F37A1">
        <w:rPr>
          <w:rFonts w:cs="Times New Roman"/>
          <w:sz w:val="28"/>
          <w:szCs w:val="28"/>
          <w:lang w:val="nl-NL"/>
        </w:rPr>
        <w:t>(iv)</w:t>
      </w:r>
      <w:r w:rsidR="00726E1E" w:rsidRPr="000F37A1">
        <w:rPr>
          <w:rFonts w:cs="Times New Roman"/>
          <w:sz w:val="28"/>
          <w:szCs w:val="28"/>
          <w:lang w:val="nl-NL"/>
        </w:rPr>
        <w:t xml:space="preserve">, </w:t>
      </w:r>
      <w:r w:rsidR="002F3357" w:rsidRPr="000F37A1">
        <w:rPr>
          <w:rFonts w:cs="Times New Roman"/>
          <w:sz w:val="28"/>
          <w:szCs w:val="28"/>
          <w:lang w:val="nl-NL"/>
        </w:rPr>
        <w:t>b</w:t>
      </w:r>
      <w:r w:rsidR="00726E1E" w:rsidRPr="000F37A1">
        <w:rPr>
          <w:rFonts w:cs="Times New Roman"/>
          <w:sz w:val="28"/>
          <w:szCs w:val="28"/>
          <w:lang w:val="nl-NL"/>
        </w:rPr>
        <w:t>(v)</w:t>
      </w:r>
      <w:r w:rsidR="00CE4493" w:rsidRPr="000F37A1">
        <w:rPr>
          <w:rFonts w:cs="Times New Roman"/>
          <w:sz w:val="28"/>
          <w:szCs w:val="28"/>
          <w:lang w:val="nl-NL"/>
        </w:rPr>
        <w:t xml:space="preserve"> khoản 2 Điều này </w:t>
      </w:r>
      <w:r w:rsidR="00683CC7" w:rsidRPr="000F37A1">
        <w:rPr>
          <w:rFonts w:cs="Times New Roman"/>
          <w:sz w:val="28"/>
          <w:szCs w:val="28"/>
          <w:lang w:val="nl-NL"/>
        </w:rPr>
        <w:t xml:space="preserve">được </w:t>
      </w:r>
      <w:r w:rsidRPr="000F37A1">
        <w:rPr>
          <w:rFonts w:cs="Times New Roman"/>
          <w:sz w:val="28"/>
          <w:szCs w:val="28"/>
          <w:lang w:val="nl-NL"/>
        </w:rPr>
        <w:t xml:space="preserve">quy định </w:t>
      </w:r>
      <w:r w:rsidR="00D66401" w:rsidRPr="000F37A1">
        <w:rPr>
          <w:rFonts w:cs="Times New Roman"/>
          <w:sz w:val="28"/>
          <w:szCs w:val="28"/>
          <w:lang w:val="nl-NL"/>
        </w:rPr>
        <w:t>tại Nghị định quy định về xử phạt hành chính trong lĩnh vực tiền tệ và ngân hàng</w:t>
      </w:r>
      <w:r w:rsidRPr="000F37A1">
        <w:rPr>
          <w:rFonts w:cs="Times New Roman"/>
          <w:sz w:val="28"/>
          <w:szCs w:val="28"/>
          <w:lang w:val="nl-NL"/>
        </w:rPr>
        <w:t>.</w:t>
      </w:r>
      <w:r w:rsidR="00596682" w:rsidRPr="000F37A1">
        <w:rPr>
          <w:rFonts w:cs="Times New Roman"/>
          <w:szCs w:val="28"/>
          <w:lang w:val="nl-NL"/>
        </w:rPr>
        <w:t xml:space="preserve"> </w:t>
      </w:r>
      <w:r w:rsidR="00596682" w:rsidRPr="000F37A1">
        <w:rPr>
          <w:rFonts w:cs="Times New Roman"/>
          <w:sz w:val="28"/>
          <w:szCs w:val="28"/>
          <w:lang w:val="nl-NL"/>
        </w:rPr>
        <w:t xml:space="preserve">Đối với hành vi vi phạm được xác định tại </w:t>
      </w:r>
      <w:r w:rsidR="002F3357" w:rsidRPr="000F37A1">
        <w:rPr>
          <w:rFonts w:cs="Times New Roman"/>
          <w:sz w:val="28"/>
          <w:szCs w:val="28"/>
          <w:lang w:val="nl-NL"/>
        </w:rPr>
        <w:t>điểm b</w:t>
      </w:r>
      <w:r w:rsidR="00726E1E" w:rsidRPr="000F37A1">
        <w:rPr>
          <w:rFonts w:cs="Times New Roman"/>
          <w:sz w:val="28"/>
          <w:szCs w:val="28"/>
          <w:lang w:val="nl-NL"/>
        </w:rPr>
        <w:t>(iv</w:t>
      </w:r>
      <w:r w:rsidR="00596682" w:rsidRPr="000F37A1">
        <w:rPr>
          <w:rFonts w:cs="Times New Roman"/>
          <w:sz w:val="28"/>
          <w:szCs w:val="28"/>
          <w:lang w:val="nl-NL"/>
        </w:rPr>
        <w:t xml:space="preserve">), </w:t>
      </w:r>
      <w:r w:rsidR="002F3357" w:rsidRPr="000F37A1">
        <w:rPr>
          <w:rFonts w:cs="Times New Roman"/>
          <w:sz w:val="28"/>
          <w:szCs w:val="28"/>
          <w:lang w:val="nl-NL"/>
        </w:rPr>
        <w:t>b</w:t>
      </w:r>
      <w:r w:rsidR="00596682" w:rsidRPr="000F37A1">
        <w:rPr>
          <w:rFonts w:cs="Times New Roman"/>
          <w:sz w:val="28"/>
          <w:szCs w:val="28"/>
          <w:lang w:val="nl-NL"/>
        </w:rPr>
        <w:t>(v) khoản 2 Điều này chưa được quy định tại Nghị định quy định về xử phạt hành chính trong lĩnh vực tiền tệ và ngân hàng, mức tiền phạt để xác định tổng mức tiền phạt bằng 0.</w:t>
      </w:r>
      <w:r w:rsidRPr="000F37A1">
        <w:rPr>
          <w:rFonts w:cs="Times New Roman"/>
          <w:sz w:val="28"/>
          <w:szCs w:val="28"/>
          <w:lang w:val="nl-NL"/>
        </w:rPr>
        <w:t xml:space="preserve"> Đối với hành vi vi phạm có hình thức xử phạt là cảnh cáo, mức tiền phạt để xác định tổng mức tiền phạt bằng 0</w:t>
      </w:r>
      <w:r w:rsidR="00793F8D" w:rsidRPr="000F37A1">
        <w:rPr>
          <w:rFonts w:cs="Times New Roman"/>
          <w:sz w:val="28"/>
          <w:szCs w:val="28"/>
          <w:lang w:val="nl-NL"/>
        </w:rPr>
        <w:t>;</w:t>
      </w:r>
    </w:p>
    <w:p w14:paraId="54A0879D" w14:textId="0636F958"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 Vốn tự có riêng lẻ được xác định theo quy định của Ngân hàng Nhà nước về các giới hạn, tỷ lệ </w:t>
      </w:r>
      <w:r w:rsidR="00011E1E" w:rsidRPr="000F37A1">
        <w:rPr>
          <w:rFonts w:cs="Times New Roman"/>
          <w:sz w:val="28"/>
          <w:szCs w:val="28"/>
          <w:lang w:val="nl-NL"/>
        </w:rPr>
        <w:t xml:space="preserve">bảo </w:t>
      </w:r>
      <w:r w:rsidRPr="000F37A1">
        <w:rPr>
          <w:rFonts w:cs="Times New Roman"/>
          <w:sz w:val="28"/>
          <w:szCs w:val="28"/>
          <w:lang w:val="nl-NL"/>
        </w:rPr>
        <w:t xml:space="preserve">đảm an toàn trong hoạt động của tổ chức tín dụng, chi </w:t>
      </w:r>
      <w:r w:rsidRPr="000F37A1">
        <w:rPr>
          <w:rFonts w:cs="Times New Roman"/>
          <w:sz w:val="28"/>
          <w:szCs w:val="28"/>
          <w:lang w:val="nl-NL"/>
        </w:rPr>
        <w:lastRenderedPageBreak/>
        <w:t>nhánh ngân hàng nước ngoài.</w:t>
      </w:r>
    </w:p>
    <w:p w14:paraId="2D7F8174"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5. Sau khi xác định mức điểm đối với nhóm chỉ tiêu định tính tại từng tiêu chí xếp hạng theo quy định tại khoản 3 Điều này, tổ chức tín dụng, chi nhánh ngân hàng nước ngoài sẽ tiếp tục bị trừ điểm với điều kiện số điểm trừ tối đa không nhiều hơn 0,9 điểm theo nguyên tắc như sau:</w:t>
      </w:r>
    </w:p>
    <w:p w14:paraId="0F961CCE" w14:textId="32DC0EE3"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a) Tại cùng một nhóm chỉ tiêu định tính tại từng tiêu chí xếp hạng, trường hợp tổ chức tín dụng, chi nhánh ngân hàng nước ngoài có </w:t>
      </w:r>
      <w:r w:rsidR="002B1745" w:rsidRPr="000F37A1">
        <w:rPr>
          <w:rFonts w:cs="Times New Roman"/>
          <w:iCs/>
          <w:sz w:val="28"/>
          <w:szCs w:val="28"/>
          <w:lang w:val="nl-NL"/>
        </w:rPr>
        <w:t>từ</w:t>
      </w:r>
      <w:r w:rsidRPr="000F37A1">
        <w:rPr>
          <w:rFonts w:cs="Times New Roman"/>
          <w:iCs/>
          <w:sz w:val="28"/>
          <w:szCs w:val="28"/>
          <w:lang w:val="nl-NL"/>
        </w:rPr>
        <w:t xml:space="preserve"> 02 (hai)</w:t>
      </w:r>
      <w:r w:rsidRPr="000F37A1">
        <w:rPr>
          <w:rFonts w:cs="Times New Roman"/>
          <w:sz w:val="28"/>
          <w:szCs w:val="28"/>
          <w:lang w:val="nl-NL"/>
        </w:rPr>
        <w:t xml:space="preserve"> vi phạm </w:t>
      </w:r>
      <w:r w:rsidR="00596682" w:rsidRPr="000F37A1">
        <w:rPr>
          <w:rFonts w:cs="Times New Roman"/>
          <w:sz w:val="28"/>
          <w:szCs w:val="28"/>
          <w:lang w:val="nl-NL"/>
        </w:rPr>
        <w:t xml:space="preserve">trở lên </w:t>
      </w:r>
      <w:r w:rsidRPr="000F37A1">
        <w:rPr>
          <w:rFonts w:cs="Times New Roman"/>
          <w:sz w:val="28"/>
          <w:szCs w:val="28"/>
          <w:lang w:val="nl-NL"/>
        </w:rPr>
        <w:t>thì điểm của nhóm chỉ tiêu định tính sẽ bị trừ 0,1 điểm đối với mỗi lần vi phạm (áp dụng từ lần vi phạm thứ hai trở lên), trừ trường hợp quy định tại điểm b Khoản này;</w:t>
      </w:r>
    </w:p>
    <w:p w14:paraId="0CDBC043" w14:textId="064B7DB9"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b) Đối với trường hợp vi phạm do tổ chức tín dụng, chi nhánh ngân hàng nước ngoài tự phát hiện và báo cáo nhưng chưa khắc phục xong, điểm của nhóm chỉ tiêu định tính sẽ bị trừ 0,05 điểm đối với mỗi lần vi phạm (áp dụng từ lần vi phạm thứ hai trở lên).</w:t>
      </w:r>
    </w:p>
    <w:p w14:paraId="656B915F" w14:textId="0092A997" w:rsidR="003C2D0B" w:rsidRPr="000F37A1" w:rsidRDefault="003C2D0B" w:rsidP="00B72257">
      <w:pPr>
        <w:widowControl w:val="0"/>
        <w:tabs>
          <w:tab w:val="left" w:pos="709"/>
        </w:tabs>
        <w:ind w:firstLine="709"/>
        <w:rPr>
          <w:rFonts w:cs="Times New Roman"/>
          <w:iCs/>
          <w:sz w:val="28"/>
          <w:szCs w:val="28"/>
          <w:lang w:val="pt-BR"/>
        </w:rPr>
      </w:pPr>
      <w:r w:rsidRPr="000F37A1">
        <w:rPr>
          <w:rFonts w:cs="Times New Roman"/>
          <w:iCs/>
          <w:sz w:val="28"/>
          <w:szCs w:val="28"/>
          <w:lang w:val="pt-BR"/>
        </w:rPr>
        <w:t xml:space="preserve">6. Trường hợp tổ chức tín dụng, chi nhánh ngân hàng nước ngoài không thực hiện đầy đủ kế hoạch khắc phục các khuyến nghị, cảnh báo của Ngân hàng Nhà nước liên quan đến tổ chức, quản trị, điều hành </w:t>
      </w:r>
      <w:r w:rsidR="00E47E22" w:rsidRPr="000F37A1">
        <w:rPr>
          <w:rFonts w:cs="Times New Roman"/>
          <w:iCs/>
          <w:sz w:val="28"/>
          <w:szCs w:val="28"/>
          <w:lang w:val="pt-BR"/>
        </w:rPr>
        <w:t xml:space="preserve">và/hoặc vượt chỉ tiêu tăng trưởng tín dụng do Ngân hàng Nhà nước thông báo, </w:t>
      </w:r>
      <w:r w:rsidRPr="000F37A1">
        <w:rPr>
          <w:rFonts w:cs="Times New Roman"/>
          <w:iCs/>
          <w:sz w:val="28"/>
          <w:szCs w:val="28"/>
          <w:lang w:val="pt-BR"/>
        </w:rPr>
        <w:t>ngoại trừ do tác động của các sự kiện bất khả kháng, điểm của nhóm chỉ tiêu định tính quy định tại khoản 2 Điều 9 Thông tư này sau khi đã được xác định theo quy định tại khoản 3, 5 Điều này sẽ tiếp tục bị trừ điểm theo nguyên tắc sau:</w:t>
      </w:r>
    </w:p>
    <w:p w14:paraId="6AB4CAD7" w14:textId="77777777" w:rsidR="003C2D0B" w:rsidRPr="000F37A1" w:rsidRDefault="003C2D0B" w:rsidP="00B72257">
      <w:pPr>
        <w:widowControl w:val="0"/>
        <w:tabs>
          <w:tab w:val="left" w:pos="709"/>
        </w:tabs>
        <w:ind w:firstLine="709"/>
        <w:rPr>
          <w:rFonts w:cs="Times New Roman"/>
          <w:iCs/>
          <w:sz w:val="28"/>
          <w:szCs w:val="28"/>
          <w:lang w:val="pt-BR"/>
        </w:rPr>
      </w:pPr>
      <w:r w:rsidRPr="000F37A1">
        <w:rPr>
          <w:rFonts w:cs="Times New Roman"/>
          <w:iCs/>
          <w:sz w:val="28"/>
          <w:szCs w:val="28"/>
          <w:lang w:val="pt-BR"/>
        </w:rPr>
        <w:t>a) Trường hợp điểm của nhóm chỉ tiêu định tính lớn hơn 1, điểm của nhóm chỉ tiêu định tính của tổ chức tín dụng, chi nhánh ngân hàng nước ngoài bị trừ 1 điểm;</w:t>
      </w:r>
    </w:p>
    <w:p w14:paraId="2950B0A3" w14:textId="16E37A08" w:rsidR="00864799" w:rsidRPr="000F37A1" w:rsidRDefault="003C2D0B" w:rsidP="00B72257">
      <w:pPr>
        <w:widowControl w:val="0"/>
        <w:tabs>
          <w:tab w:val="left" w:pos="709"/>
        </w:tabs>
        <w:ind w:firstLine="709"/>
        <w:rPr>
          <w:rFonts w:cs="Times New Roman"/>
          <w:iCs/>
          <w:sz w:val="28"/>
          <w:szCs w:val="28"/>
          <w:lang w:val="nl-NL"/>
        </w:rPr>
      </w:pPr>
      <w:r w:rsidRPr="000F37A1">
        <w:rPr>
          <w:rFonts w:cs="Times New Roman"/>
          <w:iCs/>
          <w:sz w:val="28"/>
          <w:szCs w:val="28"/>
          <w:lang w:val="pt-BR"/>
        </w:rPr>
        <w:t>b) Trường hợp điểm của nhóm chỉ tiêu định tính nhỏ hơn hoặc bằng 1, điểm của nhóm chỉ tiêu định tính của tổ chức tín dụng, chi nhánh ngân hàng nước ngoài bị trừ điểm và bằng 0,1 điểm</w:t>
      </w:r>
      <w:r w:rsidR="00864799" w:rsidRPr="000F37A1">
        <w:rPr>
          <w:rFonts w:cs="Times New Roman"/>
          <w:iCs/>
          <w:sz w:val="28"/>
          <w:szCs w:val="28"/>
          <w:lang w:val="nl-NL"/>
        </w:rPr>
        <w:t>.</w:t>
      </w:r>
    </w:p>
    <w:p w14:paraId="17952214"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7. Tổ chức tín dụng, chi nhánh ngân hàng nước ngoài chưa hoặc không thuộc đối tượng phải tuân thủ một hoặc các chỉ tiêu trong nhóm chỉ tiêu định tính theo quy định pháp luật về tiền tệ và ngân hàng thì chưa hoặc không bị tính điểm đối với một hoặc các chỉ tiêu đó.</w:t>
      </w:r>
    </w:p>
    <w:p w14:paraId="4F4909F8" w14:textId="627AF83B" w:rsidR="00864799" w:rsidRPr="000F37A1" w:rsidRDefault="00864799" w:rsidP="00B72257">
      <w:pPr>
        <w:widowControl w:val="0"/>
        <w:ind w:firstLine="709"/>
        <w:rPr>
          <w:rFonts w:cs="Times New Roman"/>
          <w:b/>
          <w:sz w:val="28"/>
          <w:szCs w:val="28"/>
          <w:lang w:val="nl-NL"/>
        </w:rPr>
      </w:pPr>
      <w:bookmarkStart w:id="39" w:name="dieu_16_1"/>
      <w:r w:rsidRPr="000F37A1">
        <w:rPr>
          <w:rFonts w:cs="Times New Roman"/>
          <w:b/>
          <w:sz w:val="28"/>
          <w:szCs w:val="28"/>
          <w:lang w:val="nl-NL"/>
        </w:rPr>
        <w:t>Điều 1</w:t>
      </w:r>
      <w:r w:rsidR="00596682" w:rsidRPr="000F37A1">
        <w:rPr>
          <w:rFonts w:cs="Times New Roman"/>
          <w:b/>
          <w:sz w:val="28"/>
          <w:szCs w:val="28"/>
          <w:lang w:val="nl-NL"/>
        </w:rPr>
        <w:t>7</w:t>
      </w:r>
      <w:r w:rsidRPr="000F37A1">
        <w:rPr>
          <w:rFonts w:cs="Times New Roman"/>
          <w:b/>
          <w:sz w:val="28"/>
          <w:szCs w:val="28"/>
          <w:lang w:val="nl-NL"/>
        </w:rPr>
        <w:t>. Ngưỡng tính điểm từng nhóm chỉ tiêu định tính</w:t>
      </w:r>
      <w:bookmarkEnd w:id="39"/>
    </w:p>
    <w:p w14:paraId="40104B7B"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Các ngưỡng 1, ngưỡng 2, ngưỡng 3 và ngưỡng 4 của từng nhóm chỉ tiêu định tính có giá trị càng lớn thì mức độ tuân thủ pháp luật của tổ chức tín dụng, chi nhánh ngân hàng nước ngoài càng giảm. Các ngưỡng này được xác định cụ thể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25"/>
        <w:gridCol w:w="3934"/>
        <w:gridCol w:w="1099"/>
        <w:gridCol w:w="1135"/>
        <w:gridCol w:w="1135"/>
        <w:gridCol w:w="1137"/>
      </w:tblGrid>
      <w:tr w:rsidR="000F37A1" w:rsidRPr="000F37A1" w14:paraId="59B49D5D" w14:textId="77777777" w:rsidTr="002B1745">
        <w:tc>
          <w:tcPr>
            <w:tcW w:w="345" w:type="pct"/>
            <w:vMerge w:val="restart"/>
            <w:vAlign w:val="center"/>
          </w:tcPr>
          <w:p w14:paraId="4C2C8619" w14:textId="77777777" w:rsidR="00864799" w:rsidRPr="000F37A1" w:rsidRDefault="00864799" w:rsidP="002B1745">
            <w:pPr>
              <w:widowControl w:val="0"/>
              <w:jc w:val="center"/>
              <w:rPr>
                <w:rFonts w:cs="Times New Roman"/>
                <w:b/>
                <w:bCs/>
                <w:sz w:val="28"/>
                <w:szCs w:val="28"/>
                <w:lang w:val="nl-NL"/>
              </w:rPr>
            </w:pPr>
            <w:r w:rsidRPr="000F37A1">
              <w:rPr>
                <w:rFonts w:cs="Times New Roman"/>
                <w:b/>
                <w:bCs/>
                <w:sz w:val="28"/>
                <w:szCs w:val="28"/>
                <w:lang w:val="nl-NL"/>
              </w:rPr>
              <w:t>STT</w:t>
            </w:r>
          </w:p>
        </w:tc>
        <w:tc>
          <w:tcPr>
            <w:tcW w:w="2170" w:type="pct"/>
            <w:vMerge w:val="restart"/>
            <w:vAlign w:val="center"/>
          </w:tcPr>
          <w:p w14:paraId="632153CF" w14:textId="77777777" w:rsidR="00864799" w:rsidRPr="000F37A1" w:rsidRDefault="00864799" w:rsidP="002B1745">
            <w:pPr>
              <w:widowControl w:val="0"/>
              <w:jc w:val="center"/>
              <w:rPr>
                <w:rFonts w:cs="Times New Roman"/>
                <w:b/>
                <w:bCs/>
                <w:sz w:val="28"/>
                <w:szCs w:val="28"/>
              </w:rPr>
            </w:pPr>
            <w:r w:rsidRPr="000F37A1">
              <w:rPr>
                <w:rFonts w:cs="Times New Roman"/>
                <w:b/>
                <w:bCs/>
                <w:sz w:val="28"/>
                <w:szCs w:val="28"/>
                <w:lang w:val="nl-NL"/>
              </w:rPr>
              <w:t>Tiêu chí</w:t>
            </w:r>
          </w:p>
        </w:tc>
        <w:tc>
          <w:tcPr>
            <w:tcW w:w="2485" w:type="pct"/>
            <w:gridSpan w:val="4"/>
            <w:vAlign w:val="center"/>
          </w:tcPr>
          <w:p w14:paraId="1099072A" w14:textId="77777777" w:rsidR="00864799" w:rsidRPr="000F37A1" w:rsidRDefault="00864799" w:rsidP="002B1745">
            <w:pPr>
              <w:widowControl w:val="0"/>
              <w:jc w:val="center"/>
              <w:rPr>
                <w:rFonts w:cs="Times New Roman"/>
                <w:b/>
                <w:bCs/>
                <w:sz w:val="28"/>
                <w:szCs w:val="28"/>
              </w:rPr>
            </w:pPr>
            <w:r w:rsidRPr="000F37A1">
              <w:rPr>
                <w:rFonts w:cs="Times New Roman"/>
                <w:b/>
                <w:bCs/>
                <w:sz w:val="28"/>
                <w:szCs w:val="28"/>
                <w:lang w:val="nl-NL"/>
              </w:rPr>
              <w:t>Ngưỡng</w:t>
            </w:r>
          </w:p>
        </w:tc>
      </w:tr>
      <w:tr w:rsidR="000F37A1" w:rsidRPr="000F37A1" w14:paraId="30EA46A7" w14:textId="77777777" w:rsidTr="00AB40D9">
        <w:trPr>
          <w:trHeight w:val="974"/>
        </w:trPr>
        <w:tc>
          <w:tcPr>
            <w:tcW w:w="345" w:type="pct"/>
            <w:vMerge/>
            <w:vAlign w:val="center"/>
          </w:tcPr>
          <w:p w14:paraId="0105E117" w14:textId="77777777" w:rsidR="00864799" w:rsidRPr="000F37A1" w:rsidRDefault="00864799" w:rsidP="002B1745">
            <w:pPr>
              <w:widowControl w:val="0"/>
              <w:rPr>
                <w:rFonts w:cs="Times New Roman"/>
                <w:b/>
                <w:bCs/>
                <w:sz w:val="28"/>
                <w:szCs w:val="28"/>
                <w:lang w:val="nl-NL"/>
              </w:rPr>
            </w:pPr>
          </w:p>
        </w:tc>
        <w:tc>
          <w:tcPr>
            <w:tcW w:w="2170" w:type="pct"/>
            <w:vMerge/>
            <w:vAlign w:val="center"/>
          </w:tcPr>
          <w:p w14:paraId="5998DCD6" w14:textId="77777777" w:rsidR="00864799" w:rsidRPr="000F37A1" w:rsidRDefault="00864799" w:rsidP="002B1745">
            <w:pPr>
              <w:widowControl w:val="0"/>
              <w:rPr>
                <w:rFonts w:cs="Times New Roman"/>
                <w:b/>
                <w:bCs/>
                <w:sz w:val="28"/>
                <w:szCs w:val="28"/>
              </w:rPr>
            </w:pPr>
          </w:p>
        </w:tc>
        <w:tc>
          <w:tcPr>
            <w:tcW w:w="606" w:type="pct"/>
            <w:vAlign w:val="center"/>
          </w:tcPr>
          <w:p w14:paraId="585CE166" w14:textId="77777777" w:rsidR="00864799" w:rsidRPr="000F37A1" w:rsidRDefault="00864799" w:rsidP="002B1745">
            <w:pPr>
              <w:widowControl w:val="0"/>
              <w:jc w:val="center"/>
              <w:outlineLvl w:val="0"/>
              <w:rPr>
                <w:rFonts w:cs="Times New Roman"/>
                <w:b/>
                <w:bCs/>
                <w:sz w:val="28"/>
                <w:szCs w:val="28"/>
              </w:rPr>
            </w:pPr>
            <w:r w:rsidRPr="000F37A1">
              <w:rPr>
                <w:rFonts w:cs="Times New Roman"/>
                <w:b/>
                <w:bCs/>
                <w:sz w:val="28"/>
                <w:szCs w:val="28"/>
                <w:lang w:val="nl-NL"/>
              </w:rPr>
              <w:t>Ngưỡng 1</w:t>
            </w:r>
          </w:p>
        </w:tc>
        <w:tc>
          <w:tcPr>
            <w:tcW w:w="626" w:type="pct"/>
            <w:vAlign w:val="center"/>
          </w:tcPr>
          <w:p w14:paraId="7E3FDB52" w14:textId="77777777" w:rsidR="00864799" w:rsidRPr="000F37A1" w:rsidRDefault="00864799" w:rsidP="002B1745">
            <w:pPr>
              <w:widowControl w:val="0"/>
              <w:jc w:val="center"/>
              <w:outlineLvl w:val="0"/>
              <w:rPr>
                <w:rFonts w:cs="Times New Roman"/>
                <w:b/>
                <w:bCs/>
                <w:sz w:val="28"/>
                <w:szCs w:val="28"/>
              </w:rPr>
            </w:pPr>
            <w:r w:rsidRPr="000F37A1">
              <w:rPr>
                <w:rFonts w:cs="Times New Roman"/>
                <w:b/>
                <w:bCs/>
                <w:sz w:val="28"/>
                <w:szCs w:val="28"/>
                <w:lang w:val="nl-NL"/>
              </w:rPr>
              <w:t>Ngưỡng 2</w:t>
            </w:r>
          </w:p>
        </w:tc>
        <w:tc>
          <w:tcPr>
            <w:tcW w:w="626" w:type="pct"/>
            <w:vAlign w:val="center"/>
          </w:tcPr>
          <w:p w14:paraId="72CDCDC0" w14:textId="77777777" w:rsidR="00864799" w:rsidRPr="000F37A1" w:rsidRDefault="00864799" w:rsidP="002B1745">
            <w:pPr>
              <w:widowControl w:val="0"/>
              <w:jc w:val="center"/>
              <w:rPr>
                <w:rFonts w:cs="Times New Roman"/>
                <w:b/>
                <w:bCs/>
                <w:sz w:val="28"/>
                <w:szCs w:val="28"/>
              </w:rPr>
            </w:pPr>
            <w:r w:rsidRPr="000F37A1">
              <w:rPr>
                <w:rFonts w:cs="Times New Roman"/>
                <w:b/>
                <w:bCs/>
                <w:sz w:val="28"/>
                <w:szCs w:val="28"/>
                <w:lang w:val="nl-NL"/>
              </w:rPr>
              <w:t>Ngưỡng 3</w:t>
            </w:r>
          </w:p>
        </w:tc>
        <w:tc>
          <w:tcPr>
            <w:tcW w:w="627" w:type="pct"/>
            <w:vAlign w:val="center"/>
          </w:tcPr>
          <w:p w14:paraId="5C5B2D6B" w14:textId="77777777" w:rsidR="00864799" w:rsidRPr="000F37A1" w:rsidRDefault="00864799" w:rsidP="002B1745">
            <w:pPr>
              <w:widowControl w:val="0"/>
              <w:jc w:val="center"/>
              <w:rPr>
                <w:rFonts w:cs="Times New Roman"/>
                <w:b/>
                <w:bCs/>
                <w:sz w:val="28"/>
                <w:szCs w:val="28"/>
              </w:rPr>
            </w:pPr>
            <w:r w:rsidRPr="000F37A1">
              <w:rPr>
                <w:rFonts w:cs="Times New Roman"/>
                <w:b/>
                <w:bCs/>
                <w:sz w:val="28"/>
                <w:szCs w:val="28"/>
                <w:lang w:val="nl-NL"/>
              </w:rPr>
              <w:t>Ngưỡng 4</w:t>
            </w:r>
          </w:p>
        </w:tc>
      </w:tr>
      <w:tr w:rsidR="000F37A1" w:rsidRPr="000F37A1" w14:paraId="7584DC1B" w14:textId="77777777" w:rsidTr="00AB40D9">
        <w:trPr>
          <w:trHeight w:val="646"/>
        </w:trPr>
        <w:tc>
          <w:tcPr>
            <w:tcW w:w="345" w:type="pct"/>
            <w:vAlign w:val="center"/>
          </w:tcPr>
          <w:p w14:paraId="26A533E9" w14:textId="77777777" w:rsidR="00864799" w:rsidRPr="000F37A1" w:rsidRDefault="00864799" w:rsidP="002B1745">
            <w:pPr>
              <w:widowControl w:val="0"/>
              <w:jc w:val="center"/>
              <w:rPr>
                <w:rFonts w:cs="Times New Roman"/>
                <w:b/>
                <w:bCs/>
                <w:sz w:val="28"/>
                <w:szCs w:val="28"/>
              </w:rPr>
            </w:pPr>
            <w:r w:rsidRPr="000F37A1">
              <w:rPr>
                <w:rFonts w:cs="Times New Roman"/>
                <w:b/>
                <w:bCs/>
                <w:sz w:val="28"/>
                <w:szCs w:val="28"/>
                <w:lang w:val="nl-NL"/>
              </w:rPr>
              <w:lastRenderedPageBreak/>
              <w:t>1</w:t>
            </w:r>
          </w:p>
        </w:tc>
        <w:tc>
          <w:tcPr>
            <w:tcW w:w="2170" w:type="pct"/>
            <w:vAlign w:val="center"/>
          </w:tcPr>
          <w:p w14:paraId="2AC530D0" w14:textId="77777777" w:rsidR="00864799" w:rsidRPr="000F37A1" w:rsidRDefault="00864799" w:rsidP="00CD3F21">
            <w:pPr>
              <w:widowControl w:val="0"/>
              <w:ind w:left="85" w:right="169"/>
              <w:outlineLvl w:val="0"/>
              <w:rPr>
                <w:rFonts w:cs="Times New Roman"/>
                <w:b/>
                <w:bCs/>
                <w:szCs w:val="28"/>
              </w:rPr>
            </w:pPr>
            <w:r w:rsidRPr="000F37A1">
              <w:rPr>
                <w:rFonts w:cs="Times New Roman"/>
                <w:b/>
                <w:bCs/>
                <w:szCs w:val="28"/>
                <w:lang w:val="nl-NL"/>
              </w:rPr>
              <w:t>VỐN (C)</w:t>
            </w:r>
          </w:p>
        </w:tc>
        <w:tc>
          <w:tcPr>
            <w:tcW w:w="606" w:type="pct"/>
            <w:vAlign w:val="bottom"/>
          </w:tcPr>
          <w:p w14:paraId="69EE53C2"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0,50</w:t>
            </w:r>
          </w:p>
        </w:tc>
        <w:tc>
          <w:tcPr>
            <w:tcW w:w="626" w:type="pct"/>
            <w:vAlign w:val="bottom"/>
          </w:tcPr>
          <w:p w14:paraId="77101C27"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1,00</w:t>
            </w:r>
          </w:p>
        </w:tc>
        <w:tc>
          <w:tcPr>
            <w:tcW w:w="626" w:type="pct"/>
            <w:vAlign w:val="bottom"/>
          </w:tcPr>
          <w:p w14:paraId="40150CD6"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1,50</w:t>
            </w:r>
          </w:p>
        </w:tc>
        <w:tc>
          <w:tcPr>
            <w:tcW w:w="627" w:type="pct"/>
            <w:vAlign w:val="bottom"/>
          </w:tcPr>
          <w:p w14:paraId="029A5393"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2,00</w:t>
            </w:r>
          </w:p>
        </w:tc>
      </w:tr>
      <w:tr w:rsidR="000F37A1" w:rsidRPr="000F37A1" w14:paraId="3E8EFD78" w14:textId="77777777" w:rsidTr="00AB40D9">
        <w:trPr>
          <w:trHeight w:val="570"/>
        </w:trPr>
        <w:tc>
          <w:tcPr>
            <w:tcW w:w="345" w:type="pct"/>
            <w:vAlign w:val="center"/>
          </w:tcPr>
          <w:p w14:paraId="04FCF060" w14:textId="77777777" w:rsidR="00864799" w:rsidRPr="000F37A1" w:rsidRDefault="00864799" w:rsidP="002B1745">
            <w:pPr>
              <w:widowControl w:val="0"/>
              <w:jc w:val="center"/>
              <w:outlineLvl w:val="0"/>
              <w:rPr>
                <w:rFonts w:cs="Times New Roman"/>
                <w:b/>
                <w:bCs/>
                <w:sz w:val="28"/>
                <w:szCs w:val="28"/>
              </w:rPr>
            </w:pPr>
            <w:r w:rsidRPr="000F37A1">
              <w:rPr>
                <w:rFonts w:cs="Times New Roman"/>
                <w:b/>
                <w:bCs/>
                <w:sz w:val="28"/>
                <w:szCs w:val="28"/>
              </w:rPr>
              <w:t>2</w:t>
            </w:r>
          </w:p>
        </w:tc>
        <w:tc>
          <w:tcPr>
            <w:tcW w:w="2170" w:type="pct"/>
            <w:vAlign w:val="center"/>
          </w:tcPr>
          <w:p w14:paraId="769E40F4" w14:textId="77777777" w:rsidR="00864799" w:rsidRPr="000F37A1" w:rsidRDefault="00864799" w:rsidP="00CD3F21">
            <w:pPr>
              <w:widowControl w:val="0"/>
              <w:ind w:left="85" w:right="169"/>
              <w:outlineLvl w:val="0"/>
              <w:rPr>
                <w:rFonts w:cs="Times New Roman"/>
                <w:b/>
                <w:bCs/>
                <w:szCs w:val="28"/>
              </w:rPr>
            </w:pPr>
            <w:r w:rsidRPr="000F37A1">
              <w:rPr>
                <w:rFonts w:cs="Times New Roman"/>
                <w:b/>
                <w:bCs/>
                <w:szCs w:val="28"/>
              </w:rPr>
              <w:t>CHẤT LUỢNG TÀI SẢN (A)</w:t>
            </w:r>
          </w:p>
        </w:tc>
        <w:tc>
          <w:tcPr>
            <w:tcW w:w="606" w:type="pct"/>
            <w:vAlign w:val="center"/>
          </w:tcPr>
          <w:p w14:paraId="302EC5AE"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0,50</w:t>
            </w:r>
          </w:p>
        </w:tc>
        <w:tc>
          <w:tcPr>
            <w:tcW w:w="626" w:type="pct"/>
            <w:vAlign w:val="center"/>
          </w:tcPr>
          <w:p w14:paraId="0D627390"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1,00</w:t>
            </w:r>
          </w:p>
        </w:tc>
        <w:tc>
          <w:tcPr>
            <w:tcW w:w="626" w:type="pct"/>
            <w:vAlign w:val="center"/>
          </w:tcPr>
          <w:p w14:paraId="14F81C81"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1,75</w:t>
            </w:r>
          </w:p>
        </w:tc>
        <w:tc>
          <w:tcPr>
            <w:tcW w:w="627" w:type="pct"/>
            <w:vAlign w:val="center"/>
          </w:tcPr>
          <w:p w14:paraId="0D6A3564"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2,75</w:t>
            </w:r>
          </w:p>
        </w:tc>
      </w:tr>
      <w:tr w:rsidR="000F37A1" w:rsidRPr="000F37A1" w14:paraId="0D9EF884" w14:textId="77777777" w:rsidTr="002B1745">
        <w:tc>
          <w:tcPr>
            <w:tcW w:w="345" w:type="pct"/>
            <w:vAlign w:val="center"/>
          </w:tcPr>
          <w:p w14:paraId="0E9EAAA8" w14:textId="77777777" w:rsidR="00864799" w:rsidRPr="000F37A1" w:rsidRDefault="00864799" w:rsidP="002B1745">
            <w:pPr>
              <w:widowControl w:val="0"/>
              <w:jc w:val="center"/>
              <w:outlineLvl w:val="0"/>
              <w:rPr>
                <w:rFonts w:cs="Times New Roman"/>
                <w:b/>
                <w:bCs/>
                <w:sz w:val="28"/>
                <w:szCs w:val="28"/>
              </w:rPr>
            </w:pPr>
            <w:r w:rsidRPr="000F37A1">
              <w:rPr>
                <w:rFonts w:cs="Times New Roman"/>
                <w:b/>
                <w:bCs/>
                <w:sz w:val="28"/>
                <w:szCs w:val="28"/>
              </w:rPr>
              <w:t>3</w:t>
            </w:r>
          </w:p>
        </w:tc>
        <w:tc>
          <w:tcPr>
            <w:tcW w:w="2170" w:type="pct"/>
            <w:vAlign w:val="center"/>
          </w:tcPr>
          <w:p w14:paraId="78059C23" w14:textId="77777777" w:rsidR="00864799" w:rsidRPr="000F37A1" w:rsidRDefault="00864799" w:rsidP="00CD3F21">
            <w:pPr>
              <w:widowControl w:val="0"/>
              <w:ind w:left="85" w:right="169"/>
              <w:outlineLvl w:val="0"/>
              <w:rPr>
                <w:rFonts w:cs="Times New Roman"/>
                <w:b/>
                <w:szCs w:val="28"/>
              </w:rPr>
            </w:pPr>
            <w:r w:rsidRPr="000F37A1">
              <w:rPr>
                <w:rFonts w:cs="Times New Roman"/>
                <w:b/>
                <w:szCs w:val="28"/>
              </w:rPr>
              <w:t>QUẢN TRỊ ĐIỀU HÀNH (M)</w:t>
            </w:r>
          </w:p>
        </w:tc>
        <w:tc>
          <w:tcPr>
            <w:tcW w:w="606" w:type="pct"/>
            <w:vAlign w:val="center"/>
          </w:tcPr>
          <w:p w14:paraId="0A43D1E5"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0,50</w:t>
            </w:r>
          </w:p>
        </w:tc>
        <w:tc>
          <w:tcPr>
            <w:tcW w:w="626" w:type="pct"/>
            <w:vAlign w:val="center"/>
          </w:tcPr>
          <w:p w14:paraId="66D7F650"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0,75</w:t>
            </w:r>
          </w:p>
        </w:tc>
        <w:tc>
          <w:tcPr>
            <w:tcW w:w="626" w:type="pct"/>
            <w:vAlign w:val="center"/>
          </w:tcPr>
          <w:p w14:paraId="061136C7"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1,00</w:t>
            </w:r>
          </w:p>
        </w:tc>
        <w:tc>
          <w:tcPr>
            <w:tcW w:w="627" w:type="pct"/>
            <w:vAlign w:val="center"/>
          </w:tcPr>
          <w:p w14:paraId="5D6F305B"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1,50</w:t>
            </w:r>
          </w:p>
        </w:tc>
      </w:tr>
      <w:tr w:rsidR="000F37A1" w:rsidRPr="000F37A1" w14:paraId="3E92495B" w14:textId="77777777" w:rsidTr="002B1745">
        <w:tc>
          <w:tcPr>
            <w:tcW w:w="345" w:type="pct"/>
            <w:vAlign w:val="center"/>
          </w:tcPr>
          <w:p w14:paraId="26B0912F" w14:textId="77777777" w:rsidR="00864799" w:rsidRPr="000F37A1" w:rsidRDefault="00864799" w:rsidP="002B1745">
            <w:pPr>
              <w:widowControl w:val="0"/>
              <w:jc w:val="center"/>
              <w:outlineLvl w:val="0"/>
              <w:rPr>
                <w:rFonts w:cs="Times New Roman"/>
                <w:b/>
                <w:bCs/>
                <w:sz w:val="28"/>
                <w:szCs w:val="28"/>
              </w:rPr>
            </w:pPr>
            <w:r w:rsidRPr="000F37A1">
              <w:rPr>
                <w:rFonts w:cs="Times New Roman"/>
                <w:b/>
                <w:bCs/>
                <w:sz w:val="28"/>
                <w:szCs w:val="28"/>
              </w:rPr>
              <w:t>4</w:t>
            </w:r>
          </w:p>
        </w:tc>
        <w:tc>
          <w:tcPr>
            <w:tcW w:w="2170" w:type="pct"/>
            <w:vAlign w:val="center"/>
          </w:tcPr>
          <w:p w14:paraId="5EBE7883" w14:textId="77777777" w:rsidR="00864799" w:rsidRPr="000F37A1" w:rsidRDefault="00864799" w:rsidP="00CD3F21">
            <w:pPr>
              <w:widowControl w:val="0"/>
              <w:ind w:left="85" w:right="169"/>
              <w:outlineLvl w:val="0"/>
              <w:rPr>
                <w:rFonts w:cs="Times New Roman"/>
                <w:b/>
                <w:szCs w:val="28"/>
              </w:rPr>
            </w:pPr>
            <w:r w:rsidRPr="000F37A1">
              <w:rPr>
                <w:rFonts w:cs="Times New Roman"/>
                <w:b/>
                <w:szCs w:val="28"/>
              </w:rPr>
              <w:t>KẾT QUẢ HOẠT ĐỘNG KINH DOANH (E)</w:t>
            </w:r>
          </w:p>
        </w:tc>
        <w:tc>
          <w:tcPr>
            <w:tcW w:w="606" w:type="pct"/>
            <w:vAlign w:val="center"/>
          </w:tcPr>
          <w:p w14:paraId="4C221B85"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1,00</w:t>
            </w:r>
          </w:p>
        </w:tc>
        <w:tc>
          <w:tcPr>
            <w:tcW w:w="626" w:type="pct"/>
            <w:vAlign w:val="center"/>
          </w:tcPr>
          <w:p w14:paraId="5386A6AA"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2,00</w:t>
            </w:r>
          </w:p>
        </w:tc>
        <w:tc>
          <w:tcPr>
            <w:tcW w:w="626" w:type="pct"/>
            <w:vAlign w:val="center"/>
          </w:tcPr>
          <w:p w14:paraId="6FB4B06E"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5,00</w:t>
            </w:r>
          </w:p>
        </w:tc>
        <w:tc>
          <w:tcPr>
            <w:tcW w:w="627" w:type="pct"/>
            <w:vAlign w:val="center"/>
          </w:tcPr>
          <w:p w14:paraId="01E162A7"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8,00</w:t>
            </w:r>
          </w:p>
        </w:tc>
      </w:tr>
      <w:tr w:rsidR="000F37A1" w:rsidRPr="000F37A1" w14:paraId="4085C6FF" w14:textId="77777777" w:rsidTr="00AB40D9">
        <w:trPr>
          <w:trHeight w:val="612"/>
        </w:trPr>
        <w:tc>
          <w:tcPr>
            <w:tcW w:w="345" w:type="pct"/>
            <w:vAlign w:val="center"/>
          </w:tcPr>
          <w:p w14:paraId="0D14F3BE" w14:textId="77777777" w:rsidR="00864799" w:rsidRPr="000F37A1" w:rsidRDefault="00864799" w:rsidP="002B1745">
            <w:pPr>
              <w:widowControl w:val="0"/>
              <w:jc w:val="center"/>
              <w:outlineLvl w:val="0"/>
              <w:rPr>
                <w:rFonts w:cs="Times New Roman"/>
                <w:b/>
                <w:bCs/>
                <w:sz w:val="28"/>
                <w:szCs w:val="28"/>
              </w:rPr>
            </w:pPr>
            <w:r w:rsidRPr="000F37A1">
              <w:rPr>
                <w:rFonts w:cs="Times New Roman"/>
                <w:b/>
                <w:bCs/>
                <w:sz w:val="28"/>
                <w:szCs w:val="28"/>
              </w:rPr>
              <w:t>5</w:t>
            </w:r>
          </w:p>
        </w:tc>
        <w:tc>
          <w:tcPr>
            <w:tcW w:w="2170" w:type="pct"/>
            <w:vAlign w:val="center"/>
          </w:tcPr>
          <w:p w14:paraId="77D775AB" w14:textId="77777777" w:rsidR="00864799" w:rsidRPr="000F37A1" w:rsidRDefault="00864799" w:rsidP="00CD3F21">
            <w:pPr>
              <w:widowControl w:val="0"/>
              <w:ind w:left="85" w:right="169"/>
              <w:outlineLvl w:val="0"/>
              <w:rPr>
                <w:rFonts w:cs="Times New Roman"/>
                <w:b/>
                <w:szCs w:val="28"/>
              </w:rPr>
            </w:pPr>
            <w:r w:rsidRPr="000F37A1">
              <w:rPr>
                <w:rFonts w:cs="Times New Roman"/>
                <w:b/>
                <w:szCs w:val="28"/>
              </w:rPr>
              <w:t>KHẢ NĂNG THANH KHOẢN (L)</w:t>
            </w:r>
          </w:p>
        </w:tc>
        <w:tc>
          <w:tcPr>
            <w:tcW w:w="606" w:type="pct"/>
            <w:vAlign w:val="center"/>
          </w:tcPr>
          <w:p w14:paraId="1FCA236C"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1,50</w:t>
            </w:r>
          </w:p>
        </w:tc>
        <w:tc>
          <w:tcPr>
            <w:tcW w:w="626" w:type="pct"/>
            <w:vAlign w:val="center"/>
          </w:tcPr>
          <w:p w14:paraId="28BDBB48"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3,00</w:t>
            </w:r>
          </w:p>
        </w:tc>
        <w:tc>
          <w:tcPr>
            <w:tcW w:w="626" w:type="pct"/>
            <w:vAlign w:val="center"/>
          </w:tcPr>
          <w:p w14:paraId="11C672DB"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6,00</w:t>
            </w:r>
          </w:p>
        </w:tc>
        <w:tc>
          <w:tcPr>
            <w:tcW w:w="627" w:type="pct"/>
            <w:vAlign w:val="center"/>
          </w:tcPr>
          <w:p w14:paraId="0530E9CB"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9,00</w:t>
            </w:r>
          </w:p>
        </w:tc>
      </w:tr>
      <w:tr w:rsidR="000F37A1" w:rsidRPr="000F37A1" w14:paraId="033ADB3E" w14:textId="77777777" w:rsidTr="002B1745">
        <w:tc>
          <w:tcPr>
            <w:tcW w:w="345" w:type="pct"/>
            <w:vAlign w:val="center"/>
          </w:tcPr>
          <w:p w14:paraId="672FEB97" w14:textId="77777777" w:rsidR="00864799" w:rsidRPr="000F37A1" w:rsidRDefault="00864799" w:rsidP="002B1745">
            <w:pPr>
              <w:widowControl w:val="0"/>
              <w:jc w:val="center"/>
              <w:outlineLvl w:val="0"/>
              <w:rPr>
                <w:rFonts w:cs="Times New Roman"/>
                <w:b/>
                <w:bCs/>
                <w:sz w:val="28"/>
                <w:szCs w:val="28"/>
              </w:rPr>
            </w:pPr>
            <w:r w:rsidRPr="000F37A1">
              <w:rPr>
                <w:rFonts w:cs="Times New Roman"/>
                <w:b/>
                <w:bCs/>
                <w:sz w:val="28"/>
                <w:szCs w:val="28"/>
              </w:rPr>
              <w:t>6</w:t>
            </w:r>
          </w:p>
        </w:tc>
        <w:tc>
          <w:tcPr>
            <w:tcW w:w="2170" w:type="pct"/>
            <w:vAlign w:val="center"/>
          </w:tcPr>
          <w:p w14:paraId="346E0095" w14:textId="77777777" w:rsidR="00864799" w:rsidRPr="000F37A1" w:rsidRDefault="00864799" w:rsidP="00CD3F21">
            <w:pPr>
              <w:widowControl w:val="0"/>
              <w:ind w:left="85" w:right="169"/>
              <w:outlineLvl w:val="0"/>
              <w:rPr>
                <w:rFonts w:cs="Times New Roman"/>
                <w:b/>
                <w:bCs/>
                <w:szCs w:val="28"/>
              </w:rPr>
            </w:pPr>
            <w:r w:rsidRPr="000F37A1">
              <w:rPr>
                <w:rFonts w:cs="Times New Roman"/>
                <w:b/>
                <w:bCs/>
                <w:szCs w:val="28"/>
              </w:rPr>
              <w:t>MỨC ĐỘ NHẠY CẢM VỚI RỦI RO THỊ TRƯỜNG (S)</w:t>
            </w:r>
          </w:p>
        </w:tc>
        <w:tc>
          <w:tcPr>
            <w:tcW w:w="606" w:type="pct"/>
            <w:vAlign w:val="center"/>
          </w:tcPr>
          <w:p w14:paraId="7B193036"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3,00</w:t>
            </w:r>
          </w:p>
        </w:tc>
        <w:tc>
          <w:tcPr>
            <w:tcW w:w="626" w:type="pct"/>
            <w:vAlign w:val="center"/>
          </w:tcPr>
          <w:p w14:paraId="105B90E4"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4,00</w:t>
            </w:r>
          </w:p>
        </w:tc>
        <w:tc>
          <w:tcPr>
            <w:tcW w:w="626" w:type="pct"/>
            <w:vAlign w:val="center"/>
          </w:tcPr>
          <w:p w14:paraId="23D22551"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5,00</w:t>
            </w:r>
          </w:p>
        </w:tc>
        <w:tc>
          <w:tcPr>
            <w:tcW w:w="627" w:type="pct"/>
            <w:vAlign w:val="center"/>
          </w:tcPr>
          <w:p w14:paraId="4FEE4787" w14:textId="77777777" w:rsidR="00864799" w:rsidRPr="000F37A1" w:rsidRDefault="00864799" w:rsidP="00727663">
            <w:pPr>
              <w:widowControl w:val="0"/>
              <w:ind w:right="131"/>
              <w:jc w:val="right"/>
              <w:outlineLvl w:val="0"/>
              <w:rPr>
                <w:rFonts w:cs="Times New Roman"/>
                <w:sz w:val="28"/>
                <w:szCs w:val="28"/>
              </w:rPr>
            </w:pPr>
            <w:r w:rsidRPr="000F37A1">
              <w:rPr>
                <w:rFonts w:cs="Times New Roman"/>
                <w:sz w:val="28"/>
                <w:szCs w:val="28"/>
              </w:rPr>
              <w:t>6,00</w:t>
            </w:r>
          </w:p>
        </w:tc>
      </w:tr>
    </w:tbl>
    <w:p w14:paraId="03F97ACC" w14:textId="4F140664" w:rsidR="00864799" w:rsidRPr="000F37A1" w:rsidRDefault="00864799" w:rsidP="00B72257">
      <w:pPr>
        <w:widowControl w:val="0"/>
        <w:ind w:firstLine="709"/>
        <w:rPr>
          <w:rFonts w:cs="Times New Roman"/>
          <w:b/>
          <w:sz w:val="28"/>
          <w:szCs w:val="28"/>
          <w:lang w:val="nl-NL"/>
        </w:rPr>
      </w:pPr>
      <w:bookmarkStart w:id="40" w:name="dieu_17"/>
      <w:r w:rsidRPr="000F37A1">
        <w:rPr>
          <w:rFonts w:cs="Times New Roman"/>
          <w:b/>
          <w:sz w:val="28"/>
          <w:szCs w:val="28"/>
          <w:lang w:val="nl-NL"/>
        </w:rPr>
        <w:t>Điều 1</w:t>
      </w:r>
      <w:r w:rsidR="00596682" w:rsidRPr="000F37A1">
        <w:rPr>
          <w:rFonts w:cs="Times New Roman"/>
          <w:b/>
          <w:sz w:val="28"/>
          <w:szCs w:val="28"/>
          <w:lang w:val="nl-NL"/>
        </w:rPr>
        <w:t>8</w:t>
      </w:r>
      <w:r w:rsidRPr="000F37A1">
        <w:rPr>
          <w:rFonts w:cs="Times New Roman"/>
          <w:b/>
          <w:sz w:val="28"/>
          <w:szCs w:val="28"/>
          <w:lang w:val="nl-NL"/>
        </w:rPr>
        <w:t>. Điểm của từng tiêu chí</w:t>
      </w:r>
      <w:bookmarkEnd w:id="40"/>
    </w:p>
    <w:p w14:paraId="14E88A1A" w14:textId="72900F75"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Điểm của từng tiêu chí được quy định tại </w:t>
      </w:r>
      <w:bookmarkStart w:id="41" w:name="tc_21"/>
      <w:r w:rsidRPr="000F37A1">
        <w:rPr>
          <w:rFonts w:cs="Times New Roman"/>
          <w:sz w:val="28"/>
          <w:szCs w:val="28"/>
          <w:lang w:val="nl-NL"/>
        </w:rPr>
        <w:t>Điều 7, 8</w:t>
      </w:r>
      <w:bookmarkEnd w:id="41"/>
      <w:r w:rsidRPr="000F37A1">
        <w:rPr>
          <w:rFonts w:cs="Times New Roman"/>
          <w:sz w:val="28"/>
          <w:szCs w:val="28"/>
          <w:lang w:val="nl-NL"/>
        </w:rPr>
        <w:t xml:space="preserve">, </w:t>
      </w:r>
      <w:bookmarkStart w:id="42" w:name="tc_22"/>
      <w:r w:rsidRPr="000F37A1">
        <w:rPr>
          <w:rFonts w:cs="Times New Roman"/>
          <w:sz w:val="28"/>
          <w:szCs w:val="28"/>
          <w:lang w:val="nl-NL"/>
        </w:rPr>
        <w:t>9, 10</w:t>
      </w:r>
      <w:bookmarkEnd w:id="42"/>
      <w:r w:rsidRPr="000F37A1">
        <w:rPr>
          <w:rFonts w:cs="Times New Roman"/>
          <w:sz w:val="28"/>
          <w:szCs w:val="28"/>
          <w:lang w:val="nl-NL"/>
        </w:rPr>
        <w:t xml:space="preserve">, </w:t>
      </w:r>
      <w:bookmarkStart w:id="43" w:name="tc_23"/>
      <w:r w:rsidRPr="000F37A1">
        <w:rPr>
          <w:rFonts w:cs="Times New Roman"/>
          <w:sz w:val="28"/>
          <w:szCs w:val="28"/>
          <w:lang w:val="nl-NL"/>
        </w:rPr>
        <w:t>11, 12 Thông tư này</w:t>
      </w:r>
      <w:bookmarkEnd w:id="43"/>
      <w:r w:rsidRPr="000F37A1">
        <w:rPr>
          <w:rFonts w:cs="Times New Roman"/>
          <w:sz w:val="28"/>
          <w:szCs w:val="28"/>
          <w:lang w:val="nl-NL"/>
        </w:rPr>
        <w:t xml:space="preserve"> bằng tổng điểm của nhóm chỉ tiêu định lượng và điểm của nhóm chỉ tiêu định tính thuộc tiêu chí sau khi nhân với trọng số của từng nhóm chỉ tiêu định lượng và nhóm chỉ tiêu định tính. Trọng số của từng nhóm chỉ tiêu định lượng, nhóm chỉ tiêu định tính được quy định tại </w:t>
      </w:r>
      <w:bookmarkStart w:id="44" w:name="tc_24"/>
      <w:r w:rsidRPr="000F37A1">
        <w:rPr>
          <w:rFonts w:cs="Times New Roman"/>
          <w:sz w:val="28"/>
          <w:szCs w:val="28"/>
          <w:lang w:val="nl-NL"/>
        </w:rPr>
        <w:t>Điều 1</w:t>
      </w:r>
      <w:r w:rsidR="00596682" w:rsidRPr="000F37A1">
        <w:rPr>
          <w:rFonts w:cs="Times New Roman"/>
          <w:sz w:val="28"/>
          <w:szCs w:val="28"/>
          <w:lang w:val="nl-NL"/>
        </w:rPr>
        <w:t>9</w:t>
      </w:r>
      <w:r w:rsidRPr="000F37A1">
        <w:rPr>
          <w:rFonts w:cs="Times New Roman"/>
          <w:sz w:val="28"/>
          <w:szCs w:val="28"/>
          <w:lang w:val="nl-NL"/>
        </w:rPr>
        <w:t xml:space="preserve"> Thông tư này</w:t>
      </w:r>
      <w:bookmarkEnd w:id="44"/>
      <w:r w:rsidRPr="000F37A1">
        <w:rPr>
          <w:rFonts w:cs="Times New Roman"/>
          <w:sz w:val="28"/>
          <w:szCs w:val="28"/>
          <w:lang w:val="nl-NL"/>
        </w:rPr>
        <w:t>.</w:t>
      </w:r>
    </w:p>
    <w:p w14:paraId="3806D570" w14:textId="7C0E66F7" w:rsidR="00864799" w:rsidRPr="000F37A1" w:rsidRDefault="00864799" w:rsidP="00B72257">
      <w:pPr>
        <w:widowControl w:val="0"/>
        <w:ind w:firstLine="709"/>
        <w:rPr>
          <w:rFonts w:cs="Times New Roman"/>
          <w:b/>
          <w:sz w:val="28"/>
          <w:szCs w:val="28"/>
          <w:lang w:val="nl-NL"/>
        </w:rPr>
      </w:pPr>
      <w:bookmarkStart w:id="45" w:name="dieu_18"/>
      <w:r w:rsidRPr="000F37A1">
        <w:rPr>
          <w:rFonts w:cs="Times New Roman"/>
          <w:b/>
          <w:sz w:val="28"/>
          <w:szCs w:val="28"/>
          <w:lang w:val="nl-NL"/>
        </w:rPr>
        <w:t>Điều 1</w:t>
      </w:r>
      <w:r w:rsidR="00596682" w:rsidRPr="000F37A1">
        <w:rPr>
          <w:rFonts w:cs="Times New Roman"/>
          <w:b/>
          <w:sz w:val="28"/>
          <w:szCs w:val="28"/>
          <w:lang w:val="nl-NL"/>
        </w:rPr>
        <w:t>9</w:t>
      </w:r>
      <w:r w:rsidRPr="000F37A1">
        <w:rPr>
          <w:rFonts w:cs="Times New Roman"/>
          <w:b/>
          <w:sz w:val="28"/>
          <w:szCs w:val="28"/>
          <w:lang w:val="nl-NL"/>
        </w:rPr>
        <w:t>. Trọng số từng tiêu chí, nhóm chỉ tiêu định lượng và nhóm chỉ tiêu định tính trong từng tiêu chí</w:t>
      </w:r>
      <w:bookmarkEnd w:id="45"/>
    </w:p>
    <w:p w14:paraId="7936F7A6" w14:textId="77777777" w:rsidR="00864799" w:rsidRPr="000F37A1" w:rsidRDefault="00864799" w:rsidP="00B72257">
      <w:pPr>
        <w:widowControl w:val="0"/>
        <w:ind w:firstLine="709"/>
        <w:rPr>
          <w:rFonts w:cs="Times New Roman"/>
          <w:b/>
          <w:sz w:val="28"/>
          <w:szCs w:val="28"/>
          <w:lang w:val="nl-NL"/>
        </w:rPr>
      </w:pPr>
      <w:r w:rsidRPr="000F37A1">
        <w:rPr>
          <w:rFonts w:cs="Times New Roman"/>
          <w:sz w:val="28"/>
          <w:szCs w:val="28"/>
          <w:lang w:val="nl-NL"/>
        </w:rPr>
        <w:t>1. Trọng số của từng tiêu chí, nhóm chỉ tiêu định lượng, nhóm chỉ tiêu định tính được xác định cụ thể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80"/>
        <w:gridCol w:w="6893"/>
        <w:gridCol w:w="1392"/>
      </w:tblGrid>
      <w:tr w:rsidR="000F37A1" w:rsidRPr="000F37A1" w14:paraId="18A724D0" w14:textId="77777777" w:rsidTr="002B1745">
        <w:trPr>
          <w:tblHeader/>
        </w:trPr>
        <w:tc>
          <w:tcPr>
            <w:tcW w:w="430" w:type="pct"/>
            <w:shd w:val="clear" w:color="auto" w:fill="D9D9D9"/>
            <w:vAlign w:val="center"/>
          </w:tcPr>
          <w:p w14:paraId="4CC78840" w14:textId="77777777" w:rsidR="00864799" w:rsidRPr="000F37A1" w:rsidRDefault="00864799" w:rsidP="00AB40D9">
            <w:pPr>
              <w:widowControl w:val="0"/>
              <w:tabs>
                <w:tab w:val="left" w:pos="2601"/>
              </w:tabs>
              <w:spacing w:before="40" w:after="40"/>
              <w:jc w:val="center"/>
              <w:rPr>
                <w:rFonts w:eastAsia="Times New Roman" w:cs="Times New Roman"/>
                <w:b/>
                <w:bCs/>
                <w:i/>
                <w:iCs/>
                <w:sz w:val="28"/>
                <w:szCs w:val="28"/>
                <w:lang w:val="nl-NL"/>
              </w:rPr>
            </w:pPr>
            <w:r w:rsidRPr="000F37A1">
              <w:rPr>
                <w:rFonts w:cs="Times New Roman"/>
                <w:b/>
                <w:sz w:val="28"/>
                <w:szCs w:val="28"/>
                <w:lang w:val="nl-NL"/>
              </w:rPr>
              <w:t>STT</w:t>
            </w:r>
          </w:p>
        </w:tc>
        <w:tc>
          <w:tcPr>
            <w:tcW w:w="3802" w:type="pct"/>
            <w:shd w:val="clear" w:color="auto" w:fill="D9D9D9"/>
            <w:vAlign w:val="center"/>
          </w:tcPr>
          <w:p w14:paraId="1DC2DD4A" w14:textId="77777777" w:rsidR="00864799" w:rsidRPr="000F37A1" w:rsidRDefault="00864799">
            <w:pPr>
              <w:widowControl w:val="0"/>
              <w:tabs>
                <w:tab w:val="left" w:pos="2601"/>
              </w:tabs>
              <w:spacing w:before="40" w:after="40"/>
              <w:rPr>
                <w:rFonts w:cs="Times New Roman"/>
                <w:b/>
                <w:sz w:val="28"/>
                <w:szCs w:val="28"/>
                <w:lang w:val="nl-NL"/>
              </w:rPr>
            </w:pPr>
            <w:r w:rsidRPr="000F37A1">
              <w:rPr>
                <w:rFonts w:cs="Times New Roman"/>
                <w:b/>
                <w:sz w:val="28"/>
                <w:szCs w:val="28"/>
                <w:lang w:val="nl-NL"/>
              </w:rPr>
              <w:t>Tiêu chí, nhóm chỉ tiêu</w:t>
            </w:r>
          </w:p>
        </w:tc>
        <w:tc>
          <w:tcPr>
            <w:tcW w:w="768" w:type="pct"/>
            <w:shd w:val="clear" w:color="auto" w:fill="D9D9D9"/>
            <w:vAlign w:val="center"/>
          </w:tcPr>
          <w:p w14:paraId="57B011C9" w14:textId="77777777" w:rsidR="00864799" w:rsidRPr="000F37A1" w:rsidRDefault="00864799">
            <w:pPr>
              <w:widowControl w:val="0"/>
              <w:tabs>
                <w:tab w:val="left" w:pos="2601"/>
              </w:tabs>
              <w:spacing w:before="40" w:after="40"/>
              <w:jc w:val="center"/>
              <w:rPr>
                <w:rFonts w:cs="Times New Roman"/>
                <w:b/>
                <w:sz w:val="28"/>
                <w:szCs w:val="28"/>
                <w:lang w:val="nl-NL"/>
              </w:rPr>
            </w:pPr>
            <w:r w:rsidRPr="000F37A1">
              <w:rPr>
                <w:rFonts w:cs="Times New Roman"/>
                <w:b/>
                <w:sz w:val="28"/>
                <w:szCs w:val="28"/>
                <w:lang w:val="nl-NL"/>
              </w:rPr>
              <w:t>Trọng số (%)</w:t>
            </w:r>
          </w:p>
        </w:tc>
      </w:tr>
      <w:tr w:rsidR="000F37A1" w:rsidRPr="000F37A1" w14:paraId="6DB9F424" w14:textId="77777777" w:rsidTr="002B1745">
        <w:tc>
          <w:tcPr>
            <w:tcW w:w="430" w:type="pct"/>
            <w:vAlign w:val="center"/>
          </w:tcPr>
          <w:p w14:paraId="5F3BFC67" w14:textId="77777777" w:rsidR="00864799" w:rsidRPr="000F37A1" w:rsidRDefault="00864799">
            <w:pPr>
              <w:widowControl w:val="0"/>
              <w:tabs>
                <w:tab w:val="left" w:pos="2601"/>
              </w:tabs>
              <w:spacing w:before="40" w:after="40"/>
              <w:jc w:val="center"/>
              <w:rPr>
                <w:rFonts w:cs="Times New Roman"/>
                <w:b/>
                <w:sz w:val="28"/>
                <w:szCs w:val="28"/>
                <w:lang w:val="nl-NL"/>
              </w:rPr>
            </w:pPr>
            <w:r w:rsidRPr="000F37A1">
              <w:rPr>
                <w:rFonts w:cs="Times New Roman"/>
                <w:b/>
                <w:sz w:val="28"/>
                <w:szCs w:val="28"/>
                <w:lang w:val="nl-NL"/>
              </w:rPr>
              <w:t>1</w:t>
            </w:r>
          </w:p>
        </w:tc>
        <w:tc>
          <w:tcPr>
            <w:tcW w:w="3802" w:type="pct"/>
            <w:vAlign w:val="center"/>
          </w:tcPr>
          <w:p w14:paraId="1B4EE824" w14:textId="77777777" w:rsidR="00864799" w:rsidRPr="000F37A1" w:rsidRDefault="00864799">
            <w:pPr>
              <w:widowControl w:val="0"/>
              <w:tabs>
                <w:tab w:val="center" w:pos="3208"/>
              </w:tabs>
              <w:spacing w:before="40" w:after="40"/>
              <w:ind w:left="73"/>
              <w:outlineLvl w:val="0"/>
              <w:rPr>
                <w:rFonts w:eastAsia="Times New Roman" w:cs="Times New Roman"/>
                <w:b/>
                <w:bCs/>
                <w:i/>
                <w:iCs/>
                <w:sz w:val="28"/>
                <w:szCs w:val="28"/>
                <w:lang w:val="nl-NL"/>
              </w:rPr>
            </w:pPr>
            <w:r w:rsidRPr="000F37A1">
              <w:rPr>
                <w:rFonts w:cs="Times New Roman"/>
                <w:b/>
                <w:sz w:val="28"/>
                <w:szCs w:val="28"/>
                <w:lang w:val="nl-NL"/>
              </w:rPr>
              <w:t>VỐN (C)</w:t>
            </w:r>
          </w:p>
        </w:tc>
        <w:tc>
          <w:tcPr>
            <w:tcW w:w="768" w:type="pct"/>
            <w:vAlign w:val="center"/>
          </w:tcPr>
          <w:p w14:paraId="3D2C760F"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b/>
                <w:bCs/>
                <w:sz w:val="28"/>
                <w:szCs w:val="28"/>
                <w:lang w:val="vi-VN"/>
              </w:rPr>
              <w:t>20,00</w:t>
            </w:r>
          </w:p>
        </w:tc>
      </w:tr>
      <w:tr w:rsidR="000F37A1" w:rsidRPr="000F37A1" w14:paraId="6F82A29D" w14:textId="77777777" w:rsidTr="002B1745">
        <w:tc>
          <w:tcPr>
            <w:tcW w:w="430" w:type="pct"/>
            <w:vAlign w:val="center"/>
          </w:tcPr>
          <w:p w14:paraId="11D7E8FD"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1.1</w:t>
            </w:r>
          </w:p>
        </w:tc>
        <w:tc>
          <w:tcPr>
            <w:tcW w:w="3802" w:type="pct"/>
            <w:vAlign w:val="center"/>
          </w:tcPr>
          <w:p w14:paraId="2311F892"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lượng</w:t>
            </w:r>
          </w:p>
        </w:tc>
        <w:tc>
          <w:tcPr>
            <w:tcW w:w="768" w:type="pct"/>
            <w:vAlign w:val="center"/>
          </w:tcPr>
          <w:p w14:paraId="0379B789"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bCs/>
                <w:sz w:val="28"/>
                <w:szCs w:val="28"/>
                <w:lang w:val="vi-VN"/>
              </w:rPr>
              <w:t>15,00</w:t>
            </w:r>
          </w:p>
        </w:tc>
      </w:tr>
      <w:tr w:rsidR="000F37A1" w:rsidRPr="000F37A1" w14:paraId="482211EB" w14:textId="77777777" w:rsidTr="002B1745">
        <w:tc>
          <w:tcPr>
            <w:tcW w:w="430" w:type="pct"/>
            <w:vAlign w:val="center"/>
          </w:tcPr>
          <w:p w14:paraId="01A54272"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1.2</w:t>
            </w:r>
          </w:p>
        </w:tc>
        <w:tc>
          <w:tcPr>
            <w:tcW w:w="3802" w:type="pct"/>
            <w:vAlign w:val="center"/>
          </w:tcPr>
          <w:p w14:paraId="3BF2C7FC"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tính</w:t>
            </w:r>
          </w:p>
        </w:tc>
        <w:tc>
          <w:tcPr>
            <w:tcW w:w="768" w:type="pct"/>
            <w:vAlign w:val="center"/>
          </w:tcPr>
          <w:p w14:paraId="6BEEEDB4"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bCs/>
                <w:iCs/>
                <w:sz w:val="28"/>
                <w:szCs w:val="28"/>
                <w:lang w:val="vi-VN"/>
              </w:rPr>
              <w:t>5,00</w:t>
            </w:r>
          </w:p>
        </w:tc>
      </w:tr>
      <w:tr w:rsidR="000F37A1" w:rsidRPr="000F37A1" w14:paraId="6391B2E0" w14:textId="77777777" w:rsidTr="002B1745">
        <w:tc>
          <w:tcPr>
            <w:tcW w:w="430" w:type="pct"/>
            <w:vAlign w:val="center"/>
          </w:tcPr>
          <w:p w14:paraId="5E164434"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b/>
                <w:sz w:val="28"/>
                <w:szCs w:val="28"/>
              </w:rPr>
              <w:t>2</w:t>
            </w:r>
          </w:p>
        </w:tc>
        <w:tc>
          <w:tcPr>
            <w:tcW w:w="3802" w:type="pct"/>
            <w:vAlign w:val="center"/>
          </w:tcPr>
          <w:p w14:paraId="174364F2" w14:textId="77777777" w:rsidR="00864799" w:rsidRPr="000F37A1" w:rsidRDefault="00864799">
            <w:pPr>
              <w:widowControl w:val="0"/>
              <w:spacing w:before="40" w:after="40"/>
              <w:ind w:left="73"/>
              <w:outlineLvl w:val="0"/>
              <w:rPr>
                <w:rFonts w:eastAsia="Times New Roman" w:cs="Times New Roman"/>
                <w:b/>
                <w:bCs/>
                <w:i/>
                <w:iCs/>
                <w:sz w:val="28"/>
                <w:szCs w:val="28"/>
              </w:rPr>
            </w:pPr>
            <w:r w:rsidRPr="000F37A1">
              <w:rPr>
                <w:rFonts w:cs="Times New Roman"/>
                <w:b/>
                <w:sz w:val="28"/>
                <w:szCs w:val="28"/>
              </w:rPr>
              <w:t>CHẤT LUỢNG TÀI SẢN (A)</w:t>
            </w:r>
          </w:p>
        </w:tc>
        <w:tc>
          <w:tcPr>
            <w:tcW w:w="768" w:type="pct"/>
            <w:vAlign w:val="center"/>
          </w:tcPr>
          <w:p w14:paraId="0F845A87"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b/>
                <w:bCs/>
                <w:sz w:val="28"/>
                <w:szCs w:val="28"/>
                <w:lang w:val="vi-VN"/>
              </w:rPr>
              <w:t>3</w:t>
            </w:r>
            <w:r w:rsidRPr="000F37A1">
              <w:rPr>
                <w:rFonts w:cs="Times New Roman"/>
                <w:b/>
                <w:bCs/>
                <w:sz w:val="28"/>
                <w:szCs w:val="28"/>
              </w:rPr>
              <w:t>0</w:t>
            </w:r>
            <w:r w:rsidRPr="000F37A1">
              <w:rPr>
                <w:rFonts w:cs="Times New Roman"/>
                <w:b/>
                <w:bCs/>
                <w:sz w:val="28"/>
                <w:szCs w:val="28"/>
                <w:lang w:val="vi-VN"/>
              </w:rPr>
              <w:t>,00</w:t>
            </w:r>
          </w:p>
        </w:tc>
      </w:tr>
      <w:tr w:rsidR="000F37A1" w:rsidRPr="000F37A1" w14:paraId="24DBFBC3" w14:textId="77777777" w:rsidTr="002B1745">
        <w:tc>
          <w:tcPr>
            <w:tcW w:w="430" w:type="pct"/>
            <w:vAlign w:val="center"/>
          </w:tcPr>
          <w:p w14:paraId="6788204D"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2.1</w:t>
            </w:r>
          </w:p>
        </w:tc>
        <w:tc>
          <w:tcPr>
            <w:tcW w:w="3802" w:type="pct"/>
            <w:vAlign w:val="center"/>
          </w:tcPr>
          <w:p w14:paraId="6C4C1D82"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lượng</w:t>
            </w:r>
          </w:p>
        </w:tc>
        <w:tc>
          <w:tcPr>
            <w:tcW w:w="768" w:type="pct"/>
            <w:vAlign w:val="center"/>
          </w:tcPr>
          <w:p w14:paraId="3F1507E0"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lang w:val="vi-VN"/>
              </w:rPr>
              <w:t>2</w:t>
            </w:r>
            <w:r w:rsidRPr="000F37A1">
              <w:rPr>
                <w:rFonts w:cs="Times New Roman"/>
                <w:sz w:val="28"/>
                <w:szCs w:val="28"/>
              </w:rPr>
              <w:t>5</w:t>
            </w:r>
            <w:r w:rsidRPr="000F37A1">
              <w:rPr>
                <w:rFonts w:cs="Times New Roman"/>
                <w:sz w:val="28"/>
                <w:szCs w:val="28"/>
                <w:lang w:val="vi-VN"/>
              </w:rPr>
              <w:t>,00</w:t>
            </w:r>
          </w:p>
        </w:tc>
      </w:tr>
      <w:tr w:rsidR="000F37A1" w:rsidRPr="000F37A1" w14:paraId="2CD6B3E8" w14:textId="77777777" w:rsidTr="002B1745">
        <w:tc>
          <w:tcPr>
            <w:tcW w:w="430" w:type="pct"/>
            <w:vAlign w:val="center"/>
          </w:tcPr>
          <w:p w14:paraId="26562416"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2.2</w:t>
            </w:r>
          </w:p>
        </w:tc>
        <w:tc>
          <w:tcPr>
            <w:tcW w:w="3802" w:type="pct"/>
            <w:vAlign w:val="center"/>
          </w:tcPr>
          <w:p w14:paraId="51B314F7"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tính</w:t>
            </w:r>
          </w:p>
        </w:tc>
        <w:tc>
          <w:tcPr>
            <w:tcW w:w="768" w:type="pct"/>
            <w:vAlign w:val="center"/>
          </w:tcPr>
          <w:p w14:paraId="5E3831AD"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rPr>
              <w:t>5</w:t>
            </w:r>
            <w:r w:rsidRPr="000F37A1">
              <w:rPr>
                <w:rFonts w:cs="Times New Roman"/>
                <w:sz w:val="28"/>
                <w:szCs w:val="28"/>
                <w:lang w:val="vi-VN"/>
              </w:rPr>
              <w:t>,00</w:t>
            </w:r>
          </w:p>
        </w:tc>
      </w:tr>
      <w:tr w:rsidR="000F37A1" w:rsidRPr="000F37A1" w14:paraId="0118720F" w14:textId="77777777" w:rsidTr="002B1745">
        <w:tc>
          <w:tcPr>
            <w:tcW w:w="430" w:type="pct"/>
            <w:vAlign w:val="center"/>
          </w:tcPr>
          <w:p w14:paraId="43C0A100"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b/>
                <w:sz w:val="28"/>
                <w:szCs w:val="28"/>
              </w:rPr>
              <w:t>3</w:t>
            </w:r>
          </w:p>
        </w:tc>
        <w:tc>
          <w:tcPr>
            <w:tcW w:w="3802" w:type="pct"/>
            <w:vAlign w:val="center"/>
          </w:tcPr>
          <w:p w14:paraId="4FED4F0C" w14:textId="77777777" w:rsidR="00864799" w:rsidRPr="000F37A1" w:rsidRDefault="00864799">
            <w:pPr>
              <w:widowControl w:val="0"/>
              <w:spacing w:before="40" w:after="40"/>
              <w:ind w:left="73"/>
              <w:outlineLvl w:val="0"/>
              <w:rPr>
                <w:rFonts w:eastAsia="Times New Roman" w:cs="Times New Roman"/>
                <w:b/>
                <w:bCs/>
                <w:i/>
                <w:iCs/>
                <w:sz w:val="28"/>
                <w:szCs w:val="28"/>
              </w:rPr>
            </w:pPr>
            <w:r w:rsidRPr="000F37A1">
              <w:rPr>
                <w:rFonts w:cs="Times New Roman"/>
                <w:b/>
                <w:sz w:val="28"/>
                <w:szCs w:val="28"/>
              </w:rPr>
              <w:t>QUẢN TRỊ ĐIỀU HÀNH (M)</w:t>
            </w:r>
          </w:p>
        </w:tc>
        <w:tc>
          <w:tcPr>
            <w:tcW w:w="768" w:type="pct"/>
            <w:vAlign w:val="center"/>
          </w:tcPr>
          <w:p w14:paraId="5DFE553A" w14:textId="2FCD3EE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b/>
                <w:bCs/>
                <w:sz w:val="28"/>
                <w:szCs w:val="28"/>
                <w:lang w:val="vi-VN"/>
              </w:rPr>
              <w:t>1</w:t>
            </w:r>
            <w:r w:rsidR="00B117BF" w:rsidRPr="000F37A1">
              <w:rPr>
                <w:rFonts w:cs="Times New Roman"/>
                <w:b/>
                <w:bCs/>
                <w:sz w:val="28"/>
                <w:szCs w:val="28"/>
              </w:rPr>
              <w:t>5</w:t>
            </w:r>
            <w:r w:rsidRPr="000F37A1">
              <w:rPr>
                <w:rFonts w:cs="Times New Roman"/>
                <w:b/>
                <w:bCs/>
                <w:sz w:val="28"/>
                <w:szCs w:val="28"/>
                <w:lang w:val="vi-VN"/>
              </w:rPr>
              <w:t>,00</w:t>
            </w:r>
          </w:p>
        </w:tc>
      </w:tr>
      <w:tr w:rsidR="000F37A1" w:rsidRPr="000F37A1" w14:paraId="438D5F54" w14:textId="77777777" w:rsidTr="002B1745">
        <w:tc>
          <w:tcPr>
            <w:tcW w:w="430" w:type="pct"/>
            <w:vAlign w:val="center"/>
          </w:tcPr>
          <w:p w14:paraId="21DC50B7"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3.1</w:t>
            </w:r>
          </w:p>
        </w:tc>
        <w:tc>
          <w:tcPr>
            <w:tcW w:w="3802" w:type="pct"/>
            <w:vAlign w:val="center"/>
          </w:tcPr>
          <w:p w14:paraId="1C1136DA"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lượng</w:t>
            </w:r>
          </w:p>
        </w:tc>
        <w:tc>
          <w:tcPr>
            <w:tcW w:w="768" w:type="pct"/>
            <w:vAlign w:val="center"/>
          </w:tcPr>
          <w:p w14:paraId="5B721B47" w14:textId="6FF2EE05" w:rsidR="00864799" w:rsidRPr="000F37A1" w:rsidRDefault="00B117BF">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rPr>
              <w:t>8</w:t>
            </w:r>
            <w:r w:rsidR="00864799" w:rsidRPr="000F37A1">
              <w:rPr>
                <w:rFonts w:cs="Times New Roman"/>
                <w:sz w:val="28"/>
                <w:szCs w:val="28"/>
                <w:lang w:val="vi-VN"/>
              </w:rPr>
              <w:t>,00</w:t>
            </w:r>
          </w:p>
        </w:tc>
      </w:tr>
      <w:tr w:rsidR="000F37A1" w:rsidRPr="000F37A1" w14:paraId="6D2D1B9F" w14:textId="77777777" w:rsidTr="002B1745">
        <w:tc>
          <w:tcPr>
            <w:tcW w:w="430" w:type="pct"/>
            <w:vAlign w:val="center"/>
          </w:tcPr>
          <w:p w14:paraId="218EE44C"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3.2</w:t>
            </w:r>
          </w:p>
        </w:tc>
        <w:tc>
          <w:tcPr>
            <w:tcW w:w="3802" w:type="pct"/>
            <w:vAlign w:val="center"/>
          </w:tcPr>
          <w:p w14:paraId="01D8F5BB"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tính</w:t>
            </w:r>
          </w:p>
        </w:tc>
        <w:tc>
          <w:tcPr>
            <w:tcW w:w="768" w:type="pct"/>
            <w:vAlign w:val="center"/>
          </w:tcPr>
          <w:p w14:paraId="7B57AA4C"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rPr>
              <w:t>7</w:t>
            </w:r>
            <w:r w:rsidRPr="000F37A1">
              <w:rPr>
                <w:rFonts w:cs="Times New Roman"/>
                <w:sz w:val="28"/>
                <w:szCs w:val="28"/>
                <w:lang w:val="vi-VN"/>
              </w:rPr>
              <w:t>,00</w:t>
            </w:r>
          </w:p>
        </w:tc>
      </w:tr>
      <w:tr w:rsidR="000F37A1" w:rsidRPr="000F37A1" w14:paraId="6BC1EB56" w14:textId="77777777" w:rsidTr="002B1745">
        <w:tc>
          <w:tcPr>
            <w:tcW w:w="430" w:type="pct"/>
            <w:vAlign w:val="center"/>
          </w:tcPr>
          <w:p w14:paraId="768996D3"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b/>
                <w:sz w:val="28"/>
                <w:szCs w:val="28"/>
              </w:rPr>
              <w:t>4</w:t>
            </w:r>
          </w:p>
        </w:tc>
        <w:tc>
          <w:tcPr>
            <w:tcW w:w="3802" w:type="pct"/>
            <w:vAlign w:val="center"/>
          </w:tcPr>
          <w:p w14:paraId="176C046E" w14:textId="77777777" w:rsidR="00864799" w:rsidRPr="000F37A1" w:rsidRDefault="00864799">
            <w:pPr>
              <w:widowControl w:val="0"/>
              <w:spacing w:before="40" w:after="40"/>
              <w:ind w:left="73"/>
              <w:outlineLvl w:val="0"/>
              <w:rPr>
                <w:rFonts w:eastAsia="Times New Roman" w:cs="Times New Roman"/>
                <w:b/>
                <w:bCs/>
                <w:i/>
                <w:iCs/>
                <w:sz w:val="28"/>
                <w:szCs w:val="28"/>
              </w:rPr>
            </w:pPr>
            <w:r w:rsidRPr="000F37A1">
              <w:rPr>
                <w:rFonts w:cs="Times New Roman"/>
                <w:b/>
                <w:sz w:val="28"/>
                <w:szCs w:val="28"/>
                <w:lang w:val="vi-VN"/>
              </w:rPr>
              <w:t>KẾT QUẢ HOẠT ĐỘNG KINH DOANH</w:t>
            </w:r>
            <w:r w:rsidRPr="000F37A1">
              <w:rPr>
                <w:rFonts w:cs="Times New Roman"/>
                <w:b/>
                <w:sz w:val="28"/>
                <w:szCs w:val="28"/>
              </w:rPr>
              <w:t xml:space="preserve"> (E)</w:t>
            </w:r>
          </w:p>
        </w:tc>
        <w:tc>
          <w:tcPr>
            <w:tcW w:w="768" w:type="pct"/>
            <w:vAlign w:val="center"/>
          </w:tcPr>
          <w:p w14:paraId="25F2B978" w14:textId="55A2284E" w:rsidR="00864799" w:rsidRPr="000F37A1" w:rsidRDefault="00B117BF">
            <w:pPr>
              <w:widowControl w:val="0"/>
              <w:spacing w:before="40" w:after="40"/>
              <w:ind w:right="281"/>
              <w:jc w:val="right"/>
              <w:outlineLvl w:val="0"/>
              <w:rPr>
                <w:rFonts w:eastAsia="Times New Roman" w:cs="Times New Roman"/>
                <w:b/>
                <w:bCs/>
                <w:i/>
                <w:iCs/>
                <w:sz w:val="28"/>
                <w:szCs w:val="28"/>
                <w:lang w:val="vi-VN"/>
              </w:rPr>
            </w:pPr>
            <w:r w:rsidRPr="000F37A1">
              <w:rPr>
                <w:rFonts w:cs="Times New Roman"/>
                <w:b/>
                <w:bCs/>
                <w:sz w:val="28"/>
                <w:szCs w:val="28"/>
              </w:rPr>
              <w:t>15</w:t>
            </w:r>
            <w:r w:rsidR="00864799" w:rsidRPr="000F37A1">
              <w:rPr>
                <w:rFonts w:cs="Times New Roman"/>
                <w:b/>
                <w:bCs/>
                <w:sz w:val="28"/>
                <w:szCs w:val="28"/>
                <w:lang w:val="vi-VN"/>
              </w:rPr>
              <w:t>,00</w:t>
            </w:r>
          </w:p>
        </w:tc>
      </w:tr>
      <w:tr w:rsidR="000F37A1" w:rsidRPr="000F37A1" w14:paraId="48DAC413" w14:textId="77777777" w:rsidTr="002B1745">
        <w:tc>
          <w:tcPr>
            <w:tcW w:w="430" w:type="pct"/>
            <w:vAlign w:val="center"/>
          </w:tcPr>
          <w:p w14:paraId="096E2BAC"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4.1</w:t>
            </w:r>
          </w:p>
        </w:tc>
        <w:tc>
          <w:tcPr>
            <w:tcW w:w="3802" w:type="pct"/>
            <w:vAlign w:val="center"/>
          </w:tcPr>
          <w:p w14:paraId="628E0879"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lượng</w:t>
            </w:r>
          </w:p>
        </w:tc>
        <w:tc>
          <w:tcPr>
            <w:tcW w:w="768" w:type="pct"/>
            <w:vAlign w:val="center"/>
          </w:tcPr>
          <w:p w14:paraId="7DE8037D" w14:textId="48F12728"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lang w:val="vi-VN"/>
              </w:rPr>
              <w:t>1</w:t>
            </w:r>
            <w:r w:rsidR="00B117BF" w:rsidRPr="000F37A1">
              <w:rPr>
                <w:rFonts w:cs="Times New Roman"/>
                <w:sz w:val="28"/>
                <w:szCs w:val="28"/>
              </w:rPr>
              <w:t>0</w:t>
            </w:r>
            <w:r w:rsidRPr="000F37A1">
              <w:rPr>
                <w:rFonts w:cs="Times New Roman"/>
                <w:sz w:val="28"/>
                <w:szCs w:val="28"/>
                <w:lang w:val="vi-VN"/>
              </w:rPr>
              <w:t>,00</w:t>
            </w:r>
          </w:p>
        </w:tc>
      </w:tr>
      <w:tr w:rsidR="000F37A1" w:rsidRPr="000F37A1" w14:paraId="7D40867D" w14:textId="77777777" w:rsidTr="002B1745">
        <w:tc>
          <w:tcPr>
            <w:tcW w:w="430" w:type="pct"/>
            <w:vAlign w:val="center"/>
          </w:tcPr>
          <w:p w14:paraId="0BA0FBE0"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4.2</w:t>
            </w:r>
          </w:p>
        </w:tc>
        <w:tc>
          <w:tcPr>
            <w:tcW w:w="3802" w:type="pct"/>
            <w:vAlign w:val="center"/>
          </w:tcPr>
          <w:p w14:paraId="39EB743A"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tính</w:t>
            </w:r>
          </w:p>
        </w:tc>
        <w:tc>
          <w:tcPr>
            <w:tcW w:w="768" w:type="pct"/>
            <w:vAlign w:val="center"/>
          </w:tcPr>
          <w:p w14:paraId="18D6A339"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rPr>
              <w:t>5</w:t>
            </w:r>
            <w:r w:rsidRPr="000F37A1">
              <w:rPr>
                <w:rFonts w:cs="Times New Roman"/>
                <w:sz w:val="28"/>
                <w:szCs w:val="28"/>
                <w:lang w:val="vi-VN"/>
              </w:rPr>
              <w:t>,00</w:t>
            </w:r>
          </w:p>
        </w:tc>
      </w:tr>
      <w:tr w:rsidR="000F37A1" w:rsidRPr="000F37A1" w14:paraId="5FE2A332" w14:textId="77777777" w:rsidTr="002B1745">
        <w:tc>
          <w:tcPr>
            <w:tcW w:w="430" w:type="pct"/>
            <w:vAlign w:val="center"/>
          </w:tcPr>
          <w:p w14:paraId="2F745FE0"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b/>
                <w:sz w:val="28"/>
                <w:szCs w:val="28"/>
              </w:rPr>
              <w:t>5</w:t>
            </w:r>
          </w:p>
        </w:tc>
        <w:tc>
          <w:tcPr>
            <w:tcW w:w="3802" w:type="pct"/>
            <w:vAlign w:val="center"/>
          </w:tcPr>
          <w:p w14:paraId="1E8ECE99" w14:textId="77777777" w:rsidR="00864799" w:rsidRPr="000F37A1" w:rsidRDefault="00864799">
            <w:pPr>
              <w:widowControl w:val="0"/>
              <w:spacing w:before="40" w:after="40"/>
              <w:ind w:left="73"/>
              <w:outlineLvl w:val="0"/>
              <w:rPr>
                <w:rFonts w:eastAsia="Times New Roman" w:cs="Times New Roman"/>
                <w:b/>
                <w:bCs/>
                <w:i/>
                <w:iCs/>
                <w:sz w:val="28"/>
                <w:szCs w:val="28"/>
              </w:rPr>
            </w:pPr>
            <w:r w:rsidRPr="000F37A1">
              <w:rPr>
                <w:rFonts w:cs="Times New Roman"/>
                <w:b/>
                <w:sz w:val="28"/>
                <w:szCs w:val="28"/>
              </w:rPr>
              <w:t>KHẢ NĂNG THANH KHOẢN (L)</w:t>
            </w:r>
          </w:p>
        </w:tc>
        <w:tc>
          <w:tcPr>
            <w:tcW w:w="768" w:type="pct"/>
            <w:vAlign w:val="center"/>
          </w:tcPr>
          <w:p w14:paraId="67987C3A"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b/>
                <w:bCs/>
                <w:sz w:val="28"/>
                <w:szCs w:val="28"/>
                <w:lang w:val="vi-VN"/>
              </w:rPr>
              <w:t>15,00</w:t>
            </w:r>
          </w:p>
        </w:tc>
      </w:tr>
      <w:tr w:rsidR="000F37A1" w:rsidRPr="000F37A1" w14:paraId="7BB33A6F" w14:textId="77777777" w:rsidTr="002B1745">
        <w:tc>
          <w:tcPr>
            <w:tcW w:w="430" w:type="pct"/>
            <w:vAlign w:val="center"/>
          </w:tcPr>
          <w:p w14:paraId="149BA51C"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5.1</w:t>
            </w:r>
          </w:p>
        </w:tc>
        <w:tc>
          <w:tcPr>
            <w:tcW w:w="3802" w:type="pct"/>
            <w:vAlign w:val="center"/>
          </w:tcPr>
          <w:p w14:paraId="3219E4E3"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lượng</w:t>
            </w:r>
          </w:p>
        </w:tc>
        <w:tc>
          <w:tcPr>
            <w:tcW w:w="768" w:type="pct"/>
            <w:vAlign w:val="center"/>
          </w:tcPr>
          <w:p w14:paraId="266E9768"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lang w:val="vi-VN"/>
              </w:rPr>
              <w:t>1</w:t>
            </w:r>
            <w:r w:rsidRPr="000F37A1">
              <w:rPr>
                <w:rFonts w:cs="Times New Roman"/>
                <w:sz w:val="28"/>
                <w:szCs w:val="28"/>
              </w:rPr>
              <w:t>0</w:t>
            </w:r>
            <w:r w:rsidRPr="000F37A1">
              <w:rPr>
                <w:rFonts w:cs="Times New Roman"/>
                <w:sz w:val="28"/>
                <w:szCs w:val="28"/>
                <w:lang w:val="vi-VN"/>
              </w:rPr>
              <w:t>,00</w:t>
            </w:r>
          </w:p>
        </w:tc>
      </w:tr>
      <w:tr w:rsidR="000F37A1" w:rsidRPr="000F37A1" w14:paraId="10F14F96" w14:textId="77777777" w:rsidTr="002B1745">
        <w:tc>
          <w:tcPr>
            <w:tcW w:w="430" w:type="pct"/>
            <w:vAlign w:val="center"/>
          </w:tcPr>
          <w:p w14:paraId="25D5A35F"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lastRenderedPageBreak/>
              <w:t>5.2</w:t>
            </w:r>
          </w:p>
        </w:tc>
        <w:tc>
          <w:tcPr>
            <w:tcW w:w="3802" w:type="pct"/>
            <w:vAlign w:val="center"/>
          </w:tcPr>
          <w:p w14:paraId="0FE92E7C"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tính</w:t>
            </w:r>
          </w:p>
        </w:tc>
        <w:tc>
          <w:tcPr>
            <w:tcW w:w="768" w:type="pct"/>
            <w:vAlign w:val="center"/>
          </w:tcPr>
          <w:p w14:paraId="7FA8FCA5"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rPr>
              <w:t>5</w:t>
            </w:r>
            <w:r w:rsidRPr="000F37A1">
              <w:rPr>
                <w:rFonts w:cs="Times New Roman"/>
                <w:sz w:val="28"/>
                <w:szCs w:val="28"/>
                <w:lang w:val="vi-VN"/>
              </w:rPr>
              <w:t>,00</w:t>
            </w:r>
          </w:p>
        </w:tc>
      </w:tr>
      <w:tr w:rsidR="000F37A1" w:rsidRPr="000F37A1" w14:paraId="1E1DC69A" w14:textId="77777777" w:rsidTr="002B1745">
        <w:tc>
          <w:tcPr>
            <w:tcW w:w="430" w:type="pct"/>
            <w:vAlign w:val="center"/>
          </w:tcPr>
          <w:p w14:paraId="1486FAE5"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b/>
                <w:sz w:val="28"/>
                <w:szCs w:val="28"/>
              </w:rPr>
              <w:t>6</w:t>
            </w:r>
          </w:p>
        </w:tc>
        <w:tc>
          <w:tcPr>
            <w:tcW w:w="3802" w:type="pct"/>
            <w:vAlign w:val="center"/>
          </w:tcPr>
          <w:p w14:paraId="1953EF06" w14:textId="77777777" w:rsidR="00864799" w:rsidRPr="000F37A1" w:rsidRDefault="00864799">
            <w:pPr>
              <w:widowControl w:val="0"/>
              <w:spacing w:before="40" w:after="40"/>
              <w:ind w:left="73"/>
              <w:outlineLvl w:val="0"/>
              <w:rPr>
                <w:rFonts w:eastAsia="Times New Roman" w:cs="Times New Roman"/>
                <w:b/>
                <w:bCs/>
                <w:i/>
                <w:iCs/>
                <w:sz w:val="28"/>
                <w:szCs w:val="28"/>
              </w:rPr>
            </w:pPr>
            <w:r w:rsidRPr="000F37A1">
              <w:rPr>
                <w:rFonts w:cs="Times New Roman"/>
                <w:b/>
                <w:sz w:val="28"/>
                <w:szCs w:val="28"/>
                <w:lang w:val="vi-VN"/>
              </w:rPr>
              <w:t>MỨC ĐỘ NHẠY CẢM VỚI RỦI RO THỊ TRƯỜNG</w:t>
            </w:r>
            <w:r w:rsidRPr="000F37A1">
              <w:rPr>
                <w:rFonts w:cs="Times New Roman"/>
                <w:b/>
                <w:sz w:val="28"/>
                <w:szCs w:val="28"/>
              </w:rPr>
              <w:t xml:space="preserve"> (S)</w:t>
            </w:r>
          </w:p>
        </w:tc>
        <w:tc>
          <w:tcPr>
            <w:tcW w:w="768" w:type="pct"/>
            <w:vAlign w:val="center"/>
          </w:tcPr>
          <w:p w14:paraId="440565C3"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b/>
                <w:bCs/>
                <w:sz w:val="28"/>
                <w:szCs w:val="28"/>
              </w:rPr>
              <w:t>5</w:t>
            </w:r>
            <w:r w:rsidRPr="000F37A1">
              <w:rPr>
                <w:rFonts w:cs="Times New Roman"/>
                <w:b/>
                <w:bCs/>
                <w:sz w:val="28"/>
                <w:szCs w:val="28"/>
                <w:lang w:val="vi-VN"/>
              </w:rPr>
              <w:t>,00</w:t>
            </w:r>
          </w:p>
        </w:tc>
      </w:tr>
      <w:tr w:rsidR="000F37A1" w:rsidRPr="000F37A1" w14:paraId="4F9CE125" w14:textId="77777777" w:rsidTr="002B1745">
        <w:tc>
          <w:tcPr>
            <w:tcW w:w="430" w:type="pct"/>
            <w:vAlign w:val="center"/>
          </w:tcPr>
          <w:p w14:paraId="7758D6D6"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6.1</w:t>
            </w:r>
          </w:p>
        </w:tc>
        <w:tc>
          <w:tcPr>
            <w:tcW w:w="3802" w:type="pct"/>
            <w:vAlign w:val="center"/>
          </w:tcPr>
          <w:p w14:paraId="2636C83B"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lượng</w:t>
            </w:r>
          </w:p>
        </w:tc>
        <w:tc>
          <w:tcPr>
            <w:tcW w:w="768" w:type="pct"/>
            <w:vAlign w:val="center"/>
          </w:tcPr>
          <w:p w14:paraId="1EAC35E9"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rPr>
              <w:t>2</w:t>
            </w:r>
            <w:r w:rsidRPr="000F37A1">
              <w:rPr>
                <w:rFonts w:cs="Times New Roman"/>
                <w:sz w:val="28"/>
                <w:szCs w:val="28"/>
                <w:lang w:val="vi-VN"/>
              </w:rPr>
              <w:t>,00</w:t>
            </w:r>
          </w:p>
        </w:tc>
      </w:tr>
      <w:tr w:rsidR="000F37A1" w:rsidRPr="000F37A1" w14:paraId="4B82A6F8" w14:textId="77777777" w:rsidTr="002B1745">
        <w:tc>
          <w:tcPr>
            <w:tcW w:w="430" w:type="pct"/>
            <w:vAlign w:val="center"/>
          </w:tcPr>
          <w:p w14:paraId="50761671" w14:textId="77777777" w:rsidR="00864799" w:rsidRPr="000F37A1" w:rsidRDefault="00864799">
            <w:pPr>
              <w:widowControl w:val="0"/>
              <w:spacing w:before="40" w:after="40"/>
              <w:jc w:val="center"/>
              <w:outlineLvl w:val="0"/>
              <w:rPr>
                <w:rFonts w:eastAsia="Times New Roman" w:cs="Times New Roman"/>
                <w:b/>
                <w:bCs/>
                <w:i/>
                <w:iCs/>
                <w:sz w:val="28"/>
                <w:szCs w:val="28"/>
              </w:rPr>
            </w:pPr>
            <w:r w:rsidRPr="000F37A1">
              <w:rPr>
                <w:rFonts w:cs="Times New Roman"/>
                <w:sz w:val="28"/>
                <w:szCs w:val="28"/>
              </w:rPr>
              <w:t>6.2</w:t>
            </w:r>
          </w:p>
        </w:tc>
        <w:tc>
          <w:tcPr>
            <w:tcW w:w="3802" w:type="pct"/>
            <w:vAlign w:val="center"/>
          </w:tcPr>
          <w:p w14:paraId="5D47CA43" w14:textId="77777777" w:rsidR="00864799" w:rsidRPr="000F37A1" w:rsidRDefault="00864799">
            <w:pPr>
              <w:widowControl w:val="0"/>
              <w:spacing w:before="40" w:after="40"/>
              <w:ind w:left="73"/>
              <w:outlineLvl w:val="0"/>
              <w:rPr>
                <w:rFonts w:eastAsia="Times New Roman" w:cs="Times New Roman"/>
                <w:b/>
                <w:bCs/>
                <w:i/>
                <w:iCs/>
                <w:sz w:val="28"/>
                <w:szCs w:val="28"/>
                <w:lang w:val="vi-VN"/>
              </w:rPr>
            </w:pPr>
            <w:r w:rsidRPr="000F37A1">
              <w:rPr>
                <w:rFonts w:cs="Times New Roman"/>
                <w:sz w:val="28"/>
                <w:szCs w:val="28"/>
                <w:lang w:val="vi-VN"/>
              </w:rPr>
              <w:t>Nhóm chỉ tiêu định tính</w:t>
            </w:r>
          </w:p>
        </w:tc>
        <w:tc>
          <w:tcPr>
            <w:tcW w:w="768" w:type="pct"/>
            <w:vAlign w:val="center"/>
          </w:tcPr>
          <w:p w14:paraId="262744AF" w14:textId="77777777" w:rsidR="00864799" w:rsidRPr="000F37A1" w:rsidRDefault="00864799">
            <w:pPr>
              <w:widowControl w:val="0"/>
              <w:spacing w:before="40" w:after="40"/>
              <w:ind w:right="281"/>
              <w:jc w:val="right"/>
              <w:outlineLvl w:val="0"/>
              <w:rPr>
                <w:rFonts w:eastAsia="Times New Roman" w:cs="Times New Roman"/>
                <w:b/>
                <w:bCs/>
                <w:i/>
                <w:iCs/>
                <w:sz w:val="28"/>
                <w:szCs w:val="28"/>
                <w:lang w:val="vi-VN"/>
              </w:rPr>
            </w:pPr>
            <w:r w:rsidRPr="000F37A1">
              <w:rPr>
                <w:rFonts w:cs="Times New Roman"/>
                <w:sz w:val="28"/>
                <w:szCs w:val="28"/>
              </w:rPr>
              <w:t>3</w:t>
            </w:r>
            <w:r w:rsidRPr="000F37A1">
              <w:rPr>
                <w:rFonts w:cs="Times New Roman"/>
                <w:sz w:val="28"/>
                <w:szCs w:val="28"/>
                <w:lang w:val="vi-VN"/>
              </w:rPr>
              <w:t>,00</w:t>
            </w:r>
          </w:p>
        </w:tc>
      </w:tr>
    </w:tbl>
    <w:p w14:paraId="6E4C572D" w14:textId="393CE108"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2. </w:t>
      </w:r>
      <w:r w:rsidRPr="000F37A1">
        <w:rPr>
          <w:rFonts w:cs="Times New Roman"/>
          <w:iCs/>
          <w:sz w:val="28"/>
          <w:szCs w:val="28"/>
          <w:lang w:val="nl-NL"/>
        </w:rPr>
        <w:t>Đối với công ty tài chính, công ty cho thuê tài chính</w:t>
      </w:r>
      <w:r w:rsidR="008120EC" w:rsidRPr="000F37A1">
        <w:rPr>
          <w:rFonts w:cs="Times New Roman"/>
          <w:sz w:val="28"/>
          <w:szCs w:val="28"/>
          <w:lang w:val="nl-NL"/>
        </w:rPr>
        <w:t xml:space="preserve"> </w:t>
      </w:r>
      <w:r w:rsidRPr="000F37A1">
        <w:rPr>
          <w:rFonts w:cs="Times New Roman"/>
          <w:sz w:val="28"/>
          <w:szCs w:val="28"/>
          <w:lang w:val="nl-NL"/>
        </w:rPr>
        <w:t>trọng số của tiêu chí Mức độ nhạy cảm với rủi ro thị trường là 5%, trọng số của nhóm chỉ tiêu định lượng của tiêu chí Mức độ nhạy cảm với rủi ro thị trường là 5% và trọng số của nhóm chỉ tiêu định tính của tiêu chí Mức độ nhạy cảm với rủi ro thị trường là 0%.</w:t>
      </w:r>
    </w:p>
    <w:p w14:paraId="01B94673" w14:textId="0244C23E" w:rsidR="00864799" w:rsidRPr="000F37A1" w:rsidRDefault="00864799" w:rsidP="00B72257">
      <w:pPr>
        <w:widowControl w:val="0"/>
        <w:ind w:firstLine="709"/>
        <w:rPr>
          <w:rFonts w:cs="Times New Roman"/>
          <w:b/>
          <w:sz w:val="28"/>
          <w:szCs w:val="28"/>
          <w:lang w:val="nl-NL"/>
        </w:rPr>
      </w:pPr>
      <w:bookmarkStart w:id="46" w:name="dieu_19"/>
      <w:r w:rsidRPr="000F37A1">
        <w:rPr>
          <w:rFonts w:cs="Times New Roman"/>
          <w:b/>
          <w:sz w:val="28"/>
          <w:szCs w:val="28"/>
          <w:lang w:val="nl-NL"/>
        </w:rPr>
        <w:t xml:space="preserve">Điều </w:t>
      </w:r>
      <w:r w:rsidR="008120EC" w:rsidRPr="000F37A1">
        <w:rPr>
          <w:rFonts w:cs="Times New Roman"/>
          <w:b/>
          <w:sz w:val="28"/>
          <w:szCs w:val="28"/>
          <w:lang w:val="nl-NL"/>
        </w:rPr>
        <w:t>20</w:t>
      </w:r>
      <w:r w:rsidRPr="000F37A1">
        <w:rPr>
          <w:rFonts w:cs="Times New Roman"/>
          <w:b/>
          <w:sz w:val="28"/>
          <w:szCs w:val="28"/>
          <w:lang w:val="nl-NL"/>
        </w:rPr>
        <w:t>. Cách tính tổng điểm xếp hạng</w:t>
      </w:r>
      <w:bookmarkEnd w:id="46"/>
    </w:p>
    <w:p w14:paraId="3BD048E0" w14:textId="7E4AD14D"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 xml:space="preserve">1. Tổng điểm xếp hạng của tổ chức tín dụng, chi nhánh ngân hàng nước ngoài được xác định trên cơ sở tổng điểm của từng tiêu chí sau khi nhân với trọng số của từng tiêu chí. Trọng số của từng tiêu chí được quy định tại </w:t>
      </w:r>
      <w:bookmarkStart w:id="47" w:name="tc_25"/>
      <w:r w:rsidRPr="000F37A1">
        <w:rPr>
          <w:rFonts w:cs="Times New Roman"/>
          <w:sz w:val="28"/>
          <w:szCs w:val="28"/>
          <w:lang w:val="nl-NL"/>
        </w:rPr>
        <w:t>Điều 1</w:t>
      </w:r>
      <w:r w:rsidR="008120EC" w:rsidRPr="000F37A1">
        <w:rPr>
          <w:rFonts w:cs="Times New Roman"/>
          <w:sz w:val="28"/>
          <w:szCs w:val="28"/>
          <w:lang w:val="nl-NL"/>
        </w:rPr>
        <w:t>9</w:t>
      </w:r>
      <w:r w:rsidRPr="000F37A1">
        <w:rPr>
          <w:rFonts w:cs="Times New Roman"/>
          <w:sz w:val="28"/>
          <w:szCs w:val="28"/>
          <w:lang w:val="nl-NL"/>
        </w:rPr>
        <w:t xml:space="preserve"> Thông tư này</w:t>
      </w:r>
      <w:bookmarkEnd w:id="47"/>
      <w:r w:rsidRPr="000F37A1">
        <w:rPr>
          <w:rFonts w:cs="Times New Roman"/>
          <w:sz w:val="28"/>
          <w:szCs w:val="28"/>
          <w:lang w:val="nl-NL"/>
        </w:rPr>
        <w:t>.</w:t>
      </w:r>
    </w:p>
    <w:p w14:paraId="40887B77"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2. Tổng điểm xếp hạng của tổ chức tín dụng, chi nhánh ngân hàng nước ngoài bị trừ điểm khi điểm của nhóm chỉ tiêu định tính của từ 4 tiêu chí trở lên nhỏ hơn hoặc bằng 1 điểm theo các trường hợp sau:</w:t>
      </w:r>
    </w:p>
    <w:p w14:paraId="4EF556A7" w14:textId="1922C341"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a) Trường hợp tổng điểm xếp hạng lớn hơn 1, tổng điểm xếp hạng của tổ chức tín dụng, chi nhánh ngân hàng nước ngoài bị trừ 1 điểm;</w:t>
      </w:r>
    </w:p>
    <w:p w14:paraId="350A1704" w14:textId="77777777" w:rsidR="00864799" w:rsidRPr="000F37A1" w:rsidRDefault="00864799" w:rsidP="00B72257">
      <w:pPr>
        <w:widowControl w:val="0"/>
        <w:ind w:firstLine="709"/>
        <w:rPr>
          <w:rFonts w:cs="Times New Roman"/>
          <w:sz w:val="28"/>
          <w:szCs w:val="28"/>
          <w:lang w:val="nl-NL"/>
        </w:rPr>
      </w:pPr>
      <w:r w:rsidRPr="000F37A1">
        <w:rPr>
          <w:rFonts w:cs="Times New Roman"/>
          <w:sz w:val="28"/>
          <w:szCs w:val="28"/>
          <w:lang w:val="nl-NL"/>
        </w:rPr>
        <w:t>b) Trường hợp tổng điểm xếp hạng nhỏ hơn hoặc bằng 1, tổng điểm xếp hạng của tổ chức tín dụng, chi nhánh ngân hàng nước ngoài bị trừ điểm và bằng 0,1 điểm.</w:t>
      </w:r>
    </w:p>
    <w:p w14:paraId="2C541644" w14:textId="77777777" w:rsidR="008979E3" w:rsidRPr="000F37A1" w:rsidRDefault="008979E3" w:rsidP="008979E3">
      <w:pPr>
        <w:widowControl w:val="0"/>
        <w:tabs>
          <w:tab w:val="left" w:pos="709"/>
        </w:tabs>
        <w:spacing w:before="80" w:after="80"/>
        <w:ind w:firstLine="720"/>
        <w:rPr>
          <w:iCs/>
          <w:sz w:val="28"/>
          <w:szCs w:val="28"/>
          <w:lang w:val="nl-NL"/>
        </w:rPr>
      </w:pPr>
      <w:r w:rsidRPr="000F37A1">
        <w:rPr>
          <w:sz w:val="28"/>
          <w:szCs w:val="28"/>
          <w:lang w:val="nl-NL"/>
        </w:rPr>
        <w:t xml:space="preserve">3. </w:t>
      </w:r>
      <w:r w:rsidRPr="000F37A1">
        <w:rPr>
          <w:iCs/>
          <w:sz w:val="28"/>
          <w:szCs w:val="28"/>
          <w:lang w:val="pt-BR"/>
        </w:rPr>
        <w:t xml:space="preserve">Trường hợp báo cáo tài chính năm xếp hạng đã được kiểm toán của tổ chức tín dụng, chi nhánh ngân hàng nước ngoài không có ý kiến chấp nhận toàn phần, tổng điểm xếp hạng của tổ chức tín dụng, chi nhánh ngân hàng nước ngoài sau khi đã được xác định theo quy định tại khoản 1, 2 Điều này sẽ tiếp tục bị trừ điểm theo </w:t>
      </w:r>
      <w:r w:rsidRPr="000F37A1">
        <w:rPr>
          <w:iCs/>
          <w:sz w:val="28"/>
          <w:szCs w:val="28"/>
          <w:lang w:val="nl-NL"/>
        </w:rPr>
        <w:t>các trường hợp sau:</w:t>
      </w:r>
    </w:p>
    <w:p w14:paraId="30E6EA33" w14:textId="4D6543B1" w:rsidR="008979E3" w:rsidRPr="000F37A1" w:rsidRDefault="008979E3" w:rsidP="008979E3">
      <w:pPr>
        <w:widowControl w:val="0"/>
        <w:tabs>
          <w:tab w:val="left" w:pos="709"/>
        </w:tabs>
        <w:spacing w:before="80" w:after="80"/>
        <w:ind w:firstLine="720"/>
        <w:rPr>
          <w:iCs/>
          <w:sz w:val="28"/>
          <w:szCs w:val="28"/>
          <w:lang w:val="nl-NL"/>
        </w:rPr>
      </w:pPr>
      <w:r w:rsidRPr="000F37A1">
        <w:rPr>
          <w:iCs/>
          <w:sz w:val="28"/>
          <w:szCs w:val="28"/>
          <w:lang w:val="nl-NL"/>
        </w:rPr>
        <w:t>a) Trường hợp tổng điểm xếp hạng lớn hơn 0,</w:t>
      </w:r>
      <w:r w:rsidR="008B61F9" w:rsidRPr="000F37A1">
        <w:rPr>
          <w:iCs/>
          <w:sz w:val="28"/>
          <w:szCs w:val="28"/>
          <w:lang w:val="nl-NL"/>
        </w:rPr>
        <w:t>5</w:t>
      </w:r>
      <w:r w:rsidRPr="000F37A1">
        <w:rPr>
          <w:iCs/>
          <w:sz w:val="28"/>
          <w:szCs w:val="28"/>
          <w:lang w:val="nl-NL"/>
        </w:rPr>
        <w:t>, tổng điểm xếp hạng của tổ chức tín dụng, chi nhánh ngân hàng nước ngoài bị trừ 0,</w:t>
      </w:r>
      <w:r w:rsidR="008B61F9" w:rsidRPr="000F37A1">
        <w:rPr>
          <w:iCs/>
          <w:sz w:val="28"/>
          <w:szCs w:val="28"/>
          <w:lang w:val="nl-NL"/>
        </w:rPr>
        <w:t>5</w:t>
      </w:r>
      <w:r w:rsidRPr="000F37A1">
        <w:rPr>
          <w:iCs/>
          <w:sz w:val="28"/>
          <w:szCs w:val="28"/>
          <w:lang w:val="nl-NL"/>
        </w:rPr>
        <w:t xml:space="preserve"> điểm;</w:t>
      </w:r>
    </w:p>
    <w:p w14:paraId="605DA30A" w14:textId="561FA029" w:rsidR="0062726B" w:rsidRPr="000F37A1" w:rsidRDefault="008979E3" w:rsidP="0062726B">
      <w:pPr>
        <w:widowControl w:val="0"/>
        <w:tabs>
          <w:tab w:val="left" w:pos="709"/>
        </w:tabs>
        <w:ind w:firstLine="709"/>
        <w:rPr>
          <w:rFonts w:cs="Times New Roman"/>
          <w:iCs/>
          <w:sz w:val="28"/>
          <w:szCs w:val="28"/>
          <w:lang w:val="nl-NL"/>
        </w:rPr>
      </w:pPr>
      <w:r w:rsidRPr="000F37A1">
        <w:rPr>
          <w:iCs/>
          <w:sz w:val="28"/>
          <w:szCs w:val="28"/>
          <w:lang w:val="nl-NL"/>
        </w:rPr>
        <w:t>b) Trường hợp tổng điểm xếp hạng nhỏ hơn hoặc bằng 0,</w:t>
      </w:r>
      <w:r w:rsidR="008B61F9" w:rsidRPr="000F37A1">
        <w:rPr>
          <w:iCs/>
          <w:sz w:val="28"/>
          <w:szCs w:val="28"/>
          <w:lang w:val="nl-NL"/>
        </w:rPr>
        <w:t>5</w:t>
      </w:r>
      <w:r w:rsidRPr="000F37A1">
        <w:rPr>
          <w:iCs/>
          <w:sz w:val="28"/>
          <w:szCs w:val="28"/>
          <w:lang w:val="nl-NL"/>
        </w:rPr>
        <w:t>, tổng điểm xếp hạng của tổ chức tín dụng, chi nhánh ngân hàng nước ngoài bị trừ điểm và bằng 0,1 điểm</w:t>
      </w:r>
      <w:r w:rsidR="0062726B" w:rsidRPr="000F37A1">
        <w:rPr>
          <w:rFonts w:cs="Times New Roman"/>
          <w:iCs/>
          <w:sz w:val="28"/>
          <w:szCs w:val="28"/>
          <w:lang w:val="nl-NL"/>
        </w:rPr>
        <w:t>.</w:t>
      </w:r>
    </w:p>
    <w:p w14:paraId="5F21BFD4" w14:textId="6B179002" w:rsidR="00864799" w:rsidRPr="000F37A1" w:rsidRDefault="00864799" w:rsidP="00B72257">
      <w:pPr>
        <w:widowControl w:val="0"/>
        <w:tabs>
          <w:tab w:val="left" w:pos="709"/>
        </w:tabs>
        <w:ind w:firstLine="709"/>
        <w:rPr>
          <w:rFonts w:cs="Times New Roman"/>
          <w:b/>
          <w:sz w:val="28"/>
          <w:szCs w:val="28"/>
          <w:lang w:val="nl-NL"/>
        </w:rPr>
      </w:pPr>
      <w:bookmarkStart w:id="48" w:name="dieu_20"/>
      <w:r w:rsidRPr="000F37A1">
        <w:rPr>
          <w:rFonts w:cs="Times New Roman"/>
          <w:b/>
          <w:sz w:val="28"/>
          <w:szCs w:val="28"/>
          <w:lang w:val="nl-NL"/>
        </w:rPr>
        <w:t>Điều 2</w:t>
      </w:r>
      <w:r w:rsidR="008120EC" w:rsidRPr="000F37A1">
        <w:rPr>
          <w:rFonts w:cs="Times New Roman"/>
          <w:b/>
          <w:sz w:val="28"/>
          <w:szCs w:val="28"/>
          <w:lang w:val="nl-NL"/>
        </w:rPr>
        <w:t>1</w:t>
      </w:r>
      <w:r w:rsidRPr="000F37A1">
        <w:rPr>
          <w:rFonts w:cs="Times New Roman"/>
          <w:b/>
          <w:sz w:val="28"/>
          <w:szCs w:val="28"/>
          <w:lang w:val="nl-NL"/>
        </w:rPr>
        <w:t>. Xếp hạng</w:t>
      </w:r>
      <w:bookmarkEnd w:id="48"/>
    </w:p>
    <w:p w14:paraId="2CC91DE1" w14:textId="77777777" w:rsidR="00864799" w:rsidRPr="000F37A1" w:rsidRDefault="00864799" w:rsidP="00B72257">
      <w:pPr>
        <w:widowControl w:val="0"/>
        <w:tabs>
          <w:tab w:val="left" w:pos="709"/>
        </w:tabs>
        <w:ind w:firstLine="709"/>
        <w:rPr>
          <w:rFonts w:cs="Times New Roman"/>
          <w:iCs/>
          <w:sz w:val="28"/>
          <w:szCs w:val="28"/>
          <w:lang w:val="nl-NL"/>
        </w:rPr>
      </w:pPr>
      <w:r w:rsidRPr="000F37A1">
        <w:rPr>
          <w:rFonts w:cs="Times New Roman"/>
          <w:sz w:val="28"/>
          <w:szCs w:val="28"/>
          <w:lang w:val="nl-NL"/>
        </w:rPr>
        <w:t xml:space="preserve">Tổ </w:t>
      </w:r>
      <w:r w:rsidRPr="000F37A1">
        <w:rPr>
          <w:rFonts w:cs="Times New Roman"/>
          <w:iCs/>
          <w:sz w:val="28"/>
          <w:szCs w:val="28"/>
          <w:lang w:val="nl-NL"/>
        </w:rPr>
        <w:t xml:space="preserve">chức tín dụng, chi nhánh ngân hàng nước ngoài được xếp vào các hạng như sau: </w:t>
      </w:r>
    </w:p>
    <w:p w14:paraId="00047DA7" w14:textId="77777777" w:rsidR="008B61F9" w:rsidRPr="000F37A1" w:rsidRDefault="008B61F9" w:rsidP="008B61F9">
      <w:pPr>
        <w:widowControl w:val="0"/>
        <w:tabs>
          <w:tab w:val="left" w:pos="709"/>
        </w:tabs>
        <w:ind w:firstLine="709"/>
        <w:rPr>
          <w:rFonts w:cs="Times New Roman"/>
          <w:iCs/>
          <w:sz w:val="28"/>
          <w:szCs w:val="28"/>
          <w:lang w:val="nl-NL"/>
        </w:rPr>
      </w:pPr>
      <w:r w:rsidRPr="000F37A1">
        <w:rPr>
          <w:rFonts w:cs="Times New Roman"/>
          <w:iCs/>
          <w:sz w:val="28"/>
          <w:szCs w:val="28"/>
          <w:lang w:val="nl-NL"/>
        </w:rPr>
        <w:t xml:space="preserve">1. Tổ chức tín dụng, chi nhánh ngân hàng nước ngoài xếp hạng A (Tốt) nếu Tổng điểm </w:t>
      </w:r>
      <w:bookmarkStart w:id="49" w:name="OLE_LINK5"/>
      <w:bookmarkStart w:id="50" w:name="OLE_LINK6"/>
      <w:r w:rsidRPr="000F37A1">
        <w:rPr>
          <w:rFonts w:cs="Times New Roman"/>
          <w:iCs/>
          <w:sz w:val="28"/>
          <w:szCs w:val="28"/>
          <w:lang w:val="nl-NL"/>
        </w:rPr>
        <w:t>xếp hạng</w:t>
      </w:r>
      <w:bookmarkEnd w:id="49"/>
      <w:bookmarkEnd w:id="50"/>
      <w:r w:rsidRPr="000F37A1">
        <w:rPr>
          <w:rFonts w:cs="Times New Roman"/>
          <w:iCs/>
          <w:sz w:val="28"/>
          <w:szCs w:val="28"/>
          <w:lang w:val="nl-NL"/>
        </w:rPr>
        <w:t xml:space="preserve"> lớn hơn hoặc bằng 4,5.</w:t>
      </w:r>
    </w:p>
    <w:p w14:paraId="47551A14" w14:textId="77777777" w:rsidR="008B61F9" w:rsidRPr="000F37A1" w:rsidRDefault="008B61F9" w:rsidP="008B61F9">
      <w:pPr>
        <w:widowControl w:val="0"/>
        <w:tabs>
          <w:tab w:val="left" w:pos="709"/>
        </w:tabs>
        <w:ind w:firstLine="709"/>
        <w:rPr>
          <w:rFonts w:cs="Times New Roman"/>
          <w:iCs/>
          <w:sz w:val="28"/>
          <w:szCs w:val="28"/>
          <w:lang w:val="nl-NL"/>
        </w:rPr>
      </w:pPr>
      <w:r w:rsidRPr="000F37A1">
        <w:rPr>
          <w:rFonts w:cs="Times New Roman"/>
          <w:iCs/>
          <w:sz w:val="28"/>
          <w:szCs w:val="28"/>
          <w:lang w:val="nl-NL"/>
        </w:rPr>
        <w:lastRenderedPageBreak/>
        <w:t>2. Tổ chức tín dụng, chi nhánh ngân hàng nước ngoài xếp hạng B (Khá) nếu Tổng điểm xếp hạng nhỏ hơn 4,5 và lớn hơn hoặc bằng 3,5.</w:t>
      </w:r>
    </w:p>
    <w:p w14:paraId="26D643C4" w14:textId="77777777" w:rsidR="008B61F9" w:rsidRPr="000F37A1" w:rsidRDefault="008B61F9" w:rsidP="008B61F9">
      <w:pPr>
        <w:widowControl w:val="0"/>
        <w:tabs>
          <w:tab w:val="left" w:pos="709"/>
        </w:tabs>
        <w:ind w:firstLine="709"/>
        <w:rPr>
          <w:rFonts w:cs="Times New Roman"/>
          <w:iCs/>
          <w:sz w:val="28"/>
          <w:szCs w:val="28"/>
          <w:lang w:val="nl-NL"/>
        </w:rPr>
      </w:pPr>
      <w:r w:rsidRPr="000F37A1">
        <w:rPr>
          <w:rFonts w:cs="Times New Roman"/>
          <w:iCs/>
          <w:sz w:val="28"/>
          <w:szCs w:val="28"/>
          <w:lang w:val="nl-NL"/>
        </w:rPr>
        <w:t>3. Tổ chức tín dụng, chi nhánh ngân hàng nước ngoài xếp hạng C (Trung bình) nếu Tổng điểm xếp hạng nhỏ hơn 3,5 và lớn hơn hoặc bằng 2,5.</w:t>
      </w:r>
    </w:p>
    <w:p w14:paraId="04F27705" w14:textId="77777777" w:rsidR="008B61F9" w:rsidRPr="000F37A1" w:rsidRDefault="008B61F9" w:rsidP="008B61F9">
      <w:pPr>
        <w:widowControl w:val="0"/>
        <w:tabs>
          <w:tab w:val="left" w:pos="709"/>
        </w:tabs>
        <w:ind w:firstLine="709"/>
        <w:rPr>
          <w:rFonts w:cs="Times New Roman"/>
          <w:iCs/>
          <w:sz w:val="28"/>
          <w:szCs w:val="28"/>
          <w:lang w:val="nl-NL"/>
        </w:rPr>
      </w:pPr>
      <w:r w:rsidRPr="000F37A1">
        <w:rPr>
          <w:rFonts w:cs="Times New Roman"/>
          <w:iCs/>
          <w:sz w:val="28"/>
          <w:szCs w:val="28"/>
          <w:lang w:val="nl-NL"/>
        </w:rPr>
        <w:t>4. Tổ chức tín dụng, chi nhánh ngân hàng nước ngoài xếp hạng D (Yếu) nếu Tổng điểm xếp hạng nhỏ hơn 2,5 và lớn hơn hoặc bằng 1,5.</w:t>
      </w:r>
    </w:p>
    <w:p w14:paraId="54D2A280" w14:textId="64CCB2DC" w:rsidR="004C1F12" w:rsidRPr="000F37A1" w:rsidRDefault="008B61F9" w:rsidP="008B61F9">
      <w:pPr>
        <w:widowControl w:val="0"/>
        <w:tabs>
          <w:tab w:val="left" w:pos="709"/>
        </w:tabs>
        <w:ind w:firstLine="709"/>
        <w:rPr>
          <w:rFonts w:cs="Times New Roman"/>
          <w:iCs/>
          <w:sz w:val="28"/>
          <w:szCs w:val="28"/>
          <w:lang w:val="nl-NL"/>
        </w:rPr>
      </w:pPr>
      <w:r w:rsidRPr="000F37A1">
        <w:rPr>
          <w:rFonts w:cs="Times New Roman"/>
          <w:iCs/>
          <w:sz w:val="28"/>
          <w:szCs w:val="28"/>
          <w:lang w:val="nl-NL"/>
        </w:rPr>
        <w:t>5. Tổ chức tín dụng, chi nhánh ngân hàng nước ngoài xếp hạng E (Yếu kém) nếu Tổng điểm xếp hạng nhỏ hơn 1,5</w:t>
      </w:r>
      <w:r w:rsidR="004C1F12" w:rsidRPr="000F37A1">
        <w:rPr>
          <w:rFonts w:cs="Times New Roman"/>
          <w:iCs/>
          <w:sz w:val="28"/>
          <w:szCs w:val="28"/>
          <w:lang w:val="nl-NL"/>
        </w:rPr>
        <w:t>.</w:t>
      </w:r>
    </w:p>
    <w:p w14:paraId="280DE067" w14:textId="4C0C3D2A" w:rsidR="00864799" w:rsidRPr="000F37A1" w:rsidRDefault="000E65DE" w:rsidP="00B72257">
      <w:pPr>
        <w:widowControl w:val="0"/>
        <w:tabs>
          <w:tab w:val="left" w:pos="709"/>
        </w:tabs>
        <w:ind w:firstLine="709"/>
        <w:rPr>
          <w:rFonts w:cs="Times New Roman"/>
          <w:iCs/>
          <w:sz w:val="28"/>
          <w:szCs w:val="28"/>
          <w:lang w:val="nl-NL"/>
        </w:rPr>
      </w:pPr>
      <w:r w:rsidRPr="000F37A1">
        <w:rPr>
          <w:rFonts w:cs="Times New Roman"/>
          <w:iCs/>
          <w:sz w:val="28"/>
          <w:szCs w:val="28"/>
          <w:lang w:val="nl-NL"/>
        </w:rPr>
        <w:t xml:space="preserve">6. Ngoài quy định nêu tại khoản 4 Điều này, tổ chức tín dụng, chi nhánh ngân hàng nước ngoài xếp hạng (D) nếu </w:t>
      </w:r>
      <w:r w:rsidR="00746104" w:rsidRPr="000F37A1">
        <w:rPr>
          <w:rFonts w:cs="Times New Roman"/>
          <w:iCs/>
          <w:sz w:val="28"/>
          <w:szCs w:val="28"/>
          <w:lang w:val="nl-NL"/>
        </w:rPr>
        <w:t>thuộc</w:t>
      </w:r>
      <w:r w:rsidRPr="000F37A1">
        <w:rPr>
          <w:rFonts w:cs="Times New Roman"/>
          <w:iCs/>
          <w:sz w:val="28"/>
          <w:szCs w:val="28"/>
          <w:lang w:val="nl-NL"/>
        </w:rPr>
        <w:t xml:space="preserve"> một trong các trường hợp quy định tại điểm a, c, d khoản 1 Điều 156 Luật Các tổ chức tín dụng.</w:t>
      </w:r>
    </w:p>
    <w:p w14:paraId="6DDB4229" w14:textId="3B9A1BA2" w:rsidR="00536ADF" w:rsidRPr="000F37A1" w:rsidRDefault="000E65DE" w:rsidP="00B72257">
      <w:pPr>
        <w:widowControl w:val="0"/>
        <w:tabs>
          <w:tab w:val="left" w:pos="709"/>
        </w:tabs>
        <w:ind w:firstLine="709"/>
        <w:rPr>
          <w:rFonts w:cs="Times New Roman"/>
          <w:iCs/>
          <w:sz w:val="28"/>
          <w:szCs w:val="28"/>
          <w:lang w:val="nl-NL"/>
        </w:rPr>
      </w:pPr>
      <w:r w:rsidRPr="000F37A1">
        <w:rPr>
          <w:rFonts w:cs="Times New Roman"/>
          <w:iCs/>
          <w:sz w:val="28"/>
          <w:szCs w:val="28"/>
          <w:lang w:val="nl-NL"/>
        </w:rPr>
        <w:t xml:space="preserve">7. Ngoài quy định nêu tại khoản 5 Điều này, tổ chức tín dụng, chi nhánh ngân hàng nước ngoài xếp hạng (E) nếu </w:t>
      </w:r>
      <w:r w:rsidR="00E26D91" w:rsidRPr="000F37A1">
        <w:rPr>
          <w:rFonts w:cs="Times New Roman"/>
          <w:iCs/>
          <w:sz w:val="28"/>
          <w:szCs w:val="28"/>
          <w:lang w:val="nl-NL"/>
        </w:rPr>
        <w:t>lâm vào</w:t>
      </w:r>
      <w:r w:rsidRPr="000F37A1">
        <w:rPr>
          <w:rFonts w:cs="Times New Roman"/>
          <w:iCs/>
          <w:sz w:val="28"/>
          <w:szCs w:val="28"/>
          <w:lang w:val="nl-NL"/>
        </w:rPr>
        <w:t xml:space="preserve"> một trong các trường hợp</w:t>
      </w:r>
      <w:r w:rsidR="00746104" w:rsidRPr="000F37A1">
        <w:rPr>
          <w:rFonts w:cs="Times New Roman"/>
          <w:iCs/>
          <w:sz w:val="28"/>
          <w:szCs w:val="28"/>
          <w:lang w:val="nl-NL"/>
        </w:rPr>
        <w:t xml:space="preserve"> </w:t>
      </w:r>
      <w:r w:rsidR="00E26D91" w:rsidRPr="000F37A1">
        <w:rPr>
          <w:rFonts w:cs="Times New Roman"/>
          <w:iCs/>
          <w:sz w:val="28"/>
          <w:szCs w:val="28"/>
          <w:lang w:val="nl-NL"/>
        </w:rPr>
        <w:t>quy định tại điểm a,</w:t>
      </w:r>
      <w:r w:rsidR="00E61B97" w:rsidRPr="000F37A1">
        <w:rPr>
          <w:rFonts w:cs="Times New Roman"/>
          <w:iCs/>
          <w:sz w:val="28"/>
          <w:szCs w:val="28"/>
          <w:lang w:val="nl-NL"/>
        </w:rPr>
        <w:t xml:space="preserve"> </w:t>
      </w:r>
      <w:r w:rsidR="00E26D91" w:rsidRPr="000F37A1">
        <w:rPr>
          <w:rFonts w:cs="Times New Roman"/>
          <w:iCs/>
          <w:sz w:val="28"/>
          <w:szCs w:val="28"/>
          <w:lang w:val="nl-NL"/>
        </w:rPr>
        <w:t>b,</w:t>
      </w:r>
      <w:r w:rsidR="00E61B97" w:rsidRPr="000F37A1">
        <w:rPr>
          <w:rFonts w:cs="Times New Roman"/>
          <w:iCs/>
          <w:sz w:val="28"/>
          <w:szCs w:val="28"/>
          <w:lang w:val="nl-NL"/>
        </w:rPr>
        <w:t xml:space="preserve"> </w:t>
      </w:r>
      <w:r w:rsidR="00E26D91" w:rsidRPr="000F37A1">
        <w:rPr>
          <w:rFonts w:cs="Times New Roman"/>
          <w:iCs/>
          <w:sz w:val="28"/>
          <w:szCs w:val="28"/>
          <w:lang w:val="nl-NL"/>
        </w:rPr>
        <w:t>c,</w:t>
      </w:r>
      <w:r w:rsidR="00E61B97" w:rsidRPr="000F37A1">
        <w:rPr>
          <w:rFonts w:cs="Times New Roman"/>
          <w:iCs/>
          <w:sz w:val="28"/>
          <w:szCs w:val="28"/>
          <w:lang w:val="nl-NL"/>
        </w:rPr>
        <w:t xml:space="preserve"> </w:t>
      </w:r>
      <w:r w:rsidR="00E26D91" w:rsidRPr="000F37A1">
        <w:rPr>
          <w:rFonts w:cs="Times New Roman"/>
          <w:iCs/>
          <w:sz w:val="28"/>
          <w:szCs w:val="28"/>
          <w:lang w:val="nl-NL"/>
        </w:rPr>
        <w:t>đ khoản 1 Điều 162 Luật Các tổ chức tín dụng.</w:t>
      </w:r>
    </w:p>
    <w:p w14:paraId="0B85F5AA" w14:textId="77777777" w:rsidR="000E65DE" w:rsidRPr="000F37A1" w:rsidRDefault="000E65DE" w:rsidP="00B72257">
      <w:pPr>
        <w:widowControl w:val="0"/>
        <w:tabs>
          <w:tab w:val="left" w:pos="709"/>
        </w:tabs>
        <w:ind w:firstLine="709"/>
        <w:rPr>
          <w:rFonts w:cs="Times New Roman"/>
          <w:sz w:val="28"/>
          <w:szCs w:val="28"/>
          <w:lang w:val="pt-BR"/>
        </w:rPr>
      </w:pPr>
      <w:r w:rsidRPr="000F37A1">
        <w:rPr>
          <w:rFonts w:cs="Times New Roman"/>
          <w:sz w:val="28"/>
          <w:szCs w:val="28"/>
          <w:lang w:val="pt-BR"/>
        </w:rPr>
        <w:t>8. Điểm xếp hạng của các tổ chức tín dụng, chi nhánh ngân hàng nước ngoài được quy định như sau:</w:t>
      </w:r>
    </w:p>
    <w:p w14:paraId="2D2E3A86" w14:textId="77777777" w:rsidR="000E65DE" w:rsidRPr="000F37A1" w:rsidRDefault="000E65DE" w:rsidP="00B72257">
      <w:pPr>
        <w:widowControl w:val="0"/>
        <w:tabs>
          <w:tab w:val="left" w:pos="709"/>
        </w:tabs>
        <w:ind w:firstLine="709"/>
        <w:rPr>
          <w:rFonts w:cs="Times New Roman"/>
          <w:sz w:val="28"/>
          <w:szCs w:val="28"/>
          <w:lang w:val="pt-BR"/>
        </w:rPr>
      </w:pPr>
      <w:r w:rsidRPr="000F37A1">
        <w:rPr>
          <w:rFonts w:cs="Times New Roman"/>
          <w:sz w:val="28"/>
          <w:szCs w:val="28"/>
          <w:lang w:val="pt-BR"/>
        </w:rPr>
        <w:t>a) Tổng điểm xếp hạng được làm tròn đến số thập phân thứ hai và theo nguyên tắc:</w:t>
      </w:r>
    </w:p>
    <w:p w14:paraId="6187F042" w14:textId="73EC3AB6" w:rsidR="000E65DE" w:rsidRPr="000F37A1" w:rsidRDefault="000E65DE" w:rsidP="00B72257">
      <w:pPr>
        <w:widowControl w:val="0"/>
        <w:tabs>
          <w:tab w:val="left" w:pos="709"/>
        </w:tabs>
        <w:ind w:firstLine="709"/>
        <w:rPr>
          <w:rFonts w:cs="Times New Roman"/>
          <w:sz w:val="28"/>
          <w:szCs w:val="28"/>
          <w:lang w:val="pt-BR"/>
        </w:rPr>
      </w:pPr>
      <w:r w:rsidRPr="000F37A1">
        <w:rPr>
          <w:rFonts w:cs="Times New Roman"/>
          <w:sz w:val="28"/>
          <w:szCs w:val="28"/>
          <w:lang w:val="pt-BR"/>
        </w:rPr>
        <w:t xml:space="preserve">(i) Số thập phân thứ hai tăng thêm 1 nếu số thập phân thứ ba có giá trị từ </w:t>
      </w:r>
      <w:r w:rsidR="007B25F1" w:rsidRPr="0053469D">
        <w:rPr>
          <w:rFonts w:cs="Times New Roman"/>
          <w:sz w:val="28"/>
          <w:szCs w:val="28"/>
          <w:lang w:val="pt-BR"/>
        </w:rPr>
        <w:t>5</w:t>
      </w:r>
      <w:r w:rsidRPr="000F37A1">
        <w:rPr>
          <w:rFonts w:cs="Times New Roman"/>
          <w:sz w:val="28"/>
          <w:szCs w:val="28"/>
          <w:lang w:val="pt-BR"/>
        </w:rPr>
        <w:t xml:space="preserve"> đến 9</w:t>
      </w:r>
      <w:r w:rsidR="008E04C9" w:rsidRPr="000F37A1">
        <w:rPr>
          <w:rFonts w:cs="Times New Roman"/>
          <w:sz w:val="28"/>
          <w:szCs w:val="28"/>
          <w:lang w:val="pt-BR"/>
        </w:rPr>
        <w:t>;</w:t>
      </w:r>
    </w:p>
    <w:p w14:paraId="3718FC0E" w14:textId="06085C58" w:rsidR="000E65DE" w:rsidRPr="000F37A1" w:rsidRDefault="000E65DE" w:rsidP="00B72257">
      <w:pPr>
        <w:widowControl w:val="0"/>
        <w:tabs>
          <w:tab w:val="left" w:pos="709"/>
        </w:tabs>
        <w:ind w:firstLine="709"/>
        <w:rPr>
          <w:rFonts w:cs="Times New Roman"/>
          <w:sz w:val="28"/>
          <w:szCs w:val="28"/>
          <w:lang w:val="pt-BR"/>
        </w:rPr>
      </w:pPr>
      <w:r w:rsidRPr="000F37A1">
        <w:rPr>
          <w:rFonts w:cs="Times New Roman"/>
          <w:sz w:val="28"/>
          <w:szCs w:val="28"/>
          <w:lang w:val="pt-BR"/>
        </w:rPr>
        <w:t xml:space="preserve">(ii) Giữ nguyên số thập phân thứ hai nếu số thập phân thứ 3 có giá trị từ 0 đến </w:t>
      </w:r>
      <w:r w:rsidR="007B25F1" w:rsidRPr="0053469D">
        <w:rPr>
          <w:rFonts w:cs="Times New Roman"/>
          <w:sz w:val="28"/>
          <w:szCs w:val="28"/>
          <w:lang w:val="pt-BR"/>
        </w:rPr>
        <w:t>4</w:t>
      </w:r>
      <w:r w:rsidR="005B57EE" w:rsidRPr="0053469D">
        <w:rPr>
          <w:rFonts w:cs="Times New Roman"/>
          <w:sz w:val="28"/>
          <w:szCs w:val="28"/>
          <w:lang w:val="pt-BR"/>
        </w:rPr>
        <w:t>;</w:t>
      </w:r>
    </w:p>
    <w:p w14:paraId="548A6406" w14:textId="77777777" w:rsidR="000E65DE" w:rsidRPr="000F37A1" w:rsidRDefault="000E65DE" w:rsidP="00B72257">
      <w:pPr>
        <w:widowControl w:val="0"/>
        <w:tabs>
          <w:tab w:val="left" w:pos="709"/>
        </w:tabs>
        <w:ind w:firstLine="709"/>
        <w:rPr>
          <w:rFonts w:cs="Times New Roman"/>
          <w:iCs/>
          <w:sz w:val="28"/>
          <w:szCs w:val="28"/>
          <w:lang w:val="pt-BR"/>
        </w:rPr>
      </w:pPr>
      <w:r w:rsidRPr="000F37A1">
        <w:rPr>
          <w:rFonts w:cs="Times New Roman"/>
          <w:iCs/>
          <w:sz w:val="28"/>
          <w:szCs w:val="28"/>
          <w:lang w:val="pt-BR"/>
        </w:rPr>
        <w:t>b) Điểm thành phần của từng nhóm tiêu chí được làm tròn đến số thập phân thứ ba và theo nguyên tắc:</w:t>
      </w:r>
    </w:p>
    <w:p w14:paraId="5C2C2A32" w14:textId="1E4378D4" w:rsidR="000E65DE" w:rsidRPr="000F37A1" w:rsidRDefault="000E65DE" w:rsidP="00B72257">
      <w:pPr>
        <w:widowControl w:val="0"/>
        <w:tabs>
          <w:tab w:val="left" w:pos="709"/>
        </w:tabs>
        <w:ind w:firstLine="709"/>
        <w:rPr>
          <w:rFonts w:cs="Times New Roman"/>
          <w:iCs/>
          <w:sz w:val="28"/>
          <w:szCs w:val="28"/>
          <w:lang w:val="pt-BR"/>
        </w:rPr>
      </w:pPr>
      <w:r w:rsidRPr="000F37A1">
        <w:rPr>
          <w:rFonts w:cs="Times New Roman"/>
          <w:iCs/>
          <w:sz w:val="28"/>
          <w:szCs w:val="28"/>
          <w:lang w:val="pt-BR"/>
        </w:rPr>
        <w:t xml:space="preserve">(i) Số thập phân thứ ba tăng thêm 1 nếu số thập phân thứ tư có giá trị từ </w:t>
      </w:r>
      <w:r w:rsidR="007B25F1" w:rsidRPr="0053469D">
        <w:rPr>
          <w:rFonts w:cs="Times New Roman"/>
          <w:iCs/>
          <w:sz w:val="28"/>
          <w:szCs w:val="28"/>
          <w:lang w:val="pt-BR"/>
        </w:rPr>
        <w:t>5</w:t>
      </w:r>
      <w:r w:rsidRPr="000F37A1">
        <w:rPr>
          <w:rFonts w:cs="Times New Roman"/>
          <w:iCs/>
          <w:sz w:val="28"/>
          <w:szCs w:val="28"/>
          <w:lang w:val="pt-BR"/>
        </w:rPr>
        <w:t xml:space="preserve"> đến 9;</w:t>
      </w:r>
    </w:p>
    <w:p w14:paraId="1F0943B8" w14:textId="300453CC" w:rsidR="00864799" w:rsidRPr="000F37A1" w:rsidRDefault="000E65DE" w:rsidP="00B72257">
      <w:pPr>
        <w:widowControl w:val="0"/>
        <w:tabs>
          <w:tab w:val="left" w:pos="709"/>
        </w:tabs>
        <w:ind w:firstLine="709"/>
        <w:rPr>
          <w:rFonts w:cs="Times New Roman"/>
          <w:iCs/>
          <w:sz w:val="28"/>
          <w:szCs w:val="28"/>
          <w:lang w:val="nl-NL"/>
        </w:rPr>
      </w:pPr>
      <w:r w:rsidRPr="000F37A1">
        <w:rPr>
          <w:rFonts w:cs="Times New Roman"/>
          <w:iCs/>
          <w:sz w:val="28"/>
          <w:szCs w:val="28"/>
          <w:lang w:val="pt-BR"/>
        </w:rPr>
        <w:t xml:space="preserve">(ii) Giữ nguyên số thập phân thứ ba nếu số thập phân thứ tư có giá trị từ 0 đến </w:t>
      </w:r>
      <w:r w:rsidR="007B25F1" w:rsidRPr="0053469D">
        <w:rPr>
          <w:rFonts w:cs="Times New Roman"/>
          <w:iCs/>
          <w:sz w:val="28"/>
          <w:szCs w:val="28"/>
          <w:lang w:val="pt-BR"/>
        </w:rPr>
        <w:t>4</w:t>
      </w:r>
      <w:r w:rsidR="00864799" w:rsidRPr="000F37A1">
        <w:rPr>
          <w:rFonts w:cs="Times New Roman"/>
          <w:iCs/>
          <w:sz w:val="28"/>
          <w:szCs w:val="28"/>
          <w:lang w:val="nl-NL"/>
        </w:rPr>
        <w:t>.</w:t>
      </w:r>
    </w:p>
    <w:p w14:paraId="6CAE6C5B" w14:textId="2222D8B1" w:rsidR="00E61B97" w:rsidRPr="000F37A1" w:rsidRDefault="00864799" w:rsidP="00B72257">
      <w:pPr>
        <w:widowControl w:val="0"/>
        <w:tabs>
          <w:tab w:val="left" w:pos="709"/>
        </w:tabs>
        <w:jc w:val="center"/>
        <w:rPr>
          <w:rFonts w:cs="Times New Roman"/>
          <w:b/>
          <w:sz w:val="28"/>
          <w:szCs w:val="28"/>
          <w:lang w:val="nl-NL"/>
        </w:rPr>
      </w:pPr>
      <w:bookmarkStart w:id="51" w:name="muc_3"/>
      <w:r w:rsidRPr="000F37A1">
        <w:rPr>
          <w:rFonts w:cs="Times New Roman"/>
          <w:b/>
          <w:sz w:val="28"/>
          <w:szCs w:val="28"/>
          <w:lang w:val="nl-NL"/>
        </w:rPr>
        <w:t>Mục 3</w:t>
      </w:r>
      <w:bookmarkStart w:id="52" w:name="muc_3_name"/>
      <w:bookmarkEnd w:id="51"/>
    </w:p>
    <w:p w14:paraId="4177AF01" w14:textId="7A7FE361" w:rsidR="00864799" w:rsidRPr="000F37A1" w:rsidRDefault="00864799" w:rsidP="00B72257">
      <w:pPr>
        <w:widowControl w:val="0"/>
        <w:tabs>
          <w:tab w:val="left" w:pos="709"/>
        </w:tabs>
        <w:jc w:val="center"/>
        <w:rPr>
          <w:rFonts w:cs="Times New Roman"/>
          <w:b/>
          <w:sz w:val="28"/>
          <w:szCs w:val="28"/>
          <w:lang w:val="nl-NL"/>
        </w:rPr>
      </w:pPr>
      <w:r w:rsidRPr="000F37A1">
        <w:rPr>
          <w:rFonts w:cs="Times New Roman"/>
          <w:b/>
          <w:sz w:val="28"/>
          <w:szCs w:val="28"/>
          <w:lang w:val="nl-NL"/>
        </w:rPr>
        <w:t>KẾT QUẢ XẾP HẠNG</w:t>
      </w:r>
      <w:bookmarkEnd w:id="52"/>
    </w:p>
    <w:p w14:paraId="278185F1" w14:textId="3CAEE89C" w:rsidR="00864799" w:rsidRPr="000F37A1" w:rsidRDefault="00864799" w:rsidP="00B72257">
      <w:pPr>
        <w:widowControl w:val="0"/>
        <w:tabs>
          <w:tab w:val="left" w:pos="709"/>
        </w:tabs>
        <w:ind w:firstLine="709"/>
        <w:rPr>
          <w:rFonts w:cs="Times New Roman"/>
          <w:b/>
          <w:sz w:val="28"/>
          <w:szCs w:val="28"/>
          <w:lang w:val="nl-NL"/>
        </w:rPr>
      </w:pPr>
      <w:bookmarkStart w:id="53" w:name="dieu_21"/>
      <w:r w:rsidRPr="000F37A1">
        <w:rPr>
          <w:rFonts w:cs="Times New Roman"/>
          <w:b/>
          <w:sz w:val="28"/>
          <w:szCs w:val="28"/>
          <w:lang w:val="nl-NL"/>
        </w:rPr>
        <w:t>Điều 2</w:t>
      </w:r>
      <w:r w:rsidR="008120EC" w:rsidRPr="000F37A1">
        <w:rPr>
          <w:rFonts w:cs="Times New Roman"/>
          <w:b/>
          <w:sz w:val="28"/>
          <w:szCs w:val="28"/>
          <w:lang w:val="nl-NL"/>
        </w:rPr>
        <w:t>2</w:t>
      </w:r>
      <w:r w:rsidRPr="000F37A1">
        <w:rPr>
          <w:rFonts w:cs="Times New Roman"/>
          <w:b/>
          <w:sz w:val="28"/>
          <w:szCs w:val="28"/>
          <w:lang w:val="nl-NL"/>
        </w:rPr>
        <w:t>. Tần suất, thời gian thực hiện, phê duyệt xếp hạng</w:t>
      </w:r>
      <w:bookmarkEnd w:id="53"/>
    </w:p>
    <w:p w14:paraId="2EFC3A74" w14:textId="31A78897" w:rsidR="00864799" w:rsidRPr="000F37A1" w:rsidRDefault="001D6187" w:rsidP="00B72257">
      <w:pPr>
        <w:widowControl w:val="0"/>
        <w:tabs>
          <w:tab w:val="left" w:pos="709"/>
        </w:tabs>
        <w:ind w:firstLine="709"/>
        <w:rPr>
          <w:rFonts w:cs="Times New Roman"/>
          <w:iCs/>
          <w:sz w:val="28"/>
          <w:szCs w:val="28"/>
          <w:lang w:val="nl-NL"/>
        </w:rPr>
      </w:pPr>
      <w:r w:rsidRPr="000F37A1">
        <w:rPr>
          <w:rFonts w:cs="Times New Roman"/>
          <w:iCs/>
          <w:sz w:val="28"/>
          <w:szCs w:val="28"/>
        </w:rPr>
        <w:t>1. Trước ngày 10 tháng 6 hàng năm, Cục Quản lý, giám sát tổ chức tín dụng làm đầu mối phối hợp với Ngân hàng Nhà nước chi nhánh Khu vực trình Thống đốc Ngân hàng Nhà nước phê duyệt kết quả xếp hạng của năm trước liền kề đối với tổ chức tín dụng, chi nhánh ngân hàng nước ngoài.</w:t>
      </w:r>
    </w:p>
    <w:p w14:paraId="1D5B4E0F"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2. Trước ngày 30 tháng 6 hàng năm, Thống đốc Ngân hàng Nhà nước phê duyệt kết quả xếp hạng của năm trước liền kề đối với tổ chức tín dụng, chi nhánh ngân hàng nước ngoài.</w:t>
      </w:r>
    </w:p>
    <w:p w14:paraId="52CE47BA" w14:textId="294B835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lastRenderedPageBreak/>
        <w:t xml:space="preserve">3. </w:t>
      </w:r>
      <w:r w:rsidR="00E61B97" w:rsidRPr="000F37A1">
        <w:rPr>
          <w:rFonts w:cs="Times New Roman"/>
          <w:sz w:val="28"/>
          <w:szCs w:val="28"/>
          <w:lang w:val="nl-NL"/>
        </w:rPr>
        <w:t xml:space="preserve">Trong trường hợp phục vụ yêu cầu quản lý nhà nước đột xuất, </w:t>
      </w:r>
      <w:r w:rsidRPr="000F37A1">
        <w:rPr>
          <w:rFonts w:cs="Times New Roman"/>
          <w:sz w:val="28"/>
          <w:szCs w:val="28"/>
          <w:lang w:val="nl-NL"/>
        </w:rPr>
        <w:t>Thống đốc Ngân hàng Nhà nước quyết định thời gian khác quy định tại khoản 1, 2 Điều này.</w:t>
      </w:r>
    </w:p>
    <w:p w14:paraId="4EA27FD7" w14:textId="12B6B5D1" w:rsidR="00864799" w:rsidRPr="000F37A1" w:rsidRDefault="00864799" w:rsidP="00B72257">
      <w:pPr>
        <w:widowControl w:val="0"/>
        <w:tabs>
          <w:tab w:val="left" w:pos="709"/>
        </w:tabs>
        <w:ind w:firstLine="709"/>
        <w:rPr>
          <w:rFonts w:cs="Times New Roman"/>
          <w:b/>
          <w:sz w:val="28"/>
          <w:szCs w:val="28"/>
          <w:lang w:val="nl-NL"/>
        </w:rPr>
      </w:pPr>
      <w:bookmarkStart w:id="54" w:name="dieu_22"/>
      <w:r w:rsidRPr="000F37A1">
        <w:rPr>
          <w:rFonts w:cs="Times New Roman"/>
          <w:b/>
          <w:sz w:val="28"/>
          <w:szCs w:val="28"/>
          <w:lang w:val="nl-NL"/>
        </w:rPr>
        <w:t>Điều 2</w:t>
      </w:r>
      <w:r w:rsidR="008120EC" w:rsidRPr="000F37A1">
        <w:rPr>
          <w:rFonts w:cs="Times New Roman"/>
          <w:b/>
          <w:sz w:val="28"/>
          <w:szCs w:val="28"/>
          <w:lang w:val="nl-NL"/>
        </w:rPr>
        <w:t>3</w:t>
      </w:r>
      <w:r w:rsidRPr="000F37A1">
        <w:rPr>
          <w:rFonts w:cs="Times New Roman"/>
          <w:b/>
          <w:sz w:val="28"/>
          <w:szCs w:val="28"/>
          <w:lang w:val="nl-NL"/>
        </w:rPr>
        <w:t>. Thông báo kết quả xếp hạng</w:t>
      </w:r>
      <w:bookmarkEnd w:id="54"/>
    </w:p>
    <w:p w14:paraId="4B0F29B4" w14:textId="66AC24E9" w:rsidR="001D6187" w:rsidRPr="000F37A1" w:rsidRDefault="001D6187" w:rsidP="00B72257">
      <w:pPr>
        <w:widowControl w:val="0"/>
        <w:tabs>
          <w:tab w:val="left" w:pos="709"/>
        </w:tabs>
        <w:ind w:firstLine="709"/>
        <w:rPr>
          <w:rFonts w:cs="Times New Roman"/>
          <w:iCs/>
          <w:sz w:val="28"/>
          <w:szCs w:val="28"/>
          <w:u w:val="single"/>
        </w:rPr>
      </w:pPr>
      <w:r w:rsidRPr="000F37A1">
        <w:rPr>
          <w:rFonts w:cs="Times New Roman"/>
          <w:iCs/>
          <w:sz w:val="28"/>
          <w:szCs w:val="28"/>
          <w:lang w:val="nl-NL"/>
        </w:rPr>
        <w:t xml:space="preserve">1. Trong thời gian 15 ngày, kể từ ngày Thống đốc Ngân hàng Nhà nước phê duyệt kết quả xếp hạng, </w:t>
      </w:r>
      <w:r w:rsidRPr="000F37A1">
        <w:rPr>
          <w:rFonts w:cs="Times New Roman"/>
          <w:iCs/>
          <w:sz w:val="28"/>
          <w:szCs w:val="28"/>
        </w:rPr>
        <w:t>Cục Quản lý, giám sát tổ chức tín dụng</w:t>
      </w:r>
      <w:r w:rsidR="008120EC" w:rsidRPr="000F37A1">
        <w:rPr>
          <w:rFonts w:cs="Times New Roman"/>
          <w:iCs/>
          <w:sz w:val="28"/>
          <w:szCs w:val="28"/>
        </w:rPr>
        <w:t xml:space="preserve"> và Ngân hàng Nhà nước chi nhánh khu vực</w:t>
      </w:r>
      <w:r w:rsidRPr="000F37A1">
        <w:rPr>
          <w:rFonts w:cs="Times New Roman"/>
          <w:iCs/>
          <w:sz w:val="28"/>
          <w:szCs w:val="28"/>
        </w:rPr>
        <w:t xml:space="preserve"> thông báo kết quả xếp hạng cho từng tổ chức tín dụng, chi nhánh ngân hàng nước ngoài theo đối tượng giám sát an toàn vi mô.</w:t>
      </w:r>
    </w:p>
    <w:p w14:paraId="1FBFCCFD" w14:textId="77777777" w:rsidR="001D6187" w:rsidRPr="000F37A1" w:rsidRDefault="001D6187" w:rsidP="00B72257">
      <w:pPr>
        <w:widowControl w:val="0"/>
        <w:tabs>
          <w:tab w:val="left" w:pos="709"/>
        </w:tabs>
        <w:ind w:firstLine="709"/>
        <w:rPr>
          <w:rFonts w:cs="Times New Roman"/>
          <w:iCs/>
          <w:sz w:val="28"/>
          <w:szCs w:val="28"/>
          <w:lang w:val="nl-NL"/>
        </w:rPr>
      </w:pPr>
      <w:r w:rsidRPr="000F37A1">
        <w:rPr>
          <w:rFonts w:cs="Times New Roman"/>
          <w:iCs/>
          <w:sz w:val="28"/>
          <w:szCs w:val="28"/>
          <w:lang w:val="nl-NL"/>
        </w:rPr>
        <w:t>2. Nội dung thông báo kết quả xếp hạng đối với từng tổ chức tín dụng, chi nhánh ngân hàng nước ngoài bao gồm hạng, tổng điểm xếp hạng và điểm của từng nhóm tiêu chí quy định tại Điều 7, 8, 9, 10, 11, 12 Thông tư này.</w:t>
      </w:r>
    </w:p>
    <w:p w14:paraId="16E53CB6" w14:textId="7EF8B861" w:rsidR="00864799" w:rsidRPr="0053469D" w:rsidRDefault="001D6187" w:rsidP="00B72257">
      <w:pPr>
        <w:widowControl w:val="0"/>
        <w:tabs>
          <w:tab w:val="left" w:pos="709"/>
        </w:tabs>
        <w:ind w:firstLine="709"/>
        <w:rPr>
          <w:rFonts w:cs="Times New Roman"/>
          <w:iCs/>
          <w:spacing w:val="-2"/>
          <w:sz w:val="28"/>
          <w:szCs w:val="28"/>
          <w:lang w:val="nl-NL"/>
        </w:rPr>
      </w:pPr>
      <w:r w:rsidRPr="0053469D">
        <w:rPr>
          <w:rFonts w:cs="Times New Roman"/>
          <w:iCs/>
          <w:spacing w:val="-2"/>
          <w:sz w:val="28"/>
          <w:szCs w:val="28"/>
          <w:lang w:val="nl-NL"/>
        </w:rPr>
        <w:t>3. Cục Quản lý, giám sát tổ chức tín dụng làm đầu mối cung cấp kết quả xếp hạng của các tổ chức tín dụng, chi nhánh ngân hàng nước ngoài cho các đơn vị khác thuộc Ngân hàng Nhà nước phục vụ yêu cầu quản lý nhà nước theo chức năng, nhiệm vụ của các đơn vị này khi được Thống đốc Ngân hàng Nhà nước phê duyệt</w:t>
      </w:r>
      <w:r w:rsidR="00864799" w:rsidRPr="0053469D">
        <w:rPr>
          <w:rFonts w:cs="Times New Roman"/>
          <w:iCs/>
          <w:spacing w:val="-2"/>
          <w:sz w:val="28"/>
          <w:szCs w:val="28"/>
          <w:lang w:val="nl-NL"/>
        </w:rPr>
        <w:t>.</w:t>
      </w:r>
    </w:p>
    <w:p w14:paraId="7356E0CA"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4. Ngân hàng Nhà nước thực hiện cung cấp kết quả xếp hạng của tổ chức tín dụng, chi nhánh ngân hàng nước ngoài cho các tổ chức, cơ quan quản lý nhà nước khác theo đúng quy định pháp luật.</w:t>
      </w:r>
    </w:p>
    <w:p w14:paraId="66FA9AF1"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5. Việc thông báo kết quả xếp hạng ngân hàng liên doanh, ngân hàng 100% vốn nước ngoài, chi nhánh ngân hàng nước ngoài, tổ chức tín dụng phi ngân hàng nước ngoài cho ngân hàng trung ương nước ngoài, cơ quan giám sát tài chính nước ngoài thực hiện theo Biên bản ghi nhớ hợp tác giữa Ngân hàng Nhà nước và ngân hàng trung ương, cơ quan giám sát ngân hàng nước ngoài.</w:t>
      </w:r>
    </w:p>
    <w:p w14:paraId="37170F9B" w14:textId="25A9580D" w:rsidR="00864799" w:rsidRPr="000F37A1" w:rsidRDefault="00864799" w:rsidP="00B72257">
      <w:pPr>
        <w:widowControl w:val="0"/>
        <w:tabs>
          <w:tab w:val="left" w:pos="709"/>
        </w:tabs>
        <w:ind w:firstLine="709"/>
        <w:rPr>
          <w:rFonts w:cs="Times New Roman"/>
          <w:b/>
          <w:sz w:val="28"/>
          <w:szCs w:val="28"/>
          <w:lang w:val="nl-NL"/>
        </w:rPr>
      </w:pPr>
      <w:bookmarkStart w:id="55" w:name="dieu_23"/>
      <w:r w:rsidRPr="000F37A1">
        <w:rPr>
          <w:rFonts w:cs="Times New Roman"/>
          <w:b/>
          <w:sz w:val="28"/>
          <w:szCs w:val="28"/>
          <w:lang w:val="nl-NL"/>
        </w:rPr>
        <w:t>Điều 2</w:t>
      </w:r>
      <w:r w:rsidR="008120EC" w:rsidRPr="000F37A1">
        <w:rPr>
          <w:rFonts w:cs="Times New Roman"/>
          <w:b/>
          <w:sz w:val="28"/>
          <w:szCs w:val="28"/>
          <w:lang w:val="nl-NL"/>
        </w:rPr>
        <w:t>4</w:t>
      </w:r>
      <w:r w:rsidRPr="000F37A1">
        <w:rPr>
          <w:rFonts w:cs="Times New Roman"/>
          <w:b/>
          <w:sz w:val="28"/>
          <w:szCs w:val="28"/>
          <w:lang w:val="nl-NL"/>
        </w:rPr>
        <w:t>. Quản lý kết quả xếp hạng</w:t>
      </w:r>
      <w:bookmarkEnd w:id="55"/>
    </w:p>
    <w:p w14:paraId="0ABE710C" w14:textId="6CA3BF9D"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1. Tổ chức tín dụng, chi nhánh ngân hàng nước ngoài không được cung cấp kết quả xếp hạng cho bên thứ ba (trừ trường hợp chi nhánh ngân hàng nước ngoài cung cấp kết quả xếp hạng cho ngân hàng mẹ sau khi ngân hàng mẹ có văn bản cam kết không cung cấp kết quả xếp hạng cho bên thứ ba) dưới bất kỳ hình thức nào.</w:t>
      </w:r>
    </w:p>
    <w:p w14:paraId="470394A1" w14:textId="50FA71FA" w:rsidR="00864799" w:rsidRPr="000F37A1" w:rsidRDefault="00320E0F" w:rsidP="00B72257">
      <w:pPr>
        <w:widowControl w:val="0"/>
        <w:tabs>
          <w:tab w:val="left" w:pos="709"/>
        </w:tabs>
        <w:ind w:firstLine="709"/>
        <w:rPr>
          <w:rFonts w:cs="Times New Roman"/>
          <w:iCs/>
          <w:sz w:val="28"/>
          <w:szCs w:val="28"/>
          <w:lang w:val="de-DE"/>
        </w:rPr>
      </w:pPr>
      <w:r w:rsidRPr="000F37A1">
        <w:rPr>
          <w:rFonts w:cs="Times New Roman"/>
          <w:bCs/>
          <w:iCs/>
          <w:sz w:val="28"/>
          <w:szCs w:val="28"/>
          <w:lang w:eastAsia="zh-CN"/>
        </w:rPr>
        <w:t>2. Cục Quản lý, giám sát tổ chức tín dụng, Ngân hàng Nhà nước chi nhánh Khu vực, các đơn vị khác thuộc Ngân hàng Nhà nước và các tổ chức, cơ quan quản lý nhà nước khác thuộc đối tượng được cung cấp kết quả xếp hạng các tổ chức tín dụng, chi nhánh ngân hàng nước ngoài theo quy định tại khoản 3, 4, 5 Điều 2</w:t>
      </w:r>
      <w:r w:rsidR="00610D3F" w:rsidRPr="000F37A1">
        <w:rPr>
          <w:rFonts w:cs="Times New Roman"/>
          <w:bCs/>
          <w:iCs/>
          <w:sz w:val="28"/>
          <w:szCs w:val="28"/>
          <w:lang w:eastAsia="zh-CN"/>
        </w:rPr>
        <w:t>3</w:t>
      </w:r>
      <w:r w:rsidRPr="000F37A1">
        <w:rPr>
          <w:rFonts w:cs="Times New Roman"/>
          <w:bCs/>
          <w:iCs/>
          <w:sz w:val="28"/>
          <w:szCs w:val="28"/>
          <w:lang w:eastAsia="zh-CN"/>
        </w:rPr>
        <w:t xml:space="preserve"> Thông tư này phải thực hiện lưu trữ và sử dụng kết quả xếp hạng theo quy định pháp luật về </w:t>
      </w:r>
      <w:r w:rsidR="008120EC" w:rsidRPr="000F37A1">
        <w:rPr>
          <w:rFonts w:cs="Times New Roman"/>
          <w:bCs/>
          <w:iCs/>
          <w:sz w:val="28"/>
          <w:szCs w:val="28"/>
          <w:lang w:eastAsia="zh-CN"/>
        </w:rPr>
        <w:t xml:space="preserve">lưu trữ </w:t>
      </w:r>
      <w:r w:rsidRPr="000F37A1">
        <w:rPr>
          <w:rFonts w:cs="Times New Roman"/>
          <w:bCs/>
          <w:iCs/>
          <w:sz w:val="28"/>
          <w:szCs w:val="28"/>
          <w:lang w:eastAsia="zh-CN"/>
        </w:rPr>
        <w:t>bảo vệ bí mật nhà nước trong ngành ngân hàng</w:t>
      </w:r>
      <w:r w:rsidR="00864799" w:rsidRPr="000F37A1">
        <w:rPr>
          <w:rFonts w:cs="Times New Roman"/>
          <w:iCs/>
          <w:sz w:val="28"/>
          <w:szCs w:val="28"/>
          <w:lang w:val="de-DE"/>
        </w:rPr>
        <w:t>.</w:t>
      </w:r>
    </w:p>
    <w:p w14:paraId="6F69B1F6" w14:textId="77777777" w:rsidR="00864799" w:rsidRPr="000F37A1" w:rsidRDefault="00864799" w:rsidP="00B72257">
      <w:pPr>
        <w:widowControl w:val="0"/>
        <w:tabs>
          <w:tab w:val="left" w:pos="709"/>
        </w:tabs>
        <w:jc w:val="center"/>
        <w:rPr>
          <w:rFonts w:cs="Times New Roman"/>
          <w:b/>
          <w:sz w:val="28"/>
          <w:szCs w:val="28"/>
          <w:lang w:val="nl-NL"/>
        </w:rPr>
      </w:pPr>
      <w:bookmarkStart w:id="56" w:name="chuong_3"/>
      <w:r w:rsidRPr="000F37A1">
        <w:rPr>
          <w:rFonts w:cs="Times New Roman"/>
          <w:b/>
          <w:sz w:val="28"/>
          <w:szCs w:val="28"/>
          <w:lang w:val="nl-NL"/>
        </w:rPr>
        <w:t>Chương III</w:t>
      </w:r>
      <w:bookmarkEnd w:id="56"/>
    </w:p>
    <w:p w14:paraId="44DD2387" w14:textId="1643E20C" w:rsidR="00864799" w:rsidRPr="000F37A1" w:rsidRDefault="00864799" w:rsidP="00B72257">
      <w:pPr>
        <w:widowControl w:val="0"/>
        <w:tabs>
          <w:tab w:val="left" w:pos="709"/>
        </w:tabs>
        <w:jc w:val="center"/>
        <w:rPr>
          <w:rFonts w:cs="Times New Roman"/>
          <w:b/>
          <w:sz w:val="28"/>
          <w:szCs w:val="28"/>
          <w:lang w:val="nl-NL"/>
        </w:rPr>
      </w:pPr>
      <w:bookmarkStart w:id="57" w:name="chuong_3_name"/>
      <w:r w:rsidRPr="000F37A1">
        <w:rPr>
          <w:rFonts w:cs="Times New Roman"/>
          <w:b/>
          <w:sz w:val="28"/>
          <w:szCs w:val="28"/>
          <w:lang w:val="nl-NL"/>
        </w:rPr>
        <w:t>TỔ CHỨC THỰC HIỆN</w:t>
      </w:r>
      <w:bookmarkEnd w:id="57"/>
    </w:p>
    <w:p w14:paraId="72A8C0F1" w14:textId="4448CD17" w:rsidR="00864799" w:rsidRPr="000F37A1" w:rsidRDefault="00864799" w:rsidP="00B72257">
      <w:pPr>
        <w:widowControl w:val="0"/>
        <w:tabs>
          <w:tab w:val="left" w:pos="709"/>
        </w:tabs>
        <w:ind w:firstLine="709"/>
        <w:rPr>
          <w:rFonts w:cs="Times New Roman"/>
          <w:b/>
          <w:sz w:val="28"/>
          <w:szCs w:val="28"/>
          <w:lang w:val="nl-NL"/>
        </w:rPr>
      </w:pPr>
      <w:bookmarkStart w:id="58" w:name="dieu_24"/>
      <w:r w:rsidRPr="000F37A1">
        <w:rPr>
          <w:rFonts w:cs="Times New Roman"/>
          <w:b/>
          <w:sz w:val="28"/>
          <w:szCs w:val="28"/>
          <w:lang w:val="nl-NL"/>
        </w:rPr>
        <w:t>Điều 2</w:t>
      </w:r>
      <w:r w:rsidR="008120EC" w:rsidRPr="000F37A1">
        <w:rPr>
          <w:rFonts w:cs="Times New Roman"/>
          <w:b/>
          <w:sz w:val="28"/>
          <w:szCs w:val="28"/>
          <w:lang w:val="nl-NL"/>
        </w:rPr>
        <w:t>5</w:t>
      </w:r>
      <w:r w:rsidRPr="000F37A1">
        <w:rPr>
          <w:rFonts w:cs="Times New Roman"/>
          <w:b/>
          <w:sz w:val="28"/>
          <w:szCs w:val="28"/>
          <w:lang w:val="nl-NL"/>
        </w:rPr>
        <w:t>. Trách nhiệm của tổ chức tín dụng, chi nhánh ngân hàng nước ngoài</w:t>
      </w:r>
      <w:bookmarkEnd w:id="58"/>
    </w:p>
    <w:p w14:paraId="4EFEC1A8" w14:textId="77777777"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1. Các tổ chức tín dụng, chi nhánh ngân hàng nước ngoài chịu hoàn toàn </w:t>
      </w:r>
      <w:r w:rsidRPr="000F37A1">
        <w:rPr>
          <w:rFonts w:cs="Times New Roman"/>
          <w:sz w:val="28"/>
          <w:szCs w:val="28"/>
          <w:lang w:val="nl-NL"/>
        </w:rPr>
        <w:lastRenderedPageBreak/>
        <w:t>trách nhiệm về tính chính xác, trung thực của các tài liệu, thông tin, dữ liệu cung cấp và có trách nhiệm giải trình, báo cáo bổ sung các nội dung liên quan tới việc xếp hạng theo yêu cầu của Ngân hàng Nhà nước.</w:t>
      </w:r>
    </w:p>
    <w:p w14:paraId="1E581749" w14:textId="32F367B3" w:rsidR="00864799" w:rsidRPr="000F37A1" w:rsidRDefault="00864799" w:rsidP="00B72257">
      <w:pPr>
        <w:widowControl w:val="0"/>
        <w:tabs>
          <w:tab w:val="left" w:pos="709"/>
        </w:tabs>
        <w:ind w:firstLine="709"/>
        <w:rPr>
          <w:rFonts w:cs="Times New Roman"/>
          <w:sz w:val="28"/>
          <w:szCs w:val="28"/>
          <w:lang w:val="nl-NL"/>
        </w:rPr>
      </w:pPr>
      <w:r w:rsidRPr="000F37A1">
        <w:rPr>
          <w:rFonts w:cs="Times New Roman"/>
          <w:sz w:val="28"/>
          <w:szCs w:val="28"/>
          <w:lang w:val="nl-NL"/>
        </w:rPr>
        <w:t xml:space="preserve">2. Quản lý kết quả xếp hạng theo quy định tại </w:t>
      </w:r>
      <w:bookmarkStart w:id="59" w:name="tc_35"/>
      <w:r w:rsidRPr="000F37A1">
        <w:rPr>
          <w:rFonts w:cs="Times New Roman"/>
          <w:sz w:val="28"/>
          <w:szCs w:val="28"/>
          <w:lang w:val="nl-NL"/>
        </w:rPr>
        <w:t>Khoản 1 Điều 2</w:t>
      </w:r>
      <w:r w:rsidR="00610D3F" w:rsidRPr="000F37A1">
        <w:rPr>
          <w:rFonts w:cs="Times New Roman"/>
          <w:sz w:val="28"/>
          <w:szCs w:val="28"/>
          <w:lang w:val="nl-NL"/>
        </w:rPr>
        <w:t>4</w:t>
      </w:r>
      <w:r w:rsidRPr="000F37A1">
        <w:rPr>
          <w:rFonts w:cs="Times New Roman"/>
          <w:sz w:val="28"/>
          <w:szCs w:val="28"/>
          <w:lang w:val="nl-NL"/>
        </w:rPr>
        <w:t xml:space="preserve"> Thông tư này</w:t>
      </w:r>
      <w:bookmarkEnd w:id="59"/>
      <w:r w:rsidRPr="000F37A1">
        <w:rPr>
          <w:rFonts w:cs="Times New Roman"/>
          <w:sz w:val="28"/>
          <w:szCs w:val="28"/>
          <w:lang w:val="nl-NL"/>
        </w:rPr>
        <w:t xml:space="preserve"> và các quy định pháp luật khác.</w:t>
      </w:r>
    </w:p>
    <w:p w14:paraId="7BAFDC54" w14:textId="28B338E4" w:rsidR="00CA0CBD" w:rsidRPr="000F37A1" w:rsidRDefault="00CA0CBD" w:rsidP="00B72257">
      <w:pPr>
        <w:widowControl w:val="0"/>
        <w:tabs>
          <w:tab w:val="left" w:pos="709"/>
        </w:tabs>
        <w:ind w:firstLine="709"/>
        <w:rPr>
          <w:rFonts w:cs="Times New Roman"/>
          <w:iCs/>
          <w:sz w:val="28"/>
          <w:szCs w:val="28"/>
        </w:rPr>
      </w:pPr>
      <w:r w:rsidRPr="000F37A1">
        <w:rPr>
          <w:rFonts w:cs="Times New Roman"/>
          <w:b/>
          <w:iCs/>
          <w:sz w:val="28"/>
          <w:szCs w:val="28"/>
        </w:rPr>
        <w:t>Điều 2</w:t>
      </w:r>
      <w:r w:rsidR="008120EC" w:rsidRPr="000F37A1">
        <w:rPr>
          <w:rFonts w:cs="Times New Roman"/>
          <w:b/>
          <w:iCs/>
          <w:sz w:val="28"/>
          <w:szCs w:val="28"/>
        </w:rPr>
        <w:t>6</w:t>
      </w:r>
      <w:r w:rsidRPr="000F37A1">
        <w:rPr>
          <w:rFonts w:cs="Times New Roman"/>
          <w:b/>
          <w:iCs/>
          <w:sz w:val="28"/>
          <w:szCs w:val="28"/>
        </w:rPr>
        <w:t>. Trách nhiệm, quyền hạn của Cục Quản lý, giám sát tổ chức tín dụng</w:t>
      </w:r>
    </w:p>
    <w:p w14:paraId="24A484E5" w14:textId="77777777" w:rsidR="00CA0CBD" w:rsidRPr="000F37A1" w:rsidRDefault="00CA0CBD" w:rsidP="00B72257">
      <w:pPr>
        <w:widowControl w:val="0"/>
        <w:tabs>
          <w:tab w:val="left" w:pos="709"/>
        </w:tabs>
        <w:ind w:firstLine="709"/>
        <w:rPr>
          <w:rFonts w:cs="Times New Roman"/>
          <w:iCs/>
          <w:sz w:val="28"/>
          <w:szCs w:val="28"/>
        </w:rPr>
      </w:pPr>
      <w:r w:rsidRPr="000F37A1">
        <w:rPr>
          <w:rFonts w:cs="Times New Roman"/>
          <w:iCs/>
          <w:sz w:val="28"/>
          <w:szCs w:val="28"/>
        </w:rPr>
        <w:t>1. Làm đầu mối, phối hợp với Ngân hàng Nhà nước chi nhánh Khu vực và các đơn vị liên quan thực hiện việc xếp hạng các tổ chức tín dụng, chi nhánh ngân hàng nước ngoài thuộc đối tượng giám sát vi an toàn mô của từng đơn vị.</w:t>
      </w:r>
    </w:p>
    <w:p w14:paraId="568AFAC4" w14:textId="77777777" w:rsidR="00CA0CBD" w:rsidRPr="000F37A1" w:rsidRDefault="00CA0CBD" w:rsidP="00B72257">
      <w:pPr>
        <w:widowControl w:val="0"/>
        <w:tabs>
          <w:tab w:val="left" w:pos="709"/>
        </w:tabs>
        <w:ind w:firstLine="709"/>
        <w:rPr>
          <w:rFonts w:cs="Times New Roman"/>
          <w:iCs/>
          <w:sz w:val="28"/>
          <w:szCs w:val="28"/>
        </w:rPr>
      </w:pPr>
      <w:r w:rsidRPr="000F37A1">
        <w:rPr>
          <w:rFonts w:cs="Times New Roman"/>
          <w:iCs/>
          <w:sz w:val="28"/>
          <w:szCs w:val="28"/>
        </w:rPr>
        <w:t>2. Làm đầu mối tham mưu, trình Thống đốc Ngân hàng Nhà nước phê duyệt kết quả xếp hạng các tổ chức tín dụng, chi nhánh ngân hàng nước ngoài.</w:t>
      </w:r>
    </w:p>
    <w:p w14:paraId="2CC3062C" w14:textId="4C4679B7" w:rsidR="00CA0CBD" w:rsidRPr="000F37A1" w:rsidRDefault="00CA0CBD" w:rsidP="00B72257">
      <w:pPr>
        <w:widowControl w:val="0"/>
        <w:tabs>
          <w:tab w:val="left" w:pos="709"/>
        </w:tabs>
        <w:ind w:firstLine="709"/>
        <w:rPr>
          <w:rFonts w:cs="Times New Roman"/>
          <w:iCs/>
          <w:sz w:val="28"/>
          <w:szCs w:val="28"/>
        </w:rPr>
      </w:pPr>
      <w:r w:rsidRPr="000F37A1">
        <w:rPr>
          <w:rFonts w:cs="Times New Roman"/>
          <w:iCs/>
          <w:sz w:val="28"/>
          <w:szCs w:val="28"/>
        </w:rPr>
        <w:t xml:space="preserve">3. Thực hiện các biện pháp xử lý đối với tổ chức tín dụng, chi nhánh ngân hàng nước ngoài thuộc đối tượng giám sát an toàn </w:t>
      </w:r>
      <w:r w:rsidR="004B2FC1" w:rsidRPr="000F37A1">
        <w:rPr>
          <w:rFonts w:cs="Times New Roman"/>
          <w:iCs/>
          <w:sz w:val="28"/>
          <w:szCs w:val="28"/>
        </w:rPr>
        <w:t xml:space="preserve">vi </w:t>
      </w:r>
      <w:r w:rsidRPr="000F37A1">
        <w:rPr>
          <w:rFonts w:cs="Times New Roman"/>
          <w:iCs/>
          <w:sz w:val="28"/>
          <w:szCs w:val="28"/>
        </w:rPr>
        <w:t>mô của đơn vị</w:t>
      </w:r>
      <w:r w:rsidR="004B2FC1" w:rsidRPr="000F37A1">
        <w:rPr>
          <w:rFonts w:cs="Times New Roman"/>
          <w:iCs/>
          <w:sz w:val="28"/>
          <w:szCs w:val="28"/>
        </w:rPr>
        <w:t xml:space="preserve"> theo quy định của pháp luật trên cơ sở kết quả xếp hạng đã được phê duyệt.</w:t>
      </w:r>
    </w:p>
    <w:p w14:paraId="50D09F13" w14:textId="7F971205" w:rsidR="00CA0CBD" w:rsidRPr="000F37A1" w:rsidRDefault="00CA0CBD" w:rsidP="00B72257">
      <w:pPr>
        <w:widowControl w:val="0"/>
        <w:ind w:firstLine="709"/>
        <w:rPr>
          <w:rFonts w:cs="Times New Roman"/>
          <w:iCs/>
          <w:sz w:val="28"/>
          <w:szCs w:val="28"/>
        </w:rPr>
      </w:pPr>
      <w:r w:rsidRPr="000F37A1">
        <w:rPr>
          <w:rFonts w:cs="Times New Roman"/>
          <w:iCs/>
          <w:sz w:val="28"/>
          <w:szCs w:val="28"/>
        </w:rPr>
        <w:t xml:space="preserve">4. Lưu trữ, thông báo, cung cấp kết quả xếp hạng các tổ chức tín dụng, chi nhánh ngân hàng nước ngoài </w:t>
      </w:r>
      <w:r w:rsidR="00864C86" w:rsidRPr="000F37A1">
        <w:rPr>
          <w:rFonts w:cs="Times New Roman"/>
          <w:noProof/>
          <w:sz w:val="28"/>
          <w:szCs w:val="28"/>
          <w:lang w:val="pl-PL"/>
        </w:rPr>
        <w:t>theo quy định tại Thông tư này và pháp luật về bảo vệ bí mật nhà nước trong ngành ngân hàng</w:t>
      </w:r>
      <w:r w:rsidRPr="000F37A1">
        <w:rPr>
          <w:rFonts w:cs="Times New Roman"/>
          <w:iCs/>
          <w:sz w:val="28"/>
          <w:szCs w:val="28"/>
        </w:rPr>
        <w:t>.</w:t>
      </w:r>
    </w:p>
    <w:p w14:paraId="3290AC2C" w14:textId="4C3B0661" w:rsidR="00CA0CBD" w:rsidRPr="000F37A1" w:rsidRDefault="00CA0CBD">
      <w:pPr>
        <w:widowControl w:val="0"/>
        <w:ind w:firstLine="709"/>
        <w:rPr>
          <w:rFonts w:cs="Times New Roman"/>
          <w:iCs/>
          <w:sz w:val="28"/>
          <w:szCs w:val="28"/>
        </w:rPr>
      </w:pPr>
      <w:bookmarkStart w:id="60" w:name="dieu_26"/>
      <w:r w:rsidRPr="000F37A1">
        <w:rPr>
          <w:rFonts w:cs="Times New Roman"/>
          <w:b/>
          <w:iCs/>
          <w:sz w:val="28"/>
          <w:szCs w:val="28"/>
        </w:rPr>
        <w:t>Điều 2</w:t>
      </w:r>
      <w:r w:rsidR="00466372" w:rsidRPr="000F37A1">
        <w:rPr>
          <w:rFonts w:cs="Times New Roman"/>
          <w:b/>
          <w:iCs/>
          <w:sz w:val="28"/>
          <w:szCs w:val="28"/>
        </w:rPr>
        <w:t>7</w:t>
      </w:r>
      <w:r w:rsidRPr="000F37A1">
        <w:rPr>
          <w:rFonts w:cs="Times New Roman"/>
          <w:b/>
          <w:iCs/>
          <w:sz w:val="28"/>
          <w:szCs w:val="28"/>
        </w:rPr>
        <w:t>. Trách nhiệm, quyền hạn của Ngân hàng Nhà nước chi nhánh khu vực</w:t>
      </w:r>
    </w:p>
    <w:p w14:paraId="7329E295" w14:textId="77777777" w:rsidR="003345AB" w:rsidRPr="000F37A1" w:rsidRDefault="003345AB">
      <w:pPr>
        <w:widowControl w:val="0"/>
        <w:ind w:firstLine="709"/>
        <w:rPr>
          <w:rFonts w:cs="Times New Roman"/>
          <w:iCs/>
          <w:sz w:val="28"/>
          <w:szCs w:val="28"/>
          <w:lang w:val="nl-NL"/>
        </w:rPr>
      </w:pPr>
      <w:r w:rsidRPr="000F37A1">
        <w:rPr>
          <w:rFonts w:cs="Times New Roman"/>
          <w:iCs/>
          <w:sz w:val="28"/>
          <w:szCs w:val="28"/>
          <w:lang w:val="nl-NL"/>
        </w:rPr>
        <w:t xml:space="preserve">1. Ngân hàng Nhà nước chi nhánh Khu vực đầu mối, phối hợp với Cục Quản lý, giám sát tổ chức tín dụng thực hiện việc xếp hạng các chi nhánh ngân hàng nước ngoài có trụ sở chính đặt tại địa bàn của Ngân hàng Nhà nước chi nhánh Khu vực (trừ chi nhánh ngân hàng nước ngoài thuộc đối tượng giám sát an toàn vi mô của Cục Quản lý, giám sát tổ chức tín dụng). </w:t>
      </w:r>
    </w:p>
    <w:p w14:paraId="28E65CBA" w14:textId="77777777" w:rsidR="003345AB" w:rsidRPr="000F37A1" w:rsidRDefault="003345AB">
      <w:pPr>
        <w:widowControl w:val="0"/>
        <w:ind w:firstLine="709"/>
        <w:rPr>
          <w:rFonts w:cs="Times New Roman"/>
          <w:iCs/>
          <w:sz w:val="28"/>
          <w:szCs w:val="28"/>
          <w:lang w:val="nl-NL"/>
        </w:rPr>
      </w:pPr>
      <w:r w:rsidRPr="000F37A1">
        <w:rPr>
          <w:rFonts w:cs="Times New Roman"/>
          <w:iCs/>
          <w:sz w:val="28"/>
          <w:szCs w:val="28"/>
          <w:lang w:val="nl-NL"/>
        </w:rPr>
        <w:t>2. Thực hiện các biện pháp xử lý đối với chi nhánh ngân hàng nước ngoài thuộc đối tượng giám sát an toàn vi mô của đơn vị theo quy định của pháp luật trên cơ sở kết quả xếp hạng đã được phê duyệt.</w:t>
      </w:r>
    </w:p>
    <w:p w14:paraId="288002F2" w14:textId="03CF20A9" w:rsidR="003345AB" w:rsidRPr="000F37A1" w:rsidRDefault="003345AB">
      <w:pPr>
        <w:widowControl w:val="0"/>
        <w:ind w:firstLine="709"/>
        <w:rPr>
          <w:rFonts w:cs="Times New Roman"/>
          <w:iCs/>
          <w:sz w:val="28"/>
          <w:szCs w:val="28"/>
          <w:lang w:val="nl-NL"/>
        </w:rPr>
      </w:pPr>
      <w:r w:rsidRPr="0053469D">
        <w:rPr>
          <w:rFonts w:cs="Times New Roman"/>
          <w:iCs/>
          <w:sz w:val="28"/>
          <w:szCs w:val="28"/>
          <w:lang w:val="nl-NL"/>
        </w:rPr>
        <w:t>3. Trước ngày 31</w:t>
      </w:r>
      <w:r w:rsidR="005B57EE" w:rsidRPr="0053469D">
        <w:rPr>
          <w:rFonts w:cs="Times New Roman"/>
          <w:iCs/>
          <w:sz w:val="28"/>
          <w:szCs w:val="28"/>
          <w:lang w:val="nl-NL"/>
        </w:rPr>
        <w:t xml:space="preserve"> tháng </w:t>
      </w:r>
      <w:r w:rsidRPr="0053469D">
        <w:rPr>
          <w:rFonts w:cs="Times New Roman"/>
          <w:iCs/>
          <w:sz w:val="28"/>
          <w:szCs w:val="28"/>
          <w:lang w:val="nl-NL"/>
        </w:rPr>
        <w:t>3 của năm liền kề sau năm xếp hạng, Ngân hàng Nhà nước chi nhánh Khu vực cung cấp cho Cục Quản lý, giám sát tổ chức tín dụng</w:t>
      </w:r>
      <w:r w:rsidR="00D87E94" w:rsidRPr="0053469D">
        <w:rPr>
          <w:rFonts w:cs="Times New Roman"/>
          <w:iCs/>
          <w:sz w:val="28"/>
          <w:szCs w:val="28"/>
          <w:lang w:val="nl-NL"/>
        </w:rPr>
        <w:t>:</w:t>
      </w:r>
      <w:r w:rsidRPr="0053469D">
        <w:rPr>
          <w:rFonts w:cs="Times New Roman"/>
          <w:iCs/>
          <w:sz w:val="28"/>
          <w:szCs w:val="28"/>
          <w:lang w:val="nl-NL"/>
        </w:rPr>
        <w:t xml:space="preserve"> </w:t>
      </w:r>
      <w:r w:rsidR="00D87E94" w:rsidRPr="0053469D">
        <w:rPr>
          <w:rFonts w:cs="Times New Roman"/>
          <w:iCs/>
          <w:sz w:val="28"/>
          <w:szCs w:val="28"/>
          <w:lang w:val="pt-BR"/>
        </w:rPr>
        <w:t xml:space="preserve">(i) </w:t>
      </w:r>
      <w:r w:rsidR="00D87E94" w:rsidRPr="0053469D">
        <w:rPr>
          <w:rFonts w:cs="Times New Roman"/>
          <w:iCs/>
          <w:sz w:val="28"/>
          <w:szCs w:val="28"/>
          <w:lang w:val="nl-NL"/>
        </w:rPr>
        <w:t>tài liệu, thông tin, dữ liệu về tình hình vi phạm quy định pháp luật về tiền tệ, ngân hàng, (ii) kết quả việc thực hiện kết luận, kiến nghị, quyết định xử lý về thanh tra, kiểm tra (bao gồm</w:t>
      </w:r>
      <w:r w:rsidR="00F0664D" w:rsidRPr="0053469D">
        <w:rPr>
          <w:rFonts w:cs="Times New Roman"/>
          <w:iCs/>
          <w:sz w:val="28"/>
          <w:szCs w:val="28"/>
          <w:lang w:val="nl-NL"/>
        </w:rPr>
        <w:t xml:space="preserve"> kết quả </w:t>
      </w:r>
      <w:r w:rsidR="00383586" w:rsidRPr="0053469D">
        <w:rPr>
          <w:rFonts w:cs="Times New Roman"/>
          <w:iCs/>
          <w:sz w:val="28"/>
          <w:szCs w:val="28"/>
          <w:lang w:val="nl-NL"/>
        </w:rPr>
        <w:t xml:space="preserve">chi tiết </w:t>
      </w:r>
      <w:r w:rsidR="00F572D8" w:rsidRPr="0053469D">
        <w:rPr>
          <w:rFonts w:cs="Times New Roman"/>
          <w:iCs/>
          <w:sz w:val="28"/>
          <w:szCs w:val="28"/>
          <w:lang w:val="nl-NL"/>
        </w:rPr>
        <w:t xml:space="preserve">việc </w:t>
      </w:r>
      <w:r w:rsidR="00F0664D" w:rsidRPr="0053469D">
        <w:rPr>
          <w:rFonts w:cs="Times New Roman"/>
          <w:iCs/>
          <w:sz w:val="28"/>
          <w:szCs w:val="28"/>
          <w:lang w:val="nl-NL"/>
        </w:rPr>
        <w:t>thực hiện từng kiến nghị</w:t>
      </w:r>
      <w:r w:rsidR="00F1361E" w:rsidRPr="0053469D">
        <w:rPr>
          <w:rFonts w:cs="Times New Roman"/>
          <w:iCs/>
          <w:sz w:val="28"/>
          <w:szCs w:val="28"/>
          <w:lang w:val="nl-NL"/>
        </w:rPr>
        <w:t>, quyết định xử lý về thanh tra, kiểm tra</w:t>
      </w:r>
      <w:r w:rsidR="00F0664D" w:rsidRPr="0053469D">
        <w:rPr>
          <w:rFonts w:cs="Times New Roman"/>
          <w:iCs/>
          <w:sz w:val="28"/>
          <w:szCs w:val="28"/>
          <w:lang w:val="nl-NL"/>
        </w:rPr>
        <w:t xml:space="preserve"> và</w:t>
      </w:r>
      <w:r w:rsidR="00D87E94" w:rsidRPr="0053469D">
        <w:rPr>
          <w:rFonts w:cs="Times New Roman"/>
          <w:iCs/>
          <w:sz w:val="28"/>
          <w:szCs w:val="28"/>
          <w:lang w:val="nl-NL"/>
        </w:rPr>
        <w:t xml:space="preserve"> thông tin, dữ liệu liên quan đến số liệu về </w:t>
      </w:r>
      <w:r w:rsidR="002820FD" w:rsidRPr="0053469D">
        <w:rPr>
          <w:rFonts w:cs="Times New Roman"/>
          <w:iCs/>
          <w:sz w:val="28"/>
          <w:szCs w:val="28"/>
          <w:lang w:val="nl-NL"/>
        </w:rPr>
        <w:t>thực trạng</w:t>
      </w:r>
      <w:r w:rsidR="00D87E94" w:rsidRPr="0053469D">
        <w:rPr>
          <w:rFonts w:cs="Times New Roman"/>
          <w:iCs/>
          <w:sz w:val="28"/>
          <w:szCs w:val="28"/>
          <w:lang w:val="nl-NL"/>
        </w:rPr>
        <w:t xml:space="preserve"> tài chính, hoạt động (nếu có))</w:t>
      </w:r>
      <w:r w:rsidR="00EA7A2E" w:rsidRPr="0053469D">
        <w:rPr>
          <w:rFonts w:cs="Times New Roman"/>
          <w:iCs/>
          <w:sz w:val="28"/>
          <w:szCs w:val="28"/>
          <w:lang w:val="nl-NL"/>
        </w:rPr>
        <w:t>,</w:t>
      </w:r>
      <w:r w:rsidR="00D87E94" w:rsidRPr="0053469D">
        <w:rPr>
          <w:rFonts w:cs="Times New Roman"/>
          <w:iCs/>
          <w:sz w:val="28"/>
          <w:szCs w:val="28"/>
          <w:lang w:val="nl-NL"/>
        </w:rPr>
        <w:t xml:space="preserve"> (iii) tài liệu, thông tin, dữ liệu khác </w:t>
      </w:r>
      <w:r w:rsidR="00D87E94" w:rsidRPr="0053469D">
        <w:rPr>
          <w:rFonts w:cs="Times New Roman"/>
          <w:iCs/>
          <w:sz w:val="28"/>
          <w:szCs w:val="28"/>
          <w:lang w:val="pt-BR"/>
        </w:rPr>
        <w:t>quy định tại Điều 5 Thông tư này theo đề nghị của Cục Quản lý, giám sát tổ chức tín dụng để làm cơ sở thực hiện xếp hạng và chịu trách nhiệm về tính chính xác, đầy đủ đối với các tài liệu, thông tin, dữ liệu cung cấp.</w:t>
      </w:r>
    </w:p>
    <w:p w14:paraId="1252E162" w14:textId="2DB5D639" w:rsidR="00CA0CBD" w:rsidRPr="000F37A1" w:rsidRDefault="003345AB">
      <w:pPr>
        <w:widowControl w:val="0"/>
        <w:tabs>
          <w:tab w:val="left" w:pos="709"/>
        </w:tabs>
        <w:ind w:firstLine="709"/>
        <w:rPr>
          <w:rFonts w:cs="Times New Roman"/>
          <w:iCs/>
          <w:sz w:val="28"/>
          <w:szCs w:val="28"/>
        </w:rPr>
      </w:pPr>
      <w:r w:rsidRPr="000F37A1">
        <w:rPr>
          <w:rFonts w:cs="Times New Roman"/>
          <w:iCs/>
          <w:sz w:val="28"/>
          <w:szCs w:val="28"/>
        </w:rPr>
        <w:t xml:space="preserve">4. Lưu trữ, thông báo, cung cấp kết quả xếp hạng các tổ chức tín dụng, chi nhánh ngân hàng nước ngoài </w:t>
      </w:r>
      <w:r w:rsidR="00864C86" w:rsidRPr="000F37A1">
        <w:rPr>
          <w:rFonts w:cs="Times New Roman"/>
          <w:noProof/>
          <w:sz w:val="28"/>
          <w:szCs w:val="28"/>
          <w:lang w:val="pl-PL"/>
        </w:rPr>
        <w:t xml:space="preserve">theo quy định tại Thông tư này và pháp luật về bảo </w:t>
      </w:r>
      <w:r w:rsidR="00864C86" w:rsidRPr="000F37A1">
        <w:rPr>
          <w:rFonts w:cs="Times New Roman"/>
          <w:noProof/>
          <w:sz w:val="28"/>
          <w:szCs w:val="28"/>
          <w:lang w:val="pl-PL"/>
        </w:rPr>
        <w:lastRenderedPageBreak/>
        <w:t>vệ bí mật nhà nước trong ngành ngân hàng</w:t>
      </w:r>
      <w:r w:rsidR="00864C86" w:rsidRPr="000F37A1">
        <w:rPr>
          <w:rFonts w:cs="Times New Roman"/>
          <w:iCs/>
          <w:sz w:val="28"/>
          <w:szCs w:val="28"/>
        </w:rPr>
        <w:t>.</w:t>
      </w:r>
    </w:p>
    <w:p w14:paraId="109D1AB0" w14:textId="1D1D9030" w:rsidR="00CA0CBD" w:rsidRPr="000F37A1" w:rsidRDefault="00CA0CBD" w:rsidP="0053469D">
      <w:pPr>
        <w:widowControl w:val="0"/>
        <w:tabs>
          <w:tab w:val="left" w:pos="709"/>
        </w:tabs>
        <w:spacing w:line="264" w:lineRule="auto"/>
        <w:ind w:firstLine="709"/>
        <w:rPr>
          <w:rFonts w:cs="Times New Roman"/>
          <w:b/>
          <w:iCs/>
          <w:sz w:val="28"/>
          <w:szCs w:val="28"/>
        </w:rPr>
      </w:pPr>
      <w:r w:rsidRPr="000F37A1">
        <w:rPr>
          <w:rFonts w:cs="Times New Roman"/>
          <w:b/>
          <w:iCs/>
          <w:sz w:val="28"/>
          <w:szCs w:val="28"/>
        </w:rPr>
        <w:t>Điều 2</w:t>
      </w:r>
      <w:r w:rsidR="00466372" w:rsidRPr="000F37A1">
        <w:rPr>
          <w:rFonts w:cs="Times New Roman"/>
          <w:b/>
          <w:iCs/>
          <w:sz w:val="28"/>
          <w:szCs w:val="28"/>
        </w:rPr>
        <w:t>8</w:t>
      </w:r>
      <w:r w:rsidRPr="000F37A1">
        <w:rPr>
          <w:rFonts w:cs="Times New Roman"/>
          <w:b/>
          <w:iCs/>
          <w:sz w:val="28"/>
          <w:szCs w:val="28"/>
        </w:rPr>
        <w:t>. Trách nhiệm, quyền hạn của các đơn vị khác thuộc Ngân hàng Nhà nước</w:t>
      </w:r>
    </w:p>
    <w:p w14:paraId="1D13BD35" w14:textId="0E430EB1" w:rsidR="00F14D62" w:rsidRPr="000F37A1" w:rsidRDefault="00F14D62" w:rsidP="0053469D">
      <w:pPr>
        <w:widowControl w:val="0"/>
        <w:tabs>
          <w:tab w:val="left" w:pos="709"/>
        </w:tabs>
        <w:spacing w:line="264" w:lineRule="auto"/>
        <w:ind w:firstLine="709"/>
        <w:rPr>
          <w:rFonts w:cs="Times New Roman"/>
          <w:iCs/>
          <w:sz w:val="28"/>
          <w:szCs w:val="28"/>
          <w:lang w:val="pt-BR"/>
        </w:rPr>
      </w:pPr>
      <w:r w:rsidRPr="0053469D">
        <w:rPr>
          <w:rFonts w:cs="Times New Roman"/>
          <w:iCs/>
          <w:sz w:val="28"/>
          <w:szCs w:val="28"/>
          <w:lang w:val="pt-BR"/>
        </w:rPr>
        <w:t>1. Trước ngày 31 tháng 3 của năm liền kề sau năm xếp hạng, Thanh tra Ngân hàng Nhà nước cung cấp cho Cục Quản lý, giám sát tổ chức tín dụng</w:t>
      </w:r>
      <w:r w:rsidR="00D87E94" w:rsidRPr="0053469D">
        <w:rPr>
          <w:rFonts w:cs="Times New Roman"/>
          <w:iCs/>
          <w:sz w:val="28"/>
          <w:szCs w:val="28"/>
          <w:lang w:val="pt-BR"/>
        </w:rPr>
        <w:t>:</w:t>
      </w:r>
      <w:r w:rsidRPr="0053469D">
        <w:rPr>
          <w:rFonts w:cs="Times New Roman"/>
          <w:iCs/>
          <w:sz w:val="28"/>
          <w:szCs w:val="28"/>
          <w:lang w:val="pt-BR"/>
        </w:rPr>
        <w:t xml:space="preserve"> </w:t>
      </w:r>
      <w:r w:rsidR="00D87E94" w:rsidRPr="0053469D">
        <w:rPr>
          <w:rFonts w:cs="Times New Roman"/>
          <w:iCs/>
          <w:sz w:val="28"/>
          <w:szCs w:val="28"/>
          <w:lang w:val="pt-BR"/>
        </w:rPr>
        <w:t xml:space="preserve">(i) </w:t>
      </w:r>
      <w:r w:rsidR="00D87E94" w:rsidRPr="0053469D">
        <w:rPr>
          <w:rFonts w:cs="Times New Roman"/>
          <w:iCs/>
          <w:sz w:val="28"/>
          <w:szCs w:val="28"/>
          <w:lang w:val="nl-NL"/>
        </w:rPr>
        <w:t xml:space="preserve">tài liệu, thông tin, dữ liệu về tình hình vi phạm quy định pháp luật về tiền tệ, ngân hàng, (ii) kết quả việc thực hiện kết luận, kiến nghị, quyết định xử lý về thanh tra, kiểm tra </w:t>
      </w:r>
      <w:r w:rsidR="004C3589" w:rsidRPr="0053469D">
        <w:rPr>
          <w:rFonts w:cs="Times New Roman"/>
          <w:iCs/>
          <w:sz w:val="28"/>
          <w:szCs w:val="28"/>
          <w:lang w:val="nl-NL"/>
        </w:rPr>
        <w:t xml:space="preserve">(bao gồm kết quả </w:t>
      </w:r>
      <w:r w:rsidR="00383586" w:rsidRPr="0053469D">
        <w:rPr>
          <w:rFonts w:cs="Times New Roman"/>
          <w:iCs/>
          <w:sz w:val="28"/>
          <w:szCs w:val="28"/>
          <w:lang w:val="nl-NL"/>
        </w:rPr>
        <w:t>chi tiết</w:t>
      </w:r>
      <w:r w:rsidR="004C3589" w:rsidRPr="0053469D">
        <w:rPr>
          <w:rFonts w:cs="Times New Roman"/>
          <w:iCs/>
          <w:sz w:val="28"/>
          <w:szCs w:val="28"/>
          <w:lang w:val="nl-NL"/>
        </w:rPr>
        <w:t xml:space="preserve"> việc thực hiện từng kiến nghị, quyết định xử lý về thanh tra, kiểm tra</w:t>
      </w:r>
      <w:r w:rsidR="00F0664D" w:rsidRPr="0053469D">
        <w:rPr>
          <w:rFonts w:cs="Times New Roman"/>
          <w:iCs/>
          <w:sz w:val="28"/>
          <w:szCs w:val="28"/>
          <w:lang w:val="nl-NL"/>
        </w:rPr>
        <w:t xml:space="preserve"> và </w:t>
      </w:r>
      <w:r w:rsidR="00D87E94" w:rsidRPr="0053469D">
        <w:rPr>
          <w:rFonts w:cs="Times New Roman"/>
          <w:iCs/>
          <w:sz w:val="28"/>
          <w:szCs w:val="28"/>
          <w:lang w:val="nl-NL"/>
        </w:rPr>
        <w:t xml:space="preserve">thông tin, dữ liệu liên quan đến số liệu về </w:t>
      </w:r>
      <w:r w:rsidR="002820FD" w:rsidRPr="0053469D">
        <w:rPr>
          <w:rFonts w:cs="Times New Roman"/>
          <w:iCs/>
          <w:sz w:val="28"/>
          <w:szCs w:val="28"/>
          <w:lang w:val="nl-NL"/>
        </w:rPr>
        <w:t>thực trạng</w:t>
      </w:r>
      <w:r w:rsidR="00D87E94" w:rsidRPr="0053469D">
        <w:rPr>
          <w:rFonts w:cs="Times New Roman"/>
          <w:iCs/>
          <w:sz w:val="28"/>
          <w:szCs w:val="28"/>
          <w:lang w:val="nl-NL"/>
        </w:rPr>
        <w:t xml:space="preserve"> tài chính, hoạt động (nếu có)), (iii) tài liệu, thông tin, dữ liệu khác </w:t>
      </w:r>
      <w:r w:rsidR="00D87E94" w:rsidRPr="0053469D">
        <w:rPr>
          <w:rFonts w:cs="Times New Roman"/>
          <w:iCs/>
          <w:sz w:val="28"/>
          <w:szCs w:val="28"/>
          <w:lang w:val="pt-BR"/>
        </w:rPr>
        <w:t xml:space="preserve">quy định tại Điều 5 Thông tư này </w:t>
      </w:r>
      <w:r w:rsidRPr="0053469D">
        <w:rPr>
          <w:rFonts w:cs="Times New Roman"/>
          <w:iCs/>
          <w:sz w:val="28"/>
          <w:szCs w:val="28"/>
          <w:lang w:val="pt-BR"/>
        </w:rPr>
        <w:t>theo đề nghị của Cục Quản lý, giám sát tổ chức tín dụng để làm cơ sở thực hiện xếp hạng và chịu trách nhiệm về tính chính xác, đầy đủ đối với các tài liệu, thông tin, dữ liệu cung cấp.</w:t>
      </w:r>
    </w:p>
    <w:p w14:paraId="76157A3F" w14:textId="0DF0C112" w:rsidR="00CA0CBD" w:rsidRPr="000F37A1" w:rsidRDefault="00F14D62" w:rsidP="0053469D">
      <w:pPr>
        <w:widowControl w:val="0"/>
        <w:tabs>
          <w:tab w:val="left" w:pos="709"/>
        </w:tabs>
        <w:spacing w:line="264" w:lineRule="auto"/>
        <w:ind w:firstLine="709"/>
        <w:rPr>
          <w:rFonts w:cs="Times New Roman"/>
          <w:iCs/>
          <w:sz w:val="28"/>
          <w:szCs w:val="28"/>
          <w:lang w:val="pt-BR"/>
        </w:rPr>
      </w:pPr>
      <w:r w:rsidRPr="000F37A1">
        <w:rPr>
          <w:rFonts w:cs="Times New Roman"/>
          <w:iCs/>
          <w:sz w:val="28"/>
          <w:szCs w:val="28"/>
          <w:lang w:val="pt-BR"/>
        </w:rPr>
        <w:t>2</w:t>
      </w:r>
      <w:r w:rsidR="00CA0CBD" w:rsidRPr="000F37A1">
        <w:rPr>
          <w:rFonts w:cs="Times New Roman"/>
          <w:iCs/>
          <w:sz w:val="28"/>
          <w:szCs w:val="28"/>
          <w:lang w:val="pt-BR"/>
        </w:rPr>
        <w:t>. Trước ngày 31</w:t>
      </w:r>
      <w:r w:rsidR="005B57EE" w:rsidRPr="000F37A1">
        <w:rPr>
          <w:rFonts w:cs="Times New Roman"/>
          <w:iCs/>
          <w:sz w:val="28"/>
          <w:szCs w:val="28"/>
          <w:lang w:val="pt-BR"/>
        </w:rPr>
        <w:t xml:space="preserve"> tháng </w:t>
      </w:r>
      <w:r w:rsidR="00CA0CBD" w:rsidRPr="000F37A1">
        <w:rPr>
          <w:rFonts w:cs="Times New Roman"/>
          <w:iCs/>
          <w:sz w:val="28"/>
          <w:szCs w:val="28"/>
          <w:lang w:val="pt-BR"/>
        </w:rPr>
        <w:t xml:space="preserve">3 của năm liền kề sau năm xếp hạng, các đơn vị có liên quan </w:t>
      </w:r>
      <w:r w:rsidR="00D87E94" w:rsidRPr="000F37A1">
        <w:rPr>
          <w:rFonts w:cs="Times New Roman"/>
          <w:iCs/>
          <w:sz w:val="28"/>
          <w:szCs w:val="28"/>
          <w:lang w:val="pt-BR"/>
        </w:rPr>
        <w:t xml:space="preserve"> </w:t>
      </w:r>
      <w:r w:rsidR="00CA0CBD" w:rsidRPr="000F37A1">
        <w:rPr>
          <w:rFonts w:cs="Times New Roman"/>
          <w:iCs/>
          <w:sz w:val="28"/>
          <w:szCs w:val="28"/>
          <w:lang w:val="pt-BR"/>
        </w:rPr>
        <w:t>thuộc Ngân hàng Nhà nước</w:t>
      </w:r>
      <w:r w:rsidR="0094299D" w:rsidRPr="000F37A1">
        <w:rPr>
          <w:rFonts w:cs="Times New Roman"/>
          <w:iCs/>
          <w:sz w:val="28"/>
          <w:szCs w:val="28"/>
          <w:lang w:val="pt-BR"/>
        </w:rPr>
        <w:t xml:space="preserve"> (trừ Thanh tra Ngân hàng Nhà nước)</w:t>
      </w:r>
      <w:r w:rsidR="00CA0CBD" w:rsidRPr="000F37A1">
        <w:rPr>
          <w:rFonts w:cs="Times New Roman"/>
          <w:iCs/>
          <w:sz w:val="28"/>
          <w:szCs w:val="28"/>
          <w:lang w:val="pt-BR"/>
        </w:rPr>
        <w:t xml:space="preserve"> cung cấp cho Cục Quản lý, giám sát tổ chức tín dụng, Ngân hàng Nhà nước chi nhánh Khu vực các tài liệu, thông tin, dữ liệu theo đề nghị của Cục Quản lý, giám sát tổ chức tín dụng</w:t>
      </w:r>
      <w:r w:rsidR="007B25F1" w:rsidRPr="000F37A1">
        <w:rPr>
          <w:rFonts w:cs="Times New Roman"/>
          <w:iCs/>
          <w:sz w:val="28"/>
          <w:szCs w:val="28"/>
          <w:lang w:val="pt-BR"/>
        </w:rPr>
        <w:t>, Ngân hàng Nhà nước chi nhánh Khu vực</w:t>
      </w:r>
      <w:r w:rsidR="00CA0CBD" w:rsidRPr="000F37A1">
        <w:rPr>
          <w:rFonts w:cs="Times New Roman"/>
          <w:iCs/>
          <w:sz w:val="28"/>
          <w:szCs w:val="28"/>
          <w:lang w:val="pt-BR"/>
        </w:rPr>
        <w:t xml:space="preserve"> </w:t>
      </w:r>
      <w:r w:rsidR="00337EF7" w:rsidRPr="000F37A1">
        <w:rPr>
          <w:rFonts w:cs="Times New Roman"/>
          <w:iCs/>
          <w:sz w:val="28"/>
          <w:szCs w:val="28"/>
          <w:lang w:val="pt-BR"/>
        </w:rPr>
        <w:t xml:space="preserve">theo quy định tại Thông tư này </w:t>
      </w:r>
      <w:r w:rsidR="00CA0CBD" w:rsidRPr="000F37A1">
        <w:rPr>
          <w:rFonts w:cs="Times New Roman"/>
          <w:iCs/>
          <w:sz w:val="28"/>
          <w:szCs w:val="28"/>
          <w:lang w:val="pt-BR"/>
        </w:rPr>
        <w:t>để làm cơ sở thực hiện xếp hạng và chịu trách nhiệm về tính chính xác, đầy đủ đối với các tài liệu, thông tin, dữ liệu cung cấp.</w:t>
      </w:r>
    </w:p>
    <w:p w14:paraId="157CF026" w14:textId="741C88FF" w:rsidR="00864799" w:rsidRPr="000F37A1" w:rsidRDefault="00F14D62" w:rsidP="0053469D">
      <w:pPr>
        <w:widowControl w:val="0"/>
        <w:tabs>
          <w:tab w:val="left" w:pos="709"/>
        </w:tabs>
        <w:spacing w:line="264" w:lineRule="auto"/>
        <w:ind w:firstLine="709"/>
        <w:rPr>
          <w:rFonts w:cs="Times New Roman"/>
          <w:iCs/>
          <w:sz w:val="28"/>
          <w:szCs w:val="28"/>
          <w:lang w:val="nl-NL"/>
        </w:rPr>
      </w:pPr>
      <w:r w:rsidRPr="000F37A1">
        <w:rPr>
          <w:rFonts w:cs="Times New Roman"/>
          <w:iCs/>
          <w:sz w:val="28"/>
          <w:szCs w:val="28"/>
          <w:lang w:val="pt-BR"/>
        </w:rPr>
        <w:t>3</w:t>
      </w:r>
      <w:r w:rsidR="00CA0CBD" w:rsidRPr="000F37A1">
        <w:rPr>
          <w:rFonts w:cs="Times New Roman"/>
          <w:iCs/>
          <w:sz w:val="28"/>
          <w:szCs w:val="28"/>
          <w:lang w:val="pt-BR"/>
        </w:rPr>
        <w:t>.</w:t>
      </w:r>
      <w:r w:rsidR="00AE5A24" w:rsidRPr="000F37A1">
        <w:rPr>
          <w:rFonts w:cs="Times New Roman"/>
          <w:iCs/>
          <w:sz w:val="28"/>
          <w:szCs w:val="28"/>
          <w:lang w:val="pt-BR"/>
        </w:rPr>
        <w:t xml:space="preserve"> </w:t>
      </w:r>
      <w:r w:rsidR="00CA0CBD" w:rsidRPr="000F37A1">
        <w:rPr>
          <w:rFonts w:cs="Times New Roman"/>
          <w:iCs/>
          <w:sz w:val="28"/>
          <w:szCs w:val="28"/>
          <w:lang w:val="pt-BR"/>
        </w:rPr>
        <w:t>Thực hiện các nhiệm vụ, quyền hạn khác theo quy định tại Thông tư này.</w:t>
      </w:r>
      <w:bookmarkEnd w:id="60"/>
    </w:p>
    <w:p w14:paraId="7515AF5A" w14:textId="06FB2D56" w:rsidR="00864799" w:rsidRPr="000F37A1" w:rsidRDefault="00864799" w:rsidP="0053469D">
      <w:pPr>
        <w:widowControl w:val="0"/>
        <w:tabs>
          <w:tab w:val="left" w:pos="709"/>
        </w:tabs>
        <w:spacing w:line="264" w:lineRule="auto"/>
        <w:ind w:firstLine="709"/>
        <w:rPr>
          <w:rFonts w:cs="Times New Roman"/>
          <w:b/>
          <w:sz w:val="28"/>
          <w:szCs w:val="28"/>
          <w:lang w:val="nl-NL"/>
        </w:rPr>
      </w:pPr>
      <w:bookmarkStart w:id="61" w:name="dieu_27"/>
      <w:r w:rsidRPr="000F37A1">
        <w:rPr>
          <w:rFonts w:cs="Times New Roman"/>
          <w:b/>
          <w:sz w:val="28"/>
          <w:szCs w:val="28"/>
          <w:lang w:val="nl-NL"/>
        </w:rPr>
        <w:t>Điều 2</w:t>
      </w:r>
      <w:r w:rsidR="00466372" w:rsidRPr="000F37A1">
        <w:rPr>
          <w:rFonts w:cs="Times New Roman"/>
          <w:b/>
          <w:sz w:val="28"/>
          <w:szCs w:val="28"/>
          <w:lang w:val="nl-NL"/>
        </w:rPr>
        <w:t>9</w:t>
      </w:r>
      <w:r w:rsidRPr="000F37A1">
        <w:rPr>
          <w:rFonts w:cs="Times New Roman"/>
          <w:b/>
          <w:sz w:val="28"/>
          <w:szCs w:val="28"/>
          <w:lang w:val="nl-NL"/>
        </w:rPr>
        <w:t>. Hiệu lực thi hành</w:t>
      </w:r>
      <w:bookmarkEnd w:id="61"/>
    </w:p>
    <w:p w14:paraId="39695519" w14:textId="3A6928C3" w:rsidR="0014613A" w:rsidRPr="0053469D" w:rsidRDefault="0014613A" w:rsidP="0053469D">
      <w:pPr>
        <w:widowControl w:val="0"/>
        <w:tabs>
          <w:tab w:val="left" w:pos="709"/>
        </w:tabs>
        <w:spacing w:line="264" w:lineRule="auto"/>
        <w:ind w:firstLine="709"/>
        <w:rPr>
          <w:rFonts w:cs="Times New Roman"/>
          <w:iCs/>
          <w:sz w:val="28"/>
          <w:szCs w:val="28"/>
          <w:lang w:val="pt-BR"/>
        </w:rPr>
      </w:pPr>
      <w:r w:rsidRPr="0053469D">
        <w:rPr>
          <w:rFonts w:cs="Times New Roman"/>
          <w:iCs/>
          <w:sz w:val="28"/>
          <w:szCs w:val="28"/>
          <w:lang w:val="pt-BR"/>
        </w:rPr>
        <w:t xml:space="preserve">1. Thông tư này có hiệu lực thi hành từ </w:t>
      </w:r>
      <w:del w:id="62" w:author="Nguyen Xuan Hiep (ATHTTCTD)" w:date="2025-09-29T13:34:00Z">
        <w:r w:rsidRPr="0053469D" w:rsidDel="00FD5EDD">
          <w:rPr>
            <w:rFonts w:cs="Times New Roman"/>
            <w:iCs/>
            <w:sz w:val="28"/>
            <w:szCs w:val="28"/>
            <w:lang w:val="pt-BR"/>
          </w:rPr>
          <w:delText>ngày      </w:delText>
        </w:r>
      </w:del>
      <w:ins w:id="63" w:author="Nguyen Xuan Hiep (ATHTTCTD)" w:date="2025-09-29T13:34:00Z">
        <w:r w:rsidR="00FD5EDD" w:rsidRPr="0053469D">
          <w:rPr>
            <w:rFonts w:cs="Times New Roman"/>
            <w:iCs/>
            <w:sz w:val="28"/>
            <w:szCs w:val="28"/>
            <w:lang w:val="pt-BR"/>
          </w:rPr>
          <w:t xml:space="preserve">ngày </w:t>
        </w:r>
        <w:r w:rsidR="00FD5EDD">
          <w:rPr>
            <w:rFonts w:cs="Times New Roman"/>
            <w:iCs/>
            <w:sz w:val="28"/>
            <w:szCs w:val="28"/>
            <w:lang w:val="pt-BR"/>
          </w:rPr>
          <w:t>01</w:t>
        </w:r>
        <w:r w:rsidR="00FD5EDD" w:rsidRPr="0053469D">
          <w:rPr>
            <w:rFonts w:cs="Times New Roman"/>
            <w:iCs/>
            <w:sz w:val="28"/>
            <w:szCs w:val="28"/>
            <w:lang w:val="pt-BR"/>
          </w:rPr>
          <w:t> </w:t>
        </w:r>
      </w:ins>
      <w:del w:id="64" w:author="Nguyen Xuan Hiep (ATHTTCTD)" w:date="2025-09-29T13:34:00Z">
        <w:r w:rsidRPr="0053469D" w:rsidDel="00FD5EDD">
          <w:rPr>
            <w:rFonts w:cs="Times New Roman"/>
            <w:iCs/>
            <w:sz w:val="28"/>
            <w:szCs w:val="28"/>
            <w:lang w:val="pt-BR"/>
          </w:rPr>
          <w:delText>tháng     </w:delText>
        </w:r>
      </w:del>
      <w:ins w:id="65" w:author="Nguyen Xuan Hiep (ATHTTCTD)" w:date="2025-09-29T13:34:00Z">
        <w:r w:rsidR="00FD5EDD" w:rsidRPr="0053469D">
          <w:rPr>
            <w:rFonts w:cs="Times New Roman"/>
            <w:iCs/>
            <w:sz w:val="28"/>
            <w:szCs w:val="28"/>
            <w:lang w:val="pt-BR"/>
          </w:rPr>
          <w:t xml:space="preserve">tháng </w:t>
        </w:r>
        <w:r w:rsidR="00FD5EDD">
          <w:rPr>
            <w:rFonts w:cs="Times New Roman"/>
            <w:iCs/>
            <w:sz w:val="28"/>
            <w:szCs w:val="28"/>
            <w:lang w:val="pt-BR"/>
          </w:rPr>
          <w:t>11</w:t>
        </w:r>
        <w:r w:rsidR="00FD5EDD" w:rsidRPr="0053469D">
          <w:rPr>
            <w:rFonts w:cs="Times New Roman"/>
            <w:iCs/>
            <w:sz w:val="28"/>
            <w:szCs w:val="28"/>
            <w:lang w:val="pt-BR"/>
          </w:rPr>
          <w:t> </w:t>
        </w:r>
      </w:ins>
      <w:r w:rsidRPr="0053469D">
        <w:rPr>
          <w:rFonts w:cs="Times New Roman"/>
          <w:iCs/>
          <w:sz w:val="28"/>
          <w:szCs w:val="28"/>
          <w:lang w:val="pt-BR"/>
        </w:rPr>
        <w:t>năm 2025.</w:t>
      </w:r>
    </w:p>
    <w:p w14:paraId="18F282FD" w14:textId="4BF11558" w:rsidR="0014613A" w:rsidRPr="0053469D" w:rsidRDefault="0014613A" w:rsidP="0053469D">
      <w:pPr>
        <w:widowControl w:val="0"/>
        <w:tabs>
          <w:tab w:val="left" w:pos="709"/>
        </w:tabs>
        <w:spacing w:line="264" w:lineRule="auto"/>
        <w:ind w:firstLine="709"/>
        <w:rPr>
          <w:rFonts w:cs="Times New Roman"/>
          <w:iCs/>
          <w:sz w:val="28"/>
          <w:szCs w:val="28"/>
          <w:lang w:val="pt-BR"/>
        </w:rPr>
      </w:pPr>
      <w:r w:rsidRPr="0053469D">
        <w:rPr>
          <w:rFonts w:cs="Times New Roman"/>
          <w:iCs/>
          <w:sz w:val="28"/>
          <w:szCs w:val="28"/>
          <w:lang w:val="pt-BR"/>
        </w:rPr>
        <w:t>2. Thông tư số 52/2018/TT-NHNN ngày 31 tháng 12 năm 2018 quy định xếp hạng tổ chức tín dụng, chi nhánh ngân hàng nước ngoài và Thông tư số 23/2021/TT-NHNN ngày 31 tháng 12 năm 2021 về việc sửa đổi, bổ sung một số điều của Thông tư số </w:t>
      </w:r>
      <w:hyperlink r:id="rId8" w:tgtFrame="_blank" w:history="1">
        <w:r w:rsidRPr="0053469D">
          <w:rPr>
            <w:iCs/>
            <w:sz w:val="28"/>
            <w:szCs w:val="28"/>
            <w:lang w:val="pt-BR"/>
          </w:rPr>
          <w:t>52/2018/TT-NHNN</w:t>
        </w:r>
      </w:hyperlink>
      <w:r w:rsidRPr="0053469D">
        <w:rPr>
          <w:rFonts w:cs="Times New Roman"/>
          <w:iCs/>
          <w:sz w:val="28"/>
          <w:szCs w:val="28"/>
          <w:lang w:val="pt-BR"/>
        </w:rPr>
        <w:t xml:space="preserve"> ngày 31 tháng 12 năm 2018 của Thống đốc Ngân hàng Nhà nước Việt Nam quy định xếp hạng tổ chức tín dụng, chi nhánh ngân hàng nước ngoài hết hiệu lực thi hành kể từ </w:t>
      </w:r>
      <w:del w:id="66" w:author="Nguyen Xuan Hiep (ATHTTCTD)" w:date="2025-09-29T13:34:00Z">
        <w:r w:rsidRPr="0053469D" w:rsidDel="00FD5EDD">
          <w:rPr>
            <w:rFonts w:cs="Times New Roman"/>
            <w:iCs/>
            <w:sz w:val="28"/>
            <w:szCs w:val="28"/>
            <w:lang w:val="pt-BR"/>
          </w:rPr>
          <w:delText xml:space="preserve">ngày     </w:delText>
        </w:r>
      </w:del>
      <w:ins w:id="67" w:author="Nguyen Xuan Hiep (ATHTTCTD)" w:date="2025-09-29T13:34:00Z">
        <w:r w:rsidR="00FD5EDD" w:rsidRPr="0053469D">
          <w:rPr>
            <w:rFonts w:cs="Times New Roman"/>
            <w:iCs/>
            <w:sz w:val="28"/>
            <w:szCs w:val="28"/>
            <w:lang w:val="pt-BR"/>
          </w:rPr>
          <w:t>ngày </w:t>
        </w:r>
        <w:r w:rsidR="00FD5EDD">
          <w:rPr>
            <w:rFonts w:cs="Times New Roman"/>
            <w:iCs/>
            <w:sz w:val="28"/>
            <w:szCs w:val="28"/>
            <w:lang w:val="pt-BR"/>
          </w:rPr>
          <w:t>01</w:t>
        </w:r>
        <w:r w:rsidR="00FD5EDD" w:rsidRPr="0053469D">
          <w:rPr>
            <w:rFonts w:cs="Times New Roman"/>
            <w:iCs/>
            <w:sz w:val="28"/>
            <w:szCs w:val="28"/>
            <w:lang w:val="pt-BR"/>
          </w:rPr>
          <w:t xml:space="preserve"> </w:t>
        </w:r>
      </w:ins>
      <w:del w:id="68" w:author="Nguyen Xuan Hiep (ATHTTCTD)" w:date="2025-09-29T13:34:00Z">
        <w:r w:rsidRPr="0053469D" w:rsidDel="00FD5EDD">
          <w:rPr>
            <w:rFonts w:cs="Times New Roman"/>
            <w:iCs/>
            <w:sz w:val="28"/>
            <w:szCs w:val="28"/>
            <w:lang w:val="pt-BR"/>
          </w:rPr>
          <w:delText xml:space="preserve">tháng     </w:delText>
        </w:r>
      </w:del>
      <w:ins w:id="69" w:author="Nguyen Xuan Hiep (ATHTTCTD)" w:date="2025-09-29T13:34:00Z">
        <w:r w:rsidR="00FD5EDD" w:rsidRPr="0053469D">
          <w:rPr>
            <w:rFonts w:cs="Times New Roman"/>
            <w:iCs/>
            <w:sz w:val="28"/>
            <w:szCs w:val="28"/>
            <w:lang w:val="pt-BR"/>
          </w:rPr>
          <w:t>tháng </w:t>
        </w:r>
        <w:r w:rsidR="00FD5EDD">
          <w:rPr>
            <w:rFonts w:cs="Times New Roman"/>
            <w:iCs/>
            <w:sz w:val="28"/>
            <w:szCs w:val="28"/>
            <w:lang w:val="pt-BR"/>
          </w:rPr>
          <w:t>11</w:t>
        </w:r>
        <w:r w:rsidR="00FD5EDD" w:rsidRPr="0053469D">
          <w:rPr>
            <w:rFonts w:cs="Times New Roman"/>
            <w:iCs/>
            <w:sz w:val="28"/>
            <w:szCs w:val="28"/>
            <w:lang w:val="pt-BR"/>
          </w:rPr>
          <w:t xml:space="preserve"> </w:t>
        </w:r>
      </w:ins>
      <w:r w:rsidRPr="0053469D">
        <w:rPr>
          <w:rFonts w:cs="Times New Roman"/>
          <w:iCs/>
          <w:sz w:val="28"/>
          <w:szCs w:val="28"/>
          <w:lang w:val="pt-BR"/>
        </w:rPr>
        <w:t>năm 2025, trừ quy định tại khoản 3 Điều này.</w:t>
      </w:r>
    </w:p>
    <w:p w14:paraId="2A97F4C2" w14:textId="58E266C6" w:rsidR="0014613A" w:rsidRPr="0053469D" w:rsidRDefault="0014613A" w:rsidP="0053469D">
      <w:pPr>
        <w:widowControl w:val="0"/>
        <w:tabs>
          <w:tab w:val="left" w:pos="709"/>
        </w:tabs>
        <w:spacing w:line="264" w:lineRule="auto"/>
        <w:ind w:firstLine="709"/>
        <w:rPr>
          <w:rFonts w:cs="Times New Roman"/>
          <w:iCs/>
          <w:spacing w:val="-2"/>
          <w:sz w:val="28"/>
          <w:szCs w:val="28"/>
          <w:lang w:val="pt-BR"/>
        </w:rPr>
      </w:pPr>
      <w:r w:rsidRPr="0053469D">
        <w:rPr>
          <w:rFonts w:cs="Times New Roman"/>
          <w:iCs/>
          <w:spacing w:val="-2"/>
          <w:sz w:val="28"/>
          <w:szCs w:val="28"/>
          <w:lang w:val="pt-BR"/>
        </w:rPr>
        <w:t xml:space="preserve">3. </w:t>
      </w:r>
      <w:r w:rsidR="00BB3548">
        <w:rPr>
          <w:rFonts w:cs="Times New Roman"/>
          <w:iCs/>
          <w:spacing w:val="-2"/>
          <w:sz w:val="28"/>
          <w:szCs w:val="28"/>
          <w:lang w:val="pt-BR"/>
        </w:rPr>
        <w:t xml:space="preserve">Việc </w:t>
      </w:r>
      <w:r w:rsidR="00BB3548" w:rsidRPr="008576F7">
        <w:rPr>
          <w:rFonts w:cs="Times New Roman"/>
          <w:iCs/>
          <w:spacing w:val="-2"/>
          <w:sz w:val="28"/>
          <w:szCs w:val="28"/>
          <w:lang w:val="pt-BR"/>
        </w:rPr>
        <w:t>xếp hạng tổ chức tín dụng, chi nhánh ngân hàng nước ngoài cho năm xếp hạng 2025</w:t>
      </w:r>
      <w:r w:rsidRPr="0053469D">
        <w:rPr>
          <w:rFonts w:cs="Times New Roman"/>
          <w:iCs/>
          <w:spacing w:val="-2"/>
          <w:sz w:val="28"/>
          <w:szCs w:val="28"/>
          <w:lang w:val="pt-BR"/>
        </w:rPr>
        <w:t xml:space="preserve"> </w:t>
      </w:r>
      <w:r w:rsidR="00BB3548">
        <w:rPr>
          <w:rFonts w:cs="Times New Roman"/>
          <w:iCs/>
          <w:spacing w:val="-2"/>
          <w:sz w:val="28"/>
          <w:szCs w:val="28"/>
          <w:lang w:val="pt-BR"/>
        </w:rPr>
        <w:t xml:space="preserve">được thực hiện theo </w:t>
      </w:r>
      <w:r w:rsidRPr="0053469D">
        <w:rPr>
          <w:rFonts w:cs="Times New Roman"/>
          <w:iCs/>
          <w:spacing w:val="-2"/>
          <w:sz w:val="28"/>
          <w:szCs w:val="28"/>
          <w:lang w:val="pt-BR"/>
        </w:rPr>
        <w:t>quy định tại Thông tư số 52/2018/TT-NHNN và Thông tư số 23/2021/TT-NHNN</w:t>
      </w:r>
      <w:r w:rsidR="00BB3548">
        <w:rPr>
          <w:rFonts w:cs="Times New Roman"/>
          <w:iCs/>
          <w:spacing w:val="-2"/>
          <w:sz w:val="28"/>
          <w:szCs w:val="28"/>
          <w:lang w:val="pt-BR"/>
        </w:rPr>
        <w:t xml:space="preserve">. Trách nhiệm của các đơn vị </w:t>
      </w:r>
      <w:r w:rsidR="00D04165">
        <w:rPr>
          <w:rFonts w:cs="Times New Roman"/>
          <w:iCs/>
          <w:spacing w:val="-2"/>
          <w:sz w:val="28"/>
          <w:szCs w:val="28"/>
          <w:lang w:val="pt-BR"/>
        </w:rPr>
        <w:t xml:space="preserve">thuộc Ngân hàng Nhà nước trong việc </w:t>
      </w:r>
      <w:r w:rsidR="00BB3548">
        <w:rPr>
          <w:rFonts w:cs="Times New Roman"/>
          <w:iCs/>
          <w:spacing w:val="-2"/>
          <w:sz w:val="28"/>
          <w:szCs w:val="28"/>
          <w:lang w:val="pt-BR"/>
        </w:rPr>
        <w:t xml:space="preserve">thực hiện xếp hạng </w:t>
      </w:r>
      <w:r w:rsidR="00D04165" w:rsidRPr="008576F7">
        <w:rPr>
          <w:rFonts w:cs="Times New Roman"/>
          <w:iCs/>
          <w:spacing w:val="-2"/>
          <w:sz w:val="28"/>
          <w:szCs w:val="28"/>
          <w:lang w:val="pt-BR"/>
        </w:rPr>
        <w:t>tổ chức tín dụng, chi nhánh ngân hàng nước ngoài</w:t>
      </w:r>
      <w:r w:rsidR="00D04165">
        <w:rPr>
          <w:rFonts w:cs="Times New Roman"/>
          <w:iCs/>
          <w:spacing w:val="-2"/>
          <w:sz w:val="28"/>
          <w:szCs w:val="28"/>
          <w:lang w:val="pt-BR"/>
        </w:rPr>
        <w:t xml:space="preserve"> cho năm xếp hạng 2025 </w:t>
      </w:r>
      <w:r w:rsidR="00BB3548">
        <w:rPr>
          <w:rFonts w:cs="Times New Roman"/>
          <w:iCs/>
          <w:spacing w:val="-2"/>
          <w:sz w:val="28"/>
          <w:szCs w:val="28"/>
          <w:lang w:val="pt-BR"/>
        </w:rPr>
        <w:t xml:space="preserve">được </w:t>
      </w:r>
      <w:r w:rsidR="00D04165">
        <w:rPr>
          <w:rFonts w:cs="Times New Roman"/>
          <w:iCs/>
          <w:spacing w:val="-2"/>
          <w:sz w:val="28"/>
          <w:szCs w:val="28"/>
          <w:lang w:val="pt-BR"/>
        </w:rPr>
        <w:t xml:space="preserve">thực hiện theo </w:t>
      </w:r>
      <w:r w:rsidR="00BB3548">
        <w:rPr>
          <w:rFonts w:cs="Times New Roman"/>
          <w:iCs/>
          <w:spacing w:val="-2"/>
          <w:sz w:val="28"/>
          <w:szCs w:val="28"/>
          <w:lang w:val="pt-BR"/>
        </w:rPr>
        <w:t>quy định tại Thông tư này.</w:t>
      </w:r>
    </w:p>
    <w:p w14:paraId="62542C4F" w14:textId="1BFF9156" w:rsidR="00864799" w:rsidRPr="000F37A1" w:rsidRDefault="00864799" w:rsidP="0053469D">
      <w:pPr>
        <w:widowControl w:val="0"/>
        <w:tabs>
          <w:tab w:val="left" w:pos="709"/>
        </w:tabs>
        <w:spacing w:line="264" w:lineRule="auto"/>
        <w:ind w:firstLine="709"/>
        <w:rPr>
          <w:rFonts w:cs="Times New Roman"/>
          <w:b/>
          <w:sz w:val="28"/>
          <w:szCs w:val="28"/>
          <w:lang w:val="nl-NL"/>
        </w:rPr>
      </w:pPr>
      <w:bookmarkStart w:id="70" w:name="dieu_28"/>
      <w:r w:rsidRPr="000F37A1">
        <w:rPr>
          <w:rFonts w:cs="Times New Roman"/>
          <w:b/>
          <w:sz w:val="28"/>
          <w:szCs w:val="28"/>
          <w:lang w:val="nl-NL"/>
        </w:rPr>
        <w:t xml:space="preserve">Điều </w:t>
      </w:r>
      <w:r w:rsidR="00466372" w:rsidRPr="000F37A1">
        <w:rPr>
          <w:rFonts w:cs="Times New Roman"/>
          <w:b/>
          <w:sz w:val="28"/>
          <w:szCs w:val="28"/>
          <w:lang w:val="nl-NL"/>
        </w:rPr>
        <w:t>30</w:t>
      </w:r>
      <w:r w:rsidRPr="000F37A1">
        <w:rPr>
          <w:rFonts w:cs="Times New Roman"/>
          <w:b/>
          <w:sz w:val="28"/>
          <w:szCs w:val="28"/>
          <w:lang w:val="nl-NL"/>
        </w:rPr>
        <w:t>. Tổ chức thực hiện</w:t>
      </w:r>
      <w:bookmarkEnd w:id="70"/>
      <w:r w:rsidRPr="000F37A1">
        <w:rPr>
          <w:rFonts w:cs="Times New Roman"/>
          <w:b/>
          <w:sz w:val="28"/>
          <w:szCs w:val="28"/>
          <w:lang w:val="nl-NL"/>
        </w:rPr>
        <w:t xml:space="preserve"> </w:t>
      </w:r>
    </w:p>
    <w:p w14:paraId="5234BEAC" w14:textId="592D4B9C" w:rsidR="00CA0CBD" w:rsidRPr="000F37A1" w:rsidRDefault="00CA0CBD" w:rsidP="0053469D">
      <w:pPr>
        <w:widowControl w:val="0"/>
        <w:tabs>
          <w:tab w:val="left" w:pos="709"/>
        </w:tabs>
        <w:spacing w:line="252" w:lineRule="auto"/>
        <w:ind w:firstLine="709"/>
        <w:rPr>
          <w:rFonts w:cs="Times New Roman"/>
          <w:iCs/>
          <w:sz w:val="28"/>
          <w:szCs w:val="28"/>
          <w:lang w:val="nl-NL"/>
        </w:rPr>
      </w:pPr>
      <w:r w:rsidRPr="000F37A1">
        <w:rPr>
          <w:rFonts w:cs="Times New Roman"/>
          <w:iCs/>
          <w:sz w:val="28"/>
          <w:szCs w:val="28"/>
          <w:lang w:val="nl-NL"/>
        </w:rPr>
        <w:lastRenderedPageBreak/>
        <w:t>Thủ trưởng các đơn vị thuộc Ngân hàng Nhà nước, các tổ chức tín dụng, chi nhánh ngân hàng nước ngoài chịu trách nhiệm tổ chức thực hiện Thông tư này./.</w:t>
      </w:r>
    </w:p>
    <w:p w14:paraId="44E76BA1" w14:textId="77777777" w:rsidR="00FB3B7F" w:rsidRPr="000F37A1" w:rsidRDefault="00FB3B7F" w:rsidP="00AB40D9">
      <w:pPr>
        <w:widowControl w:val="0"/>
        <w:tabs>
          <w:tab w:val="left" w:pos="709"/>
        </w:tabs>
        <w:spacing w:before="0" w:after="0"/>
        <w:ind w:firstLine="709"/>
        <w:rPr>
          <w:rFonts w:cs="Times New Roman"/>
          <w:iCs/>
          <w:sz w:val="16"/>
          <w:szCs w:val="28"/>
          <w:lang w:val="nl-NL"/>
        </w:rPr>
      </w:pPr>
    </w:p>
    <w:tbl>
      <w:tblPr>
        <w:tblW w:w="0" w:type="auto"/>
        <w:tblLook w:val="01E0" w:firstRow="1" w:lastRow="1" w:firstColumn="1" w:lastColumn="1" w:noHBand="0" w:noVBand="0"/>
      </w:tblPr>
      <w:tblGrid>
        <w:gridCol w:w="4765"/>
        <w:gridCol w:w="4091"/>
      </w:tblGrid>
      <w:tr w:rsidR="000F37A1" w:rsidRPr="000F37A1" w14:paraId="365974CF" w14:textId="77777777" w:rsidTr="007B2000">
        <w:tc>
          <w:tcPr>
            <w:tcW w:w="4765" w:type="dxa"/>
          </w:tcPr>
          <w:p w14:paraId="447CF162" w14:textId="7BB9D7A3" w:rsidR="00466372" w:rsidRPr="000F37A1" w:rsidRDefault="00466372" w:rsidP="00CD3F21">
            <w:pPr>
              <w:widowControl w:val="0"/>
              <w:spacing w:before="0" w:after="0"/>
              <w:jc w:val="left"/>
              <w:rPr>
                <w:rFonts w:eastAsia="Times New Roman" w:cs="Times New Roman"/>
                <w:sz w:val="22"/>
              </w:rPr>
            </w:pPr>
            <w:r w:rsidRPr="000F37A1">
              <w:rPr>
                <w:rFonts w:eastAsia="Times New Roman" w:cs="Times New Roman"/>
                <w:b/>
                <w:bCs/>
                <w:i/>
                <w:iCs/>
                <w:szCs w:val="24"/>
                <w:lang w:val="vi-VN"/>
              </w:rPr>
              <w:t>Nơi nhận:</w:t>
            </w:r>
            <w:r w:rsidRPr="000F37A1">
              <w:rPr>
                <w:rFonts w:eastAsia="Times New Roman" w:cs="Times New Roman"/>
                <w:b/>
                <w:bCs/>
                <w:i/>
                <w:iCs/>
                <w:sz w:val="20"/>
                <w:szCs w:val="20"/>
              </w:rPr>
              <w:br/>
            </w:r>
            <w:r w:rsidRPr="000F37A1">
              <w:rPr>
                <w:rFonts w:eastAsia="Times New Roman" w:cs="Times New Roman"/>
                <w:sz w:val="22"/>
                <w:lang w:val="vi-VN"/>
              </w:rPr>
              <w:t>- Ban Lãnh đạo NHNN;</w:t>
            </w:r>
            <w:r w:rsidRPr="000F37A1">
              <w:rPr>
                <w:rFonts w:eastAsia="Times New Roman" w:cs="Times New Roman"/>
                <w:sz w:val="22"/>
                <w:lang w:val="vi-VN"/>
              </w:rPr>
              <w:br/>
            </w:r>
            <w:r w:rsidRPr="000F37A1">
              <w:rPr>
                <w:rFonts w:eastAsia="Times New Roman" w:cs="Times New Roman"/>
                <w:sz w:val="22"/>
              </w:rPr>
              <w:t>- Văn phòng Chính phủ;</w:t>
            </w:r>
          </w:p>
          <w:p w14:paraId="08451180" w14:textId="77777777" w:rsidR="00466372" w:rsidRPr="000F37A1" w:rsidRDefault="00466372" w:rsidP="00CD3F21">
            <w:pPr>
              <w:widowControl w:val="0"/>
              <w:spacing w:before="0" w:after="0"/>
              <w:jc w:val="left"/>
              <w:rPr>
                <w:rFonts w:eastAsia="Times New Roman" w:cs="Times New Roman"/>
                <w:sz w:val="22"/>
              </w:rPr>
            </w:pPr>
            <w:r w:rsidRPr="000F37A1">
              <w:rPr>
                <w:rFonts w:eastAsia="Times New Roman" w:cs="Times New Roman"/>
                <w:sz w:val="22"/>
                <w:lang w:val="vi-VN"/>
              </w:rPr>
              <w:t>- Bộ Tư pháp (để kiểm tra);</w:t>
            </w:r>
            <w:r w:rsidRPr="000F37A1">
              <w:rPr>
                <w:rFonts w:eastAsia="Times New Roman" w:cs="Times New Roman"/>
                <w:sz w:val="22"/>
                <w:lang w:val="vi-VN"/>
              </w:rPr>
              <w:br/>
              <w:t>- Công báo;</w:t>
            </w:r>
          </w:p>
          <w:p w14:paraId="72298868" w14:textId="7022795F" w:rsidR="00466372" w:rsidRPr="000F37A1" w:rsidRDefault="00466372" w:rsidP="00CD3F21">
            <w:pPr>
              <w:widowControl w:val="0"/>
              <w:spacing w:before="0" w:after="0"/>
              <w:jc w:val="left"/>
              <w:rPr>
                <w:rFonts w:eastAsia="Times New Roman" w:cs="Times New Roman"/>
                <w:sz w:val="22"/>
              </w:rPr>
            </w:pPr>
            <w:r w:rsidRPr="000F37A1">
              <w:rPr>
                <w:rFonts w:eastAsia="Times New Roman" w:cs="Times New Roman"/>
                <w:sz w:val="22"/>
              </w:rPr>
              <w:t>- Các đơn vị thuộc NHNN;</w:t>
            </w:r>
          </w:p>
          <w:p w14:paraId="74646B93" w14:textId="2226E93E" w:rsidR="00644813" w:rsidRDefault="00466372" w:rsidP="00C55624">
            <w:pPr>
              <w:widowControl w:val="0"/>
              <w:spacing w:before="0" w:after="0"/>
              <w:ind w:right="-129"/>
              <w:jc w:val="left"/>
              <w:rPr>
                <w:rFonts w:eastAsia="Times New Roman" w:cs="Times New Roman"/>
                <w:spacing w:val="-2"/>
                <w:sz w:val="22"/>
              </w:rPr>
            </w:pPr>
            <w:r w:rsidRPr="000F37A1">
              <w:rPr>
                <w:rFonts w:eastAsia="Times New Roman" w:cs="Times New Roman"/>
                <w:sz w:val="22"/>
              </w:rPr>
              <w:t xml:space="preserve">- </w:t>
            </w:r>
            <w:r w:rsidR="006D5104">
              <w:rPr>
                <w:rFonts w:eastAsia="Times New Roman" w:cs="Times New Roman"/>
                <w:spacing w:val="-2"/>
                <w:sz w:val="22"/>
              </w:rPr>
              <w:t xml:space="preserve">Ngân hàng thương mại, ngân hàng hợp tác xã, </w:t>
            </w:r>
          </w:p>
          <w:p w14:paraId="42ABDEA0" w14:textId="4B7FE807" w:rsidR="00466372" w:rsidRPr="000F37A1" w:rsidRDefault="006D5104" w:rsidP="00C55624">
            <w:pPr>
              <w:widowControl w:val="0"/>
              <w:spacing w:before="0" w:after="0"/>
              <w:ind w:right="-129"/>
              <w:jc w:val="left"/>
              <w:rPr>
                <w:rFonts w:eastAsia="Times New Roman" w:cs="Times New Roman"/>
                <w:spacing w:val="-2"/>
                <w:sz w:val="22"/>
              </w:rPr>
            </w:pPr>
            <w:r>
              <w:rPr>
                <w:rFonts w:eastAsia="Times New Roman" w:cs="Times New Roman"/>
                <w:spacing w:val="-2"/>
                <w:sz w:val="22"/>
              </w:rPr>
              <w:t>tổ chức tín dụng phi ngân hàng</w:t>
            </w:r>
            <w:r w:rsidR="00466372" w:rsidRPr="000F37A1">
              <w:rPr>
                <w:rFonts w:eastAsia="Times New Roman" w:cs="Times New Roman"/>
                <w:spacing w:val="-2"/>
                <w:sz w:val="22"/>
              </w:rPr>
              <w:t>, chi nhánh ngân hàng nước ngoài;</w:t>
            </w:r>
          </w:p>
          <w:p w14:paraId="2AD4CC73" w14:textId="23E87156" w:rsidR="00466372" w:rsidRPr="000F37A1" w:rsidRDefault="00466372" w:rsidP="00CD3F21">
            <w:pPr>
              <w:widowControl w:val="0"/>
              <w:spacing w:before="0" w:after="0"/>
              <w:jc w:val="left"/>
              <w:rPr>
                <w:rFonts w:eastAsia="Times New Roman" w:cs="Times New Roman"/>
                <w:sz w:val="22"/>
              </w:rPr>
            </w:pPr>
            <w:r w:rsidRPr="000F37A1">
              <w:rPr>
                <w:rFonts w:eastAsia="Times New Roman" w:cs="Times New Roman"/>
                <w:sz w:val="22"/>
              </w:rPr>
              <w:t>- Cổng thông tin điện tử NHNN;</w:t>
            </w:r>
          </w:p>
          <w:p w14:paraId="63E23B5D" w14:textId="49981B6B" w:rsidR="00864799" w:rsidRPr="000F37A1" w:rsidRDefault="00466372">
            <w:pPr>
              <w:spacing w:before="0" w:after="0"/>
              <w:rPr>
                <w:rFonts w:cs="Times New Roman"/>
                <w:sz w:val="28"/>
                <w:szCs w:val="28"/>
              </w:rPr>
            </w:pPr>
            <w:r w:rsidRPr="000F37A1">
              <w:rPr>
                <w:rFonts w:eastAsia="Times New Roman" w:cs="Times New Roman"/>
                <w:sz w:val="22"/>
                <w:lang w:val="vi-VN"/>
              </w:rPr>
              <w:t xml:space="preserve">- Lưu: VP, PC, </w:t>
            </w:r>
            <w:r w:rsidRPr="000F37A1">
              <w:rPr>
                <w:rFonts w:eastAsia="Times New Roman" w:cs="Times New Roman"/>
                <w:sz w:val="22"/>
              </w:rPr>
              <w:t>ATHT5</w:t>
            </w:r>
            <w:r w:rsidRPr="000F37A1">
              <w:rPr>
                <w:rFonts w:eastAsia="Times New Roman" w:cs="Times New Roman"/>
                <w:sz w:val="22"/>
                <w:lang w:val="vi-VN"/>
              </w:rPr>
              <w:t>.</w:t>
            </w:r>
          </w:p>
        </w:tc>
        <w:tc>
          <w:tcPr>
            <w:tcW w:w="4091" w:type="dxa"/>
          </w:tcPr>
          <w:p w14:paraId="7677C69C" w14:textId="7B80B223" w:rsidR="00E85F0D" w:rsidRPr="000F37A1" w:rsidRDefault="00864799" w:rsidP="002B1745">
            <w:pPr>
              <w:jc w:val="center"/>
              <w:rPr>
                <w:rFonts w:cs="Times New Roman"/>
                <w:b/>
                <w:sz w:val="28"/>
                <w:szCs w:val="28"/>
              </w:rPr>
            </w:pPr>
            <w:r w:rsidRPr="000F37A1">
              <w:rPr>
                <w:rFonts w:cs="Times New Roman"/>
                <w:b/>
                <w:sz w:val="26"/>
                <w:szCs w:val="28"/>
              </w:rPr>
              <w:t>THỐNG ĐỐC</w:t>
            </w:r>
            <w:r w:rsidRPr="000F37A1">
              <w:rPr>
                <w:rFonts w:cs="Times New Roman"/>
                <w:sz w:val="26"/>
                <w:szCs w:val="28"/>
              </w:rPr>
              <w:br/>
            </w:r>
            <w:r w:rsidRPr="000F37A1">
              <w:rPr>
                <w:rFonts w:cs="Times New Roman"/>
                <w:b/>
                <w:sz w:val="28"/>
                <w:szCs w:val="28"/>
              </w:rPr>
              <w:br/>
            </w:r>
            <w:r w:rsidRPr="000F37A1">
              <w:rPr>
                <w:rFonts w:cs="Times New Roman"/>
                <w:b/>
                <w:sz w:val="28"/>
                <w:szCs w:val="28"/>
              </w:rPr>
              <w:br/>
            </w:r>
            <w:r w:rsidRPr="000F37A1">
              <w:rPr>
                <w:rFonts w:cs="Times New Roman"/>
                <w:b/>
                <w:sz w:val="28"/>
                <w:szCs w:val="28"/>
              </w:rPr>
              <w:br/>
            </w:r>
          </w:p>
          <w:p w14:paraId="675207DC" w14:textId="41F1DB53" w:rsidR="00D67339" w:rsidRPr="000F37A1" w:rsidRDefault="00864799" w:rsidP="002B1745">
            <w:pPr>
              <w:jc w:val="center"/>
              <w:rPr>
                <w:rFonts w:cs="Times New Roman"/>
                <w:b/>
                <w:sz w:val="28"/>
                <w:szCs w:val="28"/>
              </w:rPr>
            </w:pPr>
            <w:r w:rsidRPr="000F37A1">
              <w:rPr>
                <w:rFonts w:cs="Times New Roman"/>
                <w:b/>
                <w:sz w:val="28"/>
                <w:szCs w:val="28"/>
              </w:rPr>
              <w:br/>
            </w:r>
          </w:p>
          <w:p w14:paraId="0714A6E5" w14:textId="77777777" w:rsidR="00C55624" w:rsidRPr="000F37A1" w:rsidRDefault="00C55624" w:rsidP="002B1745">
            <w:pPr>
              <w:jc w:val="center"/>
              <w:rPr>
                <w:rFonts w:cs="Times New Roman"/>
                <w:b/>
                <w:sz w:val="28"/>
                <w:szCs w:val="28"/>
              </w:rPr>
            </w:pPr>
          </w:p>
          <w:p w14:paraId="33F0C244" w14:textId="133EECAB" w:rsidR="00864799" w:rsidRPr="000F37A1" w:rsidRDefault="00864799" w:rsidP="00AB40D9">
            <w:pPr>
              <w:spacing w:before="0" w:after="0"/>
              <w:jc w:val="center"/>
              <w:rPr>
                <w:rFonts w:cs="Times New Roman"/>
                <w:b/>
                <w:sz w:val="28"/>
                <w:szCs w:val="28"/>
              </w:rPr>
            </w:pPr>
          </w:p>
        </w:tc>
      </w:tr>
    </w:tbl>
    <w:p w14:paraId="63709FBB" w14:textId="77777777" w:rsidR="005209D3" w:rsidRPr="000F37A1" w:rsidRDefault="005209D3" w:rsidP="00A27488">
      <w:pPr>
        <w:spacing w:after="0"/>
        <w:rPr>
          <w:rFonts w:cs="Times New Roman"/>
          <w:sz w:val="28"/>
          <w:szCs w:val="28"/>
        </w:rPr>
      </w:pPr>
    </w:p>
    <w:sectPr w:rsidR="005209D3" w:rsidRPr="000F37A1" w:rsidSect="00C55624">
      <w:headerReference w:type="even" r:id="rId9"/>
      <w:headerReference w:type="default" r:id="rId10"/>
      <w:pgSz w:w="11906" w:h="16838"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E2D046" w14:textId="77777777" w:rsidR="000F6C73" w:rsidRDefault="000F6C73" w:rsidP="00864799">
      <w:pPr>
        <w:spacing w:before="0" w:after="0"/>
      </w:pPr>
      <w:r>
        <w:separator/>
      </w:r>
    </w:p>
  </w:endnote>
  <w:endnote w:type="continuationSeparator" w:id="0">
    <w:p w14:paraId="6B237114" w14:textId="77777777" w:rsidR="000F6C73" w:rsidRDefault="000F6C73" w:rsidP="008647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NTime">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Angsana New">
    <w:panose1 w:val="02020603050405020304"/>
    <w:charset w:val="DE"/>
    <w:family w:val="roman"/>
    <w:notTrueType/>
    <w:pitch w:val="variable"/>
    <w:sig w:usb0="01000001" w:usb1="00000000" w:usb2="00000000" w:usb3="00000000" w:csb0="00010000" w:csb1="00000000"/>
  </w:font>
  <w:font w:name="Arial,">
    <w:charset w:val="00"/>
    <w:family w:val="auto"/>
    <w:pitch w:val="default"/>
  </w:font>
  <w:font w:name="PdTimeH">
    <w:charset w:val="00"/>
    <w:family w:val="auto"/>
    <w:pitch w:val="default"/>
  </w:font>
  <w:font w:name=".VnAvantH">
    <w:altName w:val="Courier New"/>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charset w:val="00"/>
    <w:family w:val="auto"/>
    <w:pitch w:val="default"/>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charset w:val="00"/>
    <w:family w:val="auto"/>
    <w:pitch w:val="default"/>
  </w:font>
  <w:font w:name="AGaramond">
    <w:charset w:val="00"/>
    <w:family w:val="auto"/>
    <w:pitch w:val="default"/>
  </w:font>
  <w:font w:name=".VnClarendonH">
    <w:charset w:val="00"/>
    <w:family w:val="swiss"/>
    <w:pitch w:val="variable"/>
    <w:sig w:usb0="00000003" w:usb1="00000000" w:usb2="00000000" w:usb3="00000000" w:csb0="00000001" w:csb1="00000000"/>
  </w:font>
  <w:font w:name="VNAvantH">
    <w:charset w:val="00"/>
    <w:family w:val="auto"/>
    <w:pitch w:val="default"/>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FreeSans">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64BF79" w14:textId="77777777" w:rsidR="000F6C73" w:rsidRDefault="000F6C73" w:rsidP="00864799">
      <w:pPr>
        <w:spacing w:before="0" w:after="0"/>
      </w:pPr>
      <w:r>
        <w:separator/>
      </w:r>
    </w:p>
  </w:footnote>
  <w:footnote w:type="continuationSeparator" w:id="0">
    <w:p w14:paraId="47BAA194" w14:textId="77777777" w:rsidR="000F6C73" w:rsidRDefault="000F6C73" w:rsidP="0086479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30E00" w14:textId="77777777" w:rsidR="00BB3548" w:rsidRPr="00367512" w:rsidRDefault="00BB3548" w:rsidP="002B1745">
    <w:pPr>
      <w:tabs>
        <w:tab w:val="left" w:pos="113"/>
        <w:tab w:val="center" w:pos="4820"/>
        <w:tab w:val="right" w:pos="9356"/>
        <w:tab w:val="right" w:pos="9526"/>
      </w:tabs>
      <w:jc w:val="right"/>
    </w:pPr>
  </w:p>
  <w:p w14:paraId="227CE337" w14:textId="77777777" w:rsidR="00BB3548" w:rsidRPr="00367512" w:rsidRDefault="00BB3548" w:rsidP="002B174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90</w:t>
    </w:r>
    <w:r w:rsidRPr="00367512">
      <w:fldChar w:fldCharType="end"/>
    </w:r>
    <w:r w:rsidRPr="00367512">
      <w:rPr>
        <w:rFonts w:ascii=".VnCentury Schoolbook" w:hAnsi=".VnCentury Schoolbook"/>
      </w:rPr>
      <w:tab/>
    </w:r>
    <w:r w:rsidRPr="002F1CEF">
      <w:t>CÔNG</w:t>
    </w:r>
    <w:r>
      <w:t xml:space="preserve"> </w:t>
    </w:r>
    <w:r w:rsidRPr="002F1CEF">
      <w:t>BÁO/Số</w:t>
    </w:r>
    <w:r>
      <w:t xml:space="preserve"> 157 </w:t>
    </w:r>
    <w:r w:rsidRPr="002F1CEF">
      <w:t>+</w:t>
    </w:r>
    <w:r>
      <w:t xml:space="preserve"> 158</w:t>
    </w:r>
    <w:r w:rsidRPr="002F1CEF">
      <w:t>/Ngày</w:t>
    </w:r>
    <w:r>
      <w:t xml:space="preserve"> 26-01-2022</w:t>
    </w:r>
  </w:p>
  <w:p w14:paraId="2C25829C" w14:textId="77777777" w:rsidR="00BB3548" w:rsidRPr="00367512" w:rsidRDefault="00BB3548" w:rsidP="002B1745">
    <w:pPr>
      <w:tabs>
        <w:tab w:val="left" w:pos="0"/>
        <w:tab w:val="center" w:pos="4678"/>
        <w:tab w:val="right" w:pos="9356"/>
      </w:tabs>
    </w:pPr>
    <w:r w:rsidRPr="00367512">
      <w:rPr>
        <w:noProof/>
        <w:sz w:val="20"/>
      </w:rPr>
      <mc:AlternateContent>
        <mc:Choice Requires="wpg">
          <w:drawing>
            <wp:anchor distT="0" distB="0" distL="114300" distR="114300" simplePos="0" relativeHeight="251659264" behindDoc="0" locked="0" layoutInCell="1" allowOverlap="1" wp14:anchorId="2C6C4195" wp14:editId="501CAF2B">
              <wp:simplePos x="0" y="0"/>
              <wp:positionH relativeFrom="column">
                <wp:posOffset>2946400</wp:posOffset>
              </wp:positionH>
              <wp:positionV relativeFrom="paragraph">
                <wp:posOffset>-2925445</wp:posOffset>
              </wp:positionV>
              <wp:extent cx="26670" cy="5939790"/>
              <wp:effectExtent l="8890" t="12065" r="13970" b="889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9" name="Line 5"/>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 name="Line 6"/>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F96970" id="Group 18" o:spid="_x0000_s1026" style="position:absolute;margin-left:232pt;margin-top:-230.35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">
              <v:line id="Line 5" o:spid="_x0000_s1027" style="position:absolute;visibility:visible;mso-wrap-style:square" from="15224,629" to="15224,10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mAhsEAAADbAAAADwAAAGRycy9kb3ducmV2LnhtbERPTYvCMBC9C/sfwgjeNFVE3K5RXEVY&#10;8CDVvextaMa22kxKErXurzeC4G0e73Nmi9bU4krOV5YVDAcJCOLc6ooLBb+HTX8KwgdkjbVlUnAn&#10;D4v5R2eGqbY3zui6D4WIIexTVFCG0KRS+rwkg35gG+LIHa0zGCJ0hdQObzHc1HKUJBNpsOLYUGJD&#10;q5Ly8/5iFEwPjV/fV38bu3On/2w7zmiM30r1uu3yC0SgNrzFL/ePjvM/4flLPEDO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uYCGwQAAANsAAAAPAAAAAAAAAAAAAAAA&#10;AKECAABkcnMvZG93bnJldi54bWxQSwUGAAAAAAQABAD5AAAAjwMAAAAA&#10;" strokeweight=".5pt"/>
              <v:line id="Line 6" o:spid="_x0000_s1028" style="position:absolute;visibility:visible;mso-wrap-style:square" from="15266,629" to="15266,10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jpsAAAADbAAAADwAAAGRycy9kb3ducmV2LnhtbERPTYvCMBC9C/6HMMLeNFVkka6x7FYE&#10;YQ9L1Yu3oZltq82kJFGrv94cBI+P973MetOKKznfWFYwnSQgiEurG64UHPab8QKED8gaW8uk4E4e&#10;stVwsMRU2xsXdN2FSsQQ9ikqqEPoUil9WZNBP7EdceT+rTMYInSV1A5vMdy0cpYkn9Jgw7Ghxo7y&#10;msrz7mIULPadX9/z48b+udOj+J0XNMcfpT5G/fcXiEB9eItf7q1WMIvr45f4A+Tq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Dv46bAAAAA2wAAAA8AAAAAAAAAAAAAAAAA&#10;oQIAAGRycy9kb3ducmV2LnhtbFBLBQYAAAAABAAEAPkAAACOAwAAAAA=&#10;" strokeweight=".5pt"/>
            </v:group>
          </w:pict>
        </mc:Fallback>
      </mc:AlternateConten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999811"/>
      <w:docPartObj>
        <w:docPartGallery w:val="Page Numbers (Top of Page)"/>
        <w:docPartUnique/>
      </w:docPartObj>
    </w:sdtPr>
    <w:sdtEndPr>
      <w:rPr>
        <w:noProof/>
        <w:sz w:val="26"/>
        <w:szCs w:val="26"/>
      </w:rPr>
    </w:sdtEndPr>
    <w:sdtContent>
      <w:p w14:paraId="2B9B4D95" w14:textId="379D15D9" w:rsidR="00BB3548" w:rsidRPr="00864799" w:rsidRDefault="00BB3548">
        <w:pPr>
          <w:pStyle w:val="Header"/>
          <w:jc w:val="center"/>
          <w:rPr>
            <w:sz w:val="26"/>
            <w:szCs w:val="26"/>
          </w:rPr>
        </w:pPr>
        <w:r w:rsidRPr="00864799">
          <w:rPr>
            <w:sz w:val="26"/>
            <w:szCs w:val="26"/>
          </w:rPr>
          <w:fldChar w:fldCharType="begin"/>
        </w:r>
        <w:r w:rsidRPr="00864799">
          <w:rPr>
            <w:sz w:val="26"/>
            <w:szCs w:val="26"/>
          </w:rPr>
          <w:instrText xml:space="preserve"> PAGE   \* MERGEFORMAT </w:instrText>
        </w:r>
        <w:r w:rsidRPr="00864799">
          <w:rPr>
            <w:sz w:val="26"/>
            <w:szCs w:val="26"/>
          </w:rPr>
          <w:fldChar w:fldCharType="separate"/>
        </w:r>
        <w:r w:rsidR="00F25ED4">
          <w:rPr>
            <w:noProof/>
            <w:sz w:val="26"/>
            <w:szCs w:val="26"/>
          </w:rPr>
          <w:t>2</w:t>
        </w:r>
        <w:r w:rsidRPr="00864799">
          <w:rPr>
            <w:noProof/>
            <w:sz w:val="26"/>
            <w:szCs w:val="26"/>
          </w:rPr>
          <w:fldChar w:fldCharType="end"/>
        </w:r>
      </w:p>
    </w:sdtContent>
  </w:sdt>
  <w:p w14:paraId="7FFC04A6" w14:textId="77777777" w:rsidR="00BB3548" w:rsidRDefault="00BB35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178F7380"/>
    <w:multiLevelType w:val="hybridMultilevel"/>
    <w:tmpl w:val="E9540344"/>
    <w:lvl w:ilvl="0" w:tplc="95405E44">
      <w:start w:val="7"/>
      <w:numFmt w:val="bullet"/>
      <w:lvlText w:val="-"/>
      <w:lvlJc w:val="left"/>
      <w:pPr>
        <w:ind w:left="0" w:hanging="360"/>
      </w:pPr>
      <w:rPr>
        <w:rFonts w:ascii="Times New Roman" w:eastAsia="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7">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1">
    <w:nsid w:val="39C74B9D"/>
    <w:multiLevelType w:val="hybridMultilevel"/>
    <w:tmpl w:val="38BE1E86"/>
    <w:lvl w:ilvl="0" w:tplc="EB5CBA8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4">
    <w:nsid w:val="589A59E2"/>
    <w:multiLevelType w:val="hybridMultilevel"/>
    <w:tmpl w:val="64D496C8"/>
    <w:lvl w:ilvl="0" w:tplc="EA625E56">
      <w:start w:val="4"/>
      <w:numFmt w:val="bullet"/>
      <w:lvlText w:val="-"/>
      <w:lvlJc w:val="left"/>
      <w:pPr>
        <w:ind w:left="720" w:hanging="360"/>
      </w:pPr>
      <w:rPr>
        <w:rFonts w:ascii="Times New Roman" w:eastAsia="Arial" w:hAnsi="Times New Roman" w:cs="Times New Roman" w:hint="default"/>
        <w: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6">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61914442"/>
    <w:multiLevelType w:val="multilevel"/>
    <w:tmpl w:val="61914442"/>
    <w:lvl w:ilvl="0">
      <w:start w:val="1"/>
      <w:numFmt w:val="decimal"/>
      <w:lvlText w:val="%1."/>
      <w:lvlJc w:val="left"/>
      <w:pPr>
        <w:ind w:left="488" w:hanging="360"/>
      </w:pPr>
      <w:rPr>
        <w:rFonts w:hint="default"/>
      </w:rPr>
    </w:lvl>
    <w:lvl w:ilvl="1">
      <w:start w:val="1"/>
      <w:numFmt w:val="lowerLetter"/>
      <w:lvlText w:val="%2."/>
      <w:lvlJc w:val="left"/>
      <w:pPr>
        <w:ind w:left="1208" w:hanging="360"/>
      </w:pPr>
    </w:lvl>
    <w:lvl w:ilvl="2">
      <w:start w:val="1"/>
      <w:numFmt w:val="lowerRoman"/>
      <w:lvlText w:val="%3."/>
      <w:lvlJc w:val="right"/>
      <w:pPr>
        <w:ind w:left="1928" w:hanging="180"/>
      </w:pPr>
    </w:lvl>
    <w:lvl w:ilvl="3">
      <w:start w:val="1"/>
      <w:numFmt w:val="decimal"/>
      <w:lvlText w:val="%4."/>
      <w:lvlJc w:val="left"/>
      <w:pPr>
        <w:ind w:left="2648" w:hanging="360"/>
      </w:pPr>
    </w:lvl>
    <w:lvl w:ilvl="4">
      <w:start w:val="1"/>
      <w:numFmt w:val="lowerLetter"/>
      <w:lvlText w:val="%5."/>
      <w:lvlJc w:val="left"/>
      <w:pPr>
        <w:ind w:left="3368" w:hanging="360"/>
      </w:pPr>
    </w:lvl>
    <w:lvl w:ilvl="5">
      <w:start w:val="1"/>
      <w:numFmt w:val="lowerRoman"/>
      <w:lvlText w:val="%6."/>
      <w:lvlJc w:val="right"/>
      <w:pPr>
        <w:ind w:left="4088" w:hanging="180"/>
      </w:pPr>
    </w:lvl>
    <w:lvl w:ilvl="6">
      <w:start w:val="1"/>
      <w:numFmt w:val="decimal"/>
      <w:lvlText w:val="%7."/>
      <w:lvlJc w:val="left"/>
      <w:pPr>
        <w:ind w:left="4808" w:hanging="360"/>
      </w:pPr>
    </w:lvl>
    <w:lvl w:ilvl="7">
      <w:start w:val="1"/>
      <w:numFmt w:val="lowerLetter"/>
      <w:lvlText w:val="%8."/>
      <w:lvlJc w:val="left"/>
      <w:pPr>
        <w:ind w:left="5528" w:hanging="360"/>
      </w:pPr>
    </w:lvl>
    <w:lvl w:ilvl="8">
      <w:start w:val="1"/>
      <w:numFmt w:val="lowerRoman"/>
      <w:lvlText w:val="%9."/>
      <w:lvlJc w:val="right"/>
      <w:pPr>
        <w:ind w:left="6248" w:hanging="180"/>
      </w:pPr>
    </w:lvl>
  </w:abstractNum>
  <w:abstractNum w:abstractNumId="18">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2">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3">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7">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8">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9">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4"/>
  </w:num>
  <w:num w:numId="2">
    <w:abstractNumId w:val="23"/>
  </w:num>
  <w:num w:numId="3">
    <w:abstractNumId w:val="7"/>
  </w:num>
  <w:num w:numId="4">
    <w:abstractNumId w:val="28"/>
  </w:num>
  <w:num w:numId="5">
    <w:abstractNumId w:val="15"/>
  </w:num>
  <w:num w:numId="6">
    <w:abstractNumId w:val="5"/>
  </w:num>
  <w:num w:numId="7">
    <w:abstractNumId w:val="29"/>
  </w:num>
  <w:num w:numId="8">
    <w:abstractNumId w:val="27"/>
  </w:num>
  <w:num w:numId="9">
    <w:abstractNumId w:val="13"/>
  </w:num>
  <w:num w:numId="10">
    <w:abstractNumId w:val="26"/>
  </w:num>
  <w:num w:numId="11">
    <w:abstractNumId w:val="10"/>
  </w:num>
  <w:num w:numId="12">
    <w:abstractNumId w:val="19"/>
  </w:num>
  <w:num w:numId="13">
    <w:abstractNumId w:val="22"/>
  </w:num>
  <w:num w:numId="14">
    <w:abstractNumId w:val="1"/>
  </w:num>
  <w:num w:numId="15">
    <w:abstractNumId w:val="8"/>
  </w:num>
  <w:num w:numId="16">
    <w:abstractNumId w:val="21"/>
  </w:num>
  <w:num w:numId="17">
    <w:abstractNumId w:val="20"/>
  </w:num>
  <w:num w:numId="18">
    <w:abstractNumId w:val="0"/>
  </w:num>
  <w:num w:numId="19">
    <w:abstractNumId w:val="3"/>
    <w:lvlOverride w:ilvl="0">
      <w:lvl w:ilvl="0">
        <w:start w:val="1"/>
        <w:numFmt w:val="decimal"/>
        <w:lvlText w:val="%1."/>
        <w:lvlJc w:val="left"/>
        <w:pPr>
          <w:tabs>
            <w:tab w:val="num" w:pos="5016"/>
          </w:tabs>
          <w:ind w:left="5016" w:hanging="390"/>
        </w:pPr>
        <w:rPr>
          <w:rFonts w:hint="default"/>
        </w:rPr>
      </w:lvl>
    </w:lvlOverride>
  </w:num>
  <w:num w:numId="20">
    <w:abstractNumId w:val="18"/>
  </w:num>
  <w:num w:numId="21">
    <w:abstractNumId w:val="16"/>
  </w:num>
  <w:num w:numId="22">
    <w:abstractNumId w:val="9"/>
  </w:num>
  <w:num w:numId="23">
    <w:abstractNumId w:val="2"/>
  </w:num>
  <w:num w:numId="24">
    <w:abstractNumId w:val="24"/>
  </w:num>
  <w:num w:numId="25">
    <w:abstractNumId w:val="12"/>
  </w:num>
  <w:num w:numId="26">
    <w:abstractNumId w:val="25"/>
  </w:num>
  <w:num w:numId="27">
    <w:abstractNumId w:val="17"/>
  </w:num>
  <w:num w:numId="28">
    <w:abstractNumId w:val="11"/>
  </w:num>
  <w:num w:numId="29">
    <w:abstractNumId w:val="6"/>
  </w:num>
  <w:num w:numId="3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guyen Xuan Hiep (ATHTTCTD)">
    <w15:presenceInfo w15:providerId="AD" w15:userId="S-1-5-21-3761574070-416689991-2235016704-4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F60"/>
    <w:rsid w:val="00010A30"/>
    <w:rsid w:val="00011839"/>
    <w:rsid w:val="00011E1E"/>
    <w:rsid w:val="00022A88"/>
    <w:rsid w:val="00026102"/>
    <w:rsid w:val="0003006E"/>
    <w:rsid w:val="00036A62"/>
    <w:rsid w:val="00054B59"/>
    <w:rsid w:val="00072590"/>
    <w:rsid w:val="00074B3A"/>
    <w:rsid w:val="0008542E"/>
    <w:rsid w:val="000A278F"/>
    <w:rsid w:val="000B1BD6"/>
    <w:rsid w:val="000B5232"/>
    <w:rsid w:val="000B777D"/>
    <w:rsid w:val="000C1368"/>
    <w:rsid w:val="000C1BE9"/>
    <w:rsid w:val="000C4148"/>
    <w:rsid w:val="000C5FA1"/>
    <w:rsid w:val="000C6378"/>
    <w:rsid w:val="000D0CDA"/>
    <w:rsid w:val="000E65DE"/>
    <w:rsid w:val="000E7C3B"/>
    <w:rsid w:val="000F18CE"/>
    <w:rsid w:val="000F37A1"/>
    <w:rsid w:val="000F654E"/>
    <w:rsid w:val="000F6C73"/>
    <w:rsid w:val="001006CA"/>
    <w:rsid w:val="00101E17"/>
    <w:rsid w:val="00105C11"/>
    <w:rsid w:val="001216D5"/>
    <w:rsid w:val="00121A9F"/>
    <w:rsid w:val="0012388B"/>
    <w:rsid w:val="00125F3E"/>
    <w:rsid w:val="0014613A"/>
    <w:rsid w:val="00152FD1"/>
    <w:rsid w:val="001627C3"/>
    <w:rsid w:val="00167D6A"/>
    <w:rsid w:val="001713A1"/>
    <w:rsid w:val="00194F2F"/>
    <w:rsid w:val="001B4A2D"/>
    <w:rsid w:val="001C3D32"/>
    <w:rsid w:val="001D6187"/>
    <w:rsid w:val="001D6530"/>
    <w:rsid w:val="001D663E"/>
    <w:rsid w:val="00201E69"/>
    <w:rsid w:val="002052A4"/>
    <w:rsid w:val="002059E9"/>
    <w:rsid w:val="00206602"/>
    <w:rsid w:val="00207F08"/>
    <w:rsid w:val="00212510"/>
    <w:rsid w:val="0022335E"/>
    <w:rsid w:val="00236C8B"/>
    <w:rsid w:val="00241330"/>
    <w:rsid w:val="002537BA"/>
    <w:rsid w:val="00264CAC"/>
    <w:rsid w:val="00280CED"/>
    <w:rsid w:val="002820FD"/>
    <w:rsid w:val="00282210"/>
    <w:rsid w:val="002829A0"/>
    <w:rsid w:val="0029195C"/>
    <w:rsid w:val="002A0697"/>
    <w:rsid w:val="002A62CA"/>
    <w:rsid w:val="002A78A3"/>
    <w:rsid w:val="002B1745"/>
    <w:rsid w:val="002B6FCC"/>
    <w:rsid w:val="002C38F8"/>
    <w:rsid w:val="002D48D7"/>
    <w:rsid w:val="002D68EB"/>
    <w:rsid w:val="002D752A"/>
    <w:rsid w:val="002E1F60"/>
    <w:rsid w:val="002E79BB"/>
    <w:rsid w:val="002F3357"/>
    <w:rsid w:val="00310B24"/>
    <w:rsid w:val="00310ED3"/>
    <w:rsid w:val="00314D36"/>
    <w:rsid w:val="00320E0F"/>
    <w:rsid w:val="00330F4C"/>
    <w:rsid w:val="003345AB"/>
    <w:rsid w:val="00337EF7"/>
    <w:rsid w:val="00340253"/>
    <w:rsid w:val="0034386F"/>
    <w:rsid w:val="003554EC"/>
    <w:rsid w:val="0036446F"/>
    <w:rsid w:val="00364B28"/>
    <w:rsid w:val="00380714"/>
    <w:rsid w:val="003830C4"/>
    <w:rsid w:val="003833BE"/>
    <w:rsid w:val="00383586"/>
    <w:rsid w:val="00394B14"/>
    <w:rsid w:val="003B0CE2"/>
    <w:rsid w:val="003B3494"/>
    <w:rsid w:val="003B7182"/>
    <w:rsid w:val="003B7FF6"/>
    <w:rsid w:val="003C2D0B"/>
    <w:rsid w:val="003C66BB"/>
    <w:rsid w:val="003E40F0"/>
    <w:rsid w:val="003E45A3"/>
    <w:rsid w:val="003E6A3F"/>
    <w:rsid w:val="003F2E37"/>
    <w:rsid w:val="003F54EA"/>
    <w:rsid w:val="003F7108"/>
    <w:rsid w:val="00407559"/>
    <w:rsid w:val="00411E59"/>
    <w:rsid w:val="0041272A"/>
    <w:rsid w:val="0042116F"/>
    <w:rsid w:val="00423356"/>
    <w:rsid w:val="00437DF3"/>
    <w:rsid w:val="00440B69"/>
    <w:rsid w:val="00444D2F"/>
    <w:rsid w:val="004505B6"/>
    <w:rsid w:val="00450D9E"/>
    <w:rsid w:val="00465BB3"/>
    <w:rsid w:val="00466372"/>
    <w:rsid w:val="00472890"/>
    <w:rsid w:val="004763FC"/>
    <w:rsid w:val="00482E9C"/>
    <w:rsid w:val="00493714"/>
    <w:rsid w:val="004A015A"/>
    <w:rsid w:val="004A2EE6"/>
    <w:rsid w:val="004A3F89"/>
    <w:rsid w:val="004B2FC1"/>
    <w:rsid w:val="004C1F12"/>
    <w:rsid w:val="004C3589"/>
    <w:rsid w:val="004D1233"/>
    <w:rsid w:val="004D3157"/>
    <w:rsid w:val="004E2D25"/>
    <w:rsid w:val="004E5F71"/>
    <w:rsid w:val="004F2070"/>
    <w:rsid w:val="004F69C7"/>
    <w:rsid w:val="00500075"/>
    <w:rsid w:val="00500831"/>
    <w:rsid w:val="0050084C"/>
    <w:rsid w:val="00500F8D"/>
    <w:rsid w:val="00507C8B"/>
    <w:rsid w:val="005209D3"/>
    <w:rsid w:val="00521293"/>
    <w:rsid w:val="005235AB"/>
    <w:rsid w:val="0053469D"/>
    <w:rsid w:val="00536ADF"/>
    <w:rsid w:val="00540120"/>
    <w:rsid w:val="00540EEA"/>
    <w:rsid w:val="00541859"/>
    <w:rsid w:val="00553595"/>
    <w:rsid w:val="00570478"/>
    <w:rsid w:val="005773D6"/>
    <w:rsid w:val="0058651C"/>
    <w:rsid w:val="00594D9B"/>
    <w:rsid w:val="005954DE"/>
    <w:rsid w:val="00596682"/>
    <w:rsid w:val="005A25E0"/>
    <w:rsid w:val="005A4E75"/>
    <w:rsid w:val="005A5900"/>
    <w:rsid w:val="005B11CE"/>
    <w:rsid w:val="005B404B"/>
    <w:rsid w:val="005B57EE"/>
    <w:rsid w:val="005D22C4"/>
    <w:rsid w:val="005D52F0"/>
    <w:rsid w:val="005E02A3"/>
    <w:rsid w:val="005E0EB8"/>
    <w:rsid w:val="005E1B82"/>
    <w:rsid w:val="005F3895"/>
    <w:rsid w:val="00605404"/>
    <w:rsid w:val="00610D3F"/>
    <w:rsid w:val="00615C29"/>
    <w:rsid w:val="00620D9C"/>
    <w:rsid w:val="00622E5F"/>
    <w:rsid w:val="0062726B"/>
    <w:rsid w:val="00631FDF"/>
    <w:rsid w:val="006418EA"/>
    <w:rsid w:val="00644813"/>
    <w:rsid w:val="00647CD5"/>
    <w:rsid w:val="00656651"/>
    <w:rsid w:val="0066213F"/>
    <w:rsid w:val="00662EFB"/>
    <w:rsid w:val="00671E3F"/>
    <w:rsid w:val="00674884"/>
    <w:rsid w:val="00674FFB"/>
    <w:rsid w:val="00683268"/>
    <w:rsid w:val="00683CC7"/>
    <w:rsid w:val="00686DBB"/>
    <w:rsid w:val="006A48E1"/>
    <w:rsid w:val="006D5104"/>
    <w:rsid w:val="006D6B7E"/>
    <w:rsid w:val="006E248A"/>
    <w:rsid w:val="00706021"/>
    <w:rsid w:val="00711AE9"/>
    <w:rsid w:val="0072615D"/>
    <w:rsid w:val="00726E1E"/>
    <w:rsid w:val="00727663"/>
    <w:rsid w:val="00732845"/>
    <w:rsid w:val="00742F83"/>
    <w:rsid w:val="007438EA"/>
    <w:rsid w:val="00744638"/>
    <w:rsid w:val="00746104"/>
    <w:rsid w:val="00753A79"/>
    <w:rsid w:val="00755BDD"/>
    <w:rsid w:val="00761827"/>
    <w:rsid w:val="00772F75"/>
    <w:rsid w:val="00790393"/>
    <w:rsid w:val="00790F9F"/>
    <w:rsid w:val="00793F8D"/>
    <w:rsid w:val="00796FDC"/>
    <w:rsid w:val="007A6C57"/>
    <w:rsid w:val="007B2000"/>
    <w:rsid w:val="007B25F1"/>
    <w:rsid w:val="007B3E98"/>
    <w:rsid w:val="007D1B7E"/>
    <w:rsid w:val="007D3B01"/>
    <w:rsid w:val="00807FA0"/>
    <w:rsid w:val="008105D9"/>
    <w:rsid w:val="008120EC"/>
    <w:rsid w:val="00814E0E"/>
    <w:rsid w:val="00820726"/>
    <w:rsid w:val="00821ED4"/>
    <w:rsid w:val="00827E9F"/>
    <w:rsid w:val="00833C64"/>
    <w:rsid w:val="00835895"/>
    <w:rsid w:val="00841079"/>
    <w:rsid w:val="008435B3"/>
    <w:rsid w:val="0084597E"/>
    <w:rsid w:val="0085058B"/>
    <w:rsid w:val="00864799"/>
    <w:rsid w:val="00864C86"/>
    <w:rsid w:val="008654BB"/>
    <w:rsid w:val="008712B4"/>
    <w:rsid w:val="008763DE"/>
    <w:rsid w:val="00896A7E"/>
    <w:rsid w:val="008979E3"/>
    <w:rsid w:val="008A124A"/>
    <w:rsid w:val="008A4215"/>
    <w:rsid w:val="008A4CB0"/>
    <w:rsid w:val="008A5EF0"/>
    <w:rsid w:val="008A65FE"/>
    <w:rsid w:val="008B3955"/>
    <w:rsid w:val="008B4360"/>
    <w:rsid w:val="008B4D29"/>
    <w:rsid w:val="008B61F9"/>
    <w:rsid w:val="008B7CB6"/>
    <w:rsid w:val="008C2FFB"/>
    <w:rsid w:val="008C621B"/>
    <w:rsid w:val="008C68AF"/>
    <w:rsid w:val="008E04C9"/>
    <w:rsid w:val="008E08F1"/>
    <w:rsid w:val="008E6975"/>
    <w:rsid w:val="008F0697"/>
    <w:rsid w:val="008F24C5"/>
    <w:rsid w:val="00902481"/>
    <w:rsid w:val="00907D8D"/>
    <w:rsid w:val="009140E0"/>
    <w:rsid w:val="009205B0"/>
    <w:rsid w:val="00923104"/>
    <w:rsid w:val="00925E77"/>
    <w:rsid w:val="00926323"/>
    <w:rsid w:val="00930F41"/>
    <w:rsid w:val="009348F0"/>
    <w:rsid w:val="00936F9A"/>
    <w:rsid w:val="0094299D"/>
    <w:rsid w:val="00943795"/>
    <w:rsid w:val="00953DB9"/>
    <w:rsid w:val="00954477"/>
    <w:rsid w:val="00962E7B"/>
    <w:rsid w:val="00963F4F"/>
    <w:rsid w:val="009656C1"/>
    <w:rsid w:val="0096743B"/>
    <w:rsid w:val="009749CD"/>
    <w:rsid w:val="009833ED"/>
    <w:rsid w:val="00994113"/>
    <w:rsid w:val="009A5532"/>
    <w:rsid w:val="009A5A32"/>
    <w:rsid w:val="009C4B1A"/>
    <w:rsid w:val="009D1749"/>
    <w:rsid w:val="009D5B78"/>
    <w:rsid w:val="00A01432"/>
    <w:rsid w:val="00A02EC1"/>
    <w:rsid w:val="00A20414"/>
    <w:rsid w:val="00A23656"/>
    <w:rsid w:val="00A27488"/>
    <w:rsid w:val="00A30074"/>
    <w:rsid w:val="00A44F68"/>
    <w:rsid w:val="00A46AC5"/>
    <w:rsid w:val="00A55976"/>
    <w:rsid w:val="00A55A24"/>
    <w:rsid w:val="00A70F2D"/>
    <w:rsid w:val="00A71100"/>
    <w:rsid w:val="00A86D29"/>
    <w:rsid w:val="00AA1EAA"/>
    <w:rsid w:val="00AA299E"/>
    <w:rsid w:val="00AB0AD5"/>
    <w:rsid w:val="00AB40D9"/>
    <w:rsid w:val="00AB411C"/>
    <w:rsid w:val="00AB7C6A"/>
    <w:rsid w:val="00AD513B"/>
    <w:rsid w:val="00AE21AB"/>
    <w:rsid w:val="00AE5A24"/>
    <w:rsid w:val="00AF0A98"/>
    <w:rsid w:val="00AF2079"/>
    <w:rsid w:val="00B04299"/>
    <w:rsid w:val="00B077BC"/>
    <w:rsid w:val="00B117BF"/>
    <w:rsid w:val="00B1281F"/>
    <w:rsid w:val="00B32948"/>
    <w:rsid w:val="00B4404A"/>
    <w:rsid w:val="00B44073"/>
    <w:rsid w:val="00B4771C"/>
    <w:rsid w:val="00B56BF6"/>
    <w:rsid w:val="00B72257"/>
    <w:rsid w:val="00B750B7"/>
    <w:rsid w:val="00B7665E"/>
    <w:rsid w:val="00B81A6D"/>
    <w:rsid w:val="00B93D63"/>
    <w:rsid w:val="00B969F7"/>
    <w:rsid w:val="00BA5569"/>
    <w:rsid w:val="00BA6030"/>
    <w:rsid w:val="00BB3548"/>
    <w:rsid w:val="00BD07A3"/>
    <w:rsid w:val="00BD338B"/>
    <w:rsid w:val="00BF41B7"/>
    <w:rsid w:val="00C04CFA"/>
    <w:rsid w:val="00C124F2"/>
    <w:rsid w:val="00C12B75"/>
    <w:rsid w:val="00C15A05"/>
    <w:rsid w:val="00C270C6"/>
    <w:rsid w:val="00C303C7"/>
    <w:rsid w:val="00C32970"/>
    <w:rsid w:val="00C55624"/>
    <w:rsid w:val="00C562BA"/>
    <w:rsid w:val="00C57390"/>
    <w:rsid w:val="00C642FB"/>
    <w:rsid w:val="00C74D62"/>
    <w:rsid w:val="00C759AC"/>
    <w:rsid w:val="00C76549"/>
    <w:rsid w:val="00C8088B"/>
    <w:rsid w:val="00C83F26"/>
    <w:rsid w:val="00CA0CBD"/>
    <w:rsid w:val="00CA39C4"/>
    <w:rsid w:val="00CA4BAE"/>
    <w:rsid w:val="00CA6092"/>
    <w:rsid w:val="00CB0315"/>
    <w:rsid w:val="00CB1685"/>
    <w:rsid w:val="00CB3F3A"/>
    <w:rsid w:val="00CB5C8C"/>
    <w:rsid w:val="00CC1A17"/>
    <w:rsid w:val="00CC2A0C"/>
    <w:rsid w:val="00CC700C"/>
    <w:rsid w:val="00CD3F21"/>
    <w:rsid w:val="00CE4493"/>
    <w:rsid w:val="00CE582C"/>
    <w:rsid w:val="00CF25C6"/>
    <w:rsid w:val="00CF6911"/>
    <w:rsid w:val="00D00BA9"/>
    <w:rsid w:val="00D04165"/>
    <w:rsid w:val="00D06366"/>
    <w:rsid w:val="00D06A6A"/>
    <w:rsid w:val="00D1005C"/>
    <w:rsid w:val="00D132A6"/>
    <w:rsid w:val="00D35898"/>
    <w:rsid w:val="00D35DEF"/>
    <w:rsid w:val="00D36789"/>
    <w:rsid w:val="00D5037E"/>
    <w:rsid w:val="00D66401"/>
    <w:rsid w:val="00D67339"/>
    <w:rsid w:val="00D71EC0"/>
    <w:rsid w:val="00D87E94"/>
    <w:rsid w:val="00D97398"/>
    <w:rsid w:val="00DA3263"/>
    <w:rsid w:val="00DB23FE"/>
    <w:rsid w:val="00DB3342"/>
    <w:rsid w:val="00DB626F"/>
    <w:rsid w:val="00DB6349"/>
    <w:rsid w:val="00DC0E5E"/>
    <w:rsid w:val="00DE0CB5"/>
    <w:rsid w:val="00DF2B03"/>
    <w:rsid w:val="00E252A0"/>
    <w:rsid w:val="00E26D91"/>
    <w:rsid w:val="00E2710A"/>
    <w:rsid w:val="00E31B57"/>
    <w:rsid w:val="00E37120"/>
    <w:rsid w:val="00E473FD"/>
    <w:rsid w:val="00E47E22"/>
    <w:rsid w:val="00E60899"/>
    <w:rsid w:val="00E61B97"/>
    <w:rsid w:val="00E64AE2"/>
    <w:rsid w:val="00E6752E"/>
    <w:rsid w:val="00E72744"/>
    <w:rsid w:val="00E85F0D"/>
    <w:rsid w:val="00E927FC"/>
    <w:rsid w:val="00E952CE"/>
    <w:rsid w:val="00E96187"/>
    <w:rsid w:val="00EA7A2E"/>
    <w:rsid w:val="00EB22C5"/>
    <w:rsid w:val="00EB2CA6"/>
    <w:rsid w:val="00EB6FDF"/>
    <w:rsid w:val="00ED0F06"/>
    <w:rsid w:val="00ED6E2E"/>
    <w:rsid w:val="00EE1F81"/>
    <w:rsid w:val="00EE313C"/>
    <w:rsid w:val="00F034D1"/>
    <w:rsid w:val="00F0664D"/>
    <w:rsid w:val="00F10DC3"/>
    <w:rsid w:val="00F1361E"/>
    <w:rsid w:val="00F1422D"/>
    <w:rsid w:val="00F14D62"/>
    <w:rsid w:val="00F21B36"/>
    <w:rsid w:val="00F245C2"/>
    <w:rsid w:val="00F25ED4"/>
    <w:rsid w:val="00F3681F"/>
    <w:rsid w:val="00F47552"/>
    <w:rsid w:val="00F51E5C"/>
    <w:rsid w:val="00F5467C"/>
    <w:rsid w:val="00F5500D"/>
    <w:rsid w:val="00F5615C"/>
    <w:rsid w:val="00F572D8"/>
    <w:rsid w:val="00F612A7"/>
    <w:rsid w:val="00F64254"/>
    <w:rsid w:val="00F6554D"/>
    <w:rsid w:val="00F76904"/>
    <w:rsid w:val="00F8137A"/>
    <w:rsid w:val="00F86B31"/>
    <w:rsid w:val="00F86BE4"/>
    <w:rsid w:val="00FA0178"/>
    <w:rsid w:val="00FA3B80"/>
    <w:rsid w:val="00FB3B7F"/>
    <w:rsid w:val="00FB56BC"/>
    <w:rsid w:val="00FC1278"/>
    <w:rsid w:val="00FC39DB"/>
    <w:rsid w:val="00FC58F5"/>
    <w:rsid w:val="00FD5EDD"/>
    <w:rsid w:val="00FE0254"/>
    <w:rsid w:val="00FE6F09"/>
    <w:rsid w:val="00FF13FE"/>
    <w:rsid w:val="00FF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9E10"/>
  <w15:docId w15:val="{F9EB8938-6C52-448B-BED8-BD2B12D8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E3F"/>
    <w:pPr>
      <w:spacing w:before="120" w:after="120" w:line="240" w:lineRule="auto"/>
      <w:jc w:val="both"/>
    </w:pPr>
    <w:rPr>
      <w:rFonts w:ascii="Times New Roman" w:hAnsi="Times New Roman"/>
      <w:sz w:val="24"/>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Spacing"/>
    <w:next w:val="NoSpacing"/>
    <w:link w:val="Heading1Char"/>
    <w:autoRedefine/>
    <w:qFormat/>
    <w:rsid w:val="00923104"/>
    <w:pPr>
      <w:keepNext/>
      <w:keepLines/>
      <w:tabs>
        <w:tab w:val="num" w:pos="720"/>
      </w:tabs>
      <w:spacing w:line="360" w:lineRule="auto"/>
      <w:ind w:left="720" w:hanging="360"/>
      <w:outlineLvl w:val="0"/>
    </w:pPr>
    <w:rPr>
      <w:rFonts w:ascii="Arial" w:eastAsiaTheme="majorEastAsia" w:hAnsi="Arial" w:cstheme="majorBidi"/>
      <w:b/>
      <w:sz w:val="32"/>
      <w:szCs w:val="32"/>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next w:val="NoSpacing"/>
    <w:link w:val="Heading2Char"/>
    <w:autoRedefine/>
    <w:unhideWhenUsed/>
    <w:qFormat/>
    <w:rsid w:val="00923104"/>
    <w:pPr>
      <w:keepNext/>
      <w:keepLines/>
      <w:tabs>
        <w:tab w:val="num" w:pos="1440"/>
      </w:tabs>
      <w:spacing w:after="0" w:line="360" w:lineRule="auto"/>
      <w:ind w:left="1440" w:hanging="360"/>
      <w:outlineLvl w:val="1"/>
    </w:pPr>
    <w:rPr>
      <w:rFonts w:ascii="Times New Roman" w:eastAsiaTheme="majorEastAsia" w:hAnsi="Times New Roman" w:cstheme="majorBidi"/>
      <w:sz w:val="26"/>
      <w:szCs w:val="26"/>
    </w:rPr>
  </w:style>
  <w:style w:type="paragraph" w:styleId="Heading3">
    <w:name w:val="heading 3"/>
    <w:aliases w:val="Sub-heading,Section Headings,Heading 3 Char1,Heading 3 Char Char,Heading 3 Char2 Char,Heading 3 Char1 Char Char,Heading 3 Char Char Char Char,Heading 3 Char Char1 Char,h3,HeadC,Head3,3 Heading 3"/>
    <w:next w:val="NoSpacing"/>
    <w:link w:val="Heading3Char"/>
    <w:autoRedefine/>
    <w:unhideWhenUsed/>
    <w:qFormat/>
    <w:rsid w:val="00923104"/>
    <w:pPr>
      <w:keepNext/>
      <w:keepLines/>
      <w:tabs>
        <w:tab w:val="num" w:pos="2160"/>
      </w:tabs>
      <w:spacing w:after="0" w:line="360" w:lineRule="auto"/>
      <w:ind w:left="2160" w:hanging="360"/>
      <w:outlineLvl w:val="2"/>
    </w:pPr>
    <w:rPr>
      <w:rFonts w:ascii="Times New Roman" w:eastAsiaTheme="majorEastAsia" w:hAnsi="Times New Roman" w:cstheme="majorBidi"/>
      <w:sz w:val="24"/>
      <w:szCs w:val="24"/>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next w:val="NoSpacing"/>
    <w:link w:val="Heading4Char"/>
    <w:autoRedefine/>
    <w:unhideWhenUsed/>
    <w:qFormat/>
    <w:rsid w:val="00923104"/>
    <w:pPr>
      <w:keepNext/>
      <w:keepLines/>
      <w:tabs>
        <w:tab w:val="num" w:pos="2880"/>
      </w:tabs>
      <w:spacing w:after="0" w:line="360" w:lineRule="auto"/>
      <w:ind w:left="2880" w:hanging="360"/>
      <w:outlineLvl w:val="3"/>
    </w:pPr>
    <w:rPr>
      <w:rFonts w:ascii="Times New Roman" w:eastAsiaTheme="majorEastAsia" w:hAnsi="Times New Roman" w:cstheme="majorBidi"/>
      <w:iCs/>
    </w:rPr>
  </w:style>
  <w:style w:type="paragraph" w:styleId="Heading50">
    <w:name w:val="heading 5"/>
    <w:aliases w:val=" Char,Char"/>
    <w:next w:val="NoSpacing"/>
    <w:link w:val="Heading5Char"/>
    <w:autoRedefine/>
    <w:unhideWhenUsed/>
    <w:qFormat/>
    <w:rsid w:val="00923104"/>
    <w:pPr>
      <w:keepNext/>
      <w:keepLines/>
      <w:tabs>
        <w:tab w:val="num" w:pos="3600"/>
      </w:tabs>
      <w:spacing w:after="0" w:line="360" w:lineRule="auto"/>
      <w:ind w:left="3600" w:hanging="360"/>
      <w:outlineLvl w:val="4"/>
    </w:pPr>
    <w:rPr>
      <w:rFonts w:ascii="Times New Roman" w:eastAsiaTheme="majorEastAsia" w:hAnsi="Times New Roman" w:cstheme="majorBidi"/>
    </w:rPr>
  </w:style>
  <w:style w:type="paragraph" w:styleId="Heading6">
    <w:name w:val="heading 6"/>
    <w:aliases w:val="Heading 6 Char Char Char,HINH,Bullet"/>
    <w:next w:val="NoSpacing"/>
    <w:link w:val="Heading6Char"/>
    <w:autoRedefine/>
    <w:unhideWhenUsed/>
    <w:qFormat/>
    <w:rsid w:val="00923104"/>
    <w:pPr>
      <w:keepNext/>
      <w:keepLines/>
      <w:tabs>
        <w:tab w:val="num" w:pos="4320"/>
      </w:tabs>
      <w:spacing w:after="0" w:line="360" w:lineRule="auto"/>
      <w:ind w:left="4320" w:hanging="360"/>
      <w:outlineLvl w:val="5"/>
    </w:pPr>
    <w:rPr>
      <w:rFonts w:ascii="Times New Roman" w:eastAsiaTheme="majorEastAsia" w:hAnsi="Times New Roman" w:cstheme="majorBidi"/>
    </w:rPr>
  </w:style>
  <w:style w:type="paragraph" w:styleId="Heading7">
    <w:name w:val="heading 7"/>
    <w:next w:val="NoSpacing"/>
    <w:link w:val="Heading7Char"/>
    <w:autoRedefine/>
    <w:unhideWhenUsed/>
    <w:qFormat/>
    <w:rsid w:val="00923104"/>
    <w:pPr>
      <w:keepNext/>
      <w:keepLines/>
      <w:tabs>
        <w:tab w:val="num" w:pos="5040"/>
      </w:tabs>
      <w:spacing w:after="0" w:line="360" w:lineRule="auto"/>
      <w:ind w:left="5040" w:hanging="360"/>
      <w:outlineLvl w:val="6"/>
    </w:pPr>
    <w:rPr>
      <w:rFonts w:ascii="Times New Roman" w:eastAsiaTheme="majorEastAsia" w:hAnsi="Times New Roman" w:cstheme="majorBidi"/>
      <w:iCs/>
    </w:rPr>
  </w:style>
  <w:style w:type="paragraph" w:styleId="Heading8">
    <w:name w:val="heading 8"/>
    <w:next w:val="NoSpacing"/>
    <w:link w:val="Heading8Char"/>
    <w:autoRedefine/>
    <w:unhideWhenUsed/>
    <w:qFormat/>
    <w:rsid w:val="00923104"/>
    <w:pPr>
      <w:keepNext/>
      <w:keepLines/>
      <w:tabs>
        <w:tab w:val="num" w:pos="5760"/>
      </w:tabs>
      <w:spacing w:after="0" w:line="360" w:lineRule="auto"/>
      <w:ind w:left="5760" w:hanging="360"/>
      <w:outlineLvl w:val="7"/>
    </w:pPr>
    <w:rPr>
      <w:rFonts w:ascii="Times New Roman" w:eastAsiaTheme="majorEastAsia" w:hAnsi="Times New Roman" w:cstheme="majorBidi"/>
      <w:sz w:val="21"/>
      <w:szCs w:val="21"/>
    </w:rPr>
  </w:style>
  <w:style w:type="paragraph" w:styleId="Heading9">
    <w:name w:val="heading 9"/>
    <w:next w:val="NoSpacing"/>
    <w:link w:val="Heading9Char"/>
    <w:autoRedefine/>
    <w:unhideWhenUsed/>
    <w:qFormat/>
    <w:rsid w:val="00923104"/>
    <w:pPr>
      <w:keepNext/>
      <w:keepLines/>
      <w:tabs>
        <w:tab w:val="num" w:pos="6480"/>
      </w:tabs>
      <w:spacing w:after="0" w:line="360" w:lineRule="auto"/>
      <w:ind w:left="6480" w:hanging="360"/>
      <w:outlineLvl w:val="8"/>
    </w:pPr>
    <w:rPr>
      <w:rFonts w:ascii="Times New Roman" w:eastAsiaTheme="majorEastAsia" w:hAnsi="Times New Roman" w:cstheme="majorBid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basedOn w:val="DefaultParagraphFont"/>
    <w:link w:val="Heading1"/>
    <w:rsid w:val="00923104"/>
    <w:rPr>
      <w:rFonts w:ascii="Arial" w:eastAsiaTheme="majorEastAsia" w:hAnsi="Arial" w:cstheme="majorBidi"/>
      <w:b/>
      <w:sz w:val="32"/>
      <w:szCs w:val="32"/>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basedOn w:val="DefaultParagraphFont"/>
    <w:link w:val="Heading2"/>
    <w:rsid w:val="00923104"/>
    <w:rPr>
      <w:rFonts w:ascii="Times New Roman" w:eastAsiaTheme="majorEastAsia" w:hAnsi="Times New Roman" w:cstheme="majorBidi"/>
      <w:sz w:val="26"/>
      <w:szCs w:val="26"/>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923104"/>
    <w:rPr>
      <w:rFonts w:ascii="Times New Roman" w:eastAsiaTheme="majorEastAsia" w:hAnsi="Times New Roman" w:cstheme="majorBidi"/>
      <w:sz w:val="24"/>
      <w:szCs w:val="24"/>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rsid w:val="00923104"/>
    <w:rPr>
      <w:rFonts w:ascii="Times New Roman" w:eastAsiaTheme="majorEastAsia" w:hAnsi="Times New Roman" w:cstheme="majorBidi"/>
      <w:iCs/>
    </w:rPr>
  </w:style>
  <w:style w:type="character" w:customStyle="1" w:styleId="Heading5Char">
    <w:name w:val="Heading 5 Char"/>
    <w:aliases w:val=" Char Char,Char Char10"/>
    <w:basedOn w:val="DefaultParagraphFont"/>
    <w:link w:val="Heading50"/>
    <w:rsid w:val="00923104"/>
    <w:rPr>
      <w:rFonts w:ascii="Times New Roman" w:eastAsiaTheme="majorEastAsia" w:hAnsi="Times New Roman" w:cstheme="majorBidi"/>
    </w:rPr>
  </w:style>
  <w:style w:type="paragraph" w:styleId="NoSpacing">
    <w:name w:val="No Spacing"/>
    <w:link w:val="NoSpacingChar"/>
    <w:qFormat/>
    <w:rsid w:val="005209D3"/>
    <w:pPr>
      <w:spacing w:after="0" w:line="240" w:lineRule="auto"/>
    </w:pPr>
  </w:style>
  <w:style w:type="character" w:customStyle="1" w:styleId="Heading6Char">
    <w:name w:val="Heading 6 Char"/>
    <w:aliases w:val="Heading 6 Char Char Char Char,HINH Char1,Bullet Char1"/>
    <w:basedOn w:val="DefaultParagraphFont"/>
    <w:link w:val="Heading6"/>
    <w:rsid w:val="00923104"/>
    <w:rPr>
      <w:rFonts w:ascii="Times New Roman" w:eastAsiaTheme="majorEastAsia" w:hAnsi="Times New Roman" w:cstheme="majorBidi"/>
    </w:rPr>
  </w:style>
  <w:style w:type="character" w:customStyle="1" w:styleId="Heading7Char">
    <w:name w:val="Heading 7 Char"/>
    <w:basedOn w:val="DefaultParagraphFont"/>
    <w:link w:val="Heading7"/>
    <w:rsid w:val="00923104"/>
    <w:rPr>
      <w:rFonts w:ascii="Times New Roman" w:eastAsiaTheme="majorEastAsia" w:hAnsi="Times New Roman" w:cstheme="majorBidi"/>
      <w:iCs/>
    </w:rPr>
  </w:style>
  <w:style w:type="character" w:customStyle="1" w:styleId="Heading8Char">
    <w:name w:val="Heading 8 Char"/>
    <w:basedOn w:val="DefaultParagraphFont"/>
    <w:link w:val="Heading8"/>
    <w:rsid w:val="00923104"/>
    <w:rPr>
      <w:rFonts w:ascii="Times New Roman" w:eastAsiaTheme="majorEastAsia" w:hAnsi="Times New Roman" w:cstheme="majorBidi"/>
      <w:sz w:val="21"/>
      <w:szCs w:val="21"/>
    </w:rPr>
  </w:style>
  <w:style w:type="character" w:customStyle="1" w:styleId="Heading9Char">
    <w:name w:val="Heading 9 Char"/>
    <w:basedOn w:val="DefaultParagraphFont"/>
    <w:link w:val="Heading9"/>
    <w:rsid w:val="00923104"/>
    <w:rPr>
      <w:rFonts w:ascii="Times New Roman" w:eastAsiaTheme="majorEastAsia" w:hAnsi="Times New Roman" w:cstheme="majorBidi"/>
      <w:iCs/>
      <w:color w:val="272727" w:themeColor="text1" w:themeTint="D8"/>
      <w:sz w:val="21"/>
      <w:szCs w:val="21"/>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864799"/>
    <w:rPr>
      <w:rFonts w:ascii=".VnTimeH" w:hAnsi=".VnTimeH"/>
      <w:b/>
      <w:sz w:val="28"/>
      <w:lang w:val="en-US" w:eastAsia="en-US" w:bidi="ar-SA"/>
    </w:rPr>
  </w:style>
  <w:style w:type="paragraph" w:customStyle="1" w:styleId="CharCharCharCharCharCharChar">
    <w:name w:val="Char Char Char Char Char Char Char"/>
    <w:basedOn w:val="Normal"/>
    <w:semiHidden/>
    <w:rsid w:val="00864799"/>
    <w:pPr>
      <w:spacing w:before="0" w:after="160" w:line="240" w:lineRule="exact"/>
      <w:jc w:val="left"/>
    </w:pPr>
    <w:rPr>
      <w:rFonts w:ascii="Arial" w:eastAsia="MS UI Gothic" w:hAnsi="Arial" w:cs="Arial"/>
      <w:sz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sid w:val="0086479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86479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rsid w:val="00864799"/>
    <w:rPr>
      <w:b/>
      <w:bCs/>
      <w:sz w:val="28"/>
      <w:szCs w:val="28"/>
      <w:lang w:val="en-US" w:eastAsia="en-US" w:bidi="ar-SA"/>
    </w:rPr>
  </w:style>
  <w:style w:type="character" w:customStyle="1" w:styleId="Heading5Char1">
    <w:name w:val="Heading 5 Char1"/>
    <w:aliases w:val=" Char Char5,Char Char9"/>
    <w:rsid w:val="00864799"/>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rsid w:val="00864799"/>
    <w:rPr>
      <w:b/>
      <w:bCs/>
      <w:sz w:val="22"/>
      <w:szCs w:val="22"/>
      <w:lang w:val="en-US" w:eastAsia="en-US" w:bidi="ar-SA"/>
    </w:rPr>
  </w:style>
  <w:style w:type="character" w:customStyle="1" w:styleId="Heading7Char1">
    <w:name w:val="Heading 7 Char1"/>
    <w:locked/>
    <w:rsid w:val="00864799"/>
    <w:rPr>
      <w:sz w:val="24"/>
      <w:szCs w:val="24"/>
      <w:lang w:val="en-US" w:eastAsia="en-US" w:bidi="ar-SA"/>
    </w:rPr>
  </w:style>
  <w:style w:type="character" w:customStyle="1" w:styleId="Heading9Char1">
    <w:name w:val="Heading 9 Char1"/>
    <w:locked/>
    <w:rsid w:val="00864799"/>
    <w:rPr>
      <w:rFonts w:ascii="Arial" w:hAnsi="Arial" w:cs="Arial"/>
      <w:sz w:val="22"/>
      <w:szCs w:val="22"/>
      <w:lang w:val="en-US" w:eastAsia="en-US" w:bidi="ar-SA"/>
    </w:rPr>
  </w:style>
  <w:style w:type="character" w:customStyle="1" w:styleId="CharChar8">
    <w:name w:val="Char Char8"/>
    <w:rsid w:val="00864799"/>
    <w:rPr>
      <w:b/>
      <w:bCs/>
      <w:sz w:val="16"/>
      <w:szCs w:val="24"/>
      <w:lang w:val="en-US" w:eastAsia="en-US" w:bidi="ar-SA"/>
    </w:rPr>
  </w:style>
  <w:style w:type="paragraph" w:customStyle="1" w:styleId="Char1CharChar">
    <w:name w:val="Char1 (文字) (文字) Char (文字) (文字) Char"/>
    <w:basedOn w:val="Normal"/>
    <w:rsid w:val="00864799"/>
    <w:pPr>
      <w:spacing w:before="0" w:after="160" w:line="240" w:lineRule="exact"/>
      <w:jc w:val="left"/>
    </w:pPr>
    <w:rPr>
      <w:rFonts w:ascii="Arial" w:eastAsia="Times New Roman" w:hAnsi="Arial" w:cs="Times New Roman"/>
      <w:sz w:val="20"/>
      <w:szCs w:val="20"/>
    </w:rPr>
  </w:style>
  <w:style w:type="character" w:customStyle="1" w:styleId="CharChar7">
    <w:name w:val="Char Char7"/>
    <w:rsid w:val="00864799"/>
    <w:rPr>
      <w:b/>
      <w:bCs/>
      <w:sz w:val="28"/>
      <w:szCs w:val="28"/>
      <w:lang w:val="en-US" w:eastAsia="en-US" w:bidi="ar-SA"/>
    </w:rPr>
  </w:style>
  <w:style w:type="character" w:customStyle="1" w:styleId="CharCharChar">
    <w:name w:val="Char Char Char"/>
    <w:rsid w:val="00864799"/>
    <w:rPr>
      <w:rFonts w:ascii=".VnTime" w:hAnsi=".VnTime"/>
      <w:b/>
      <w:bCs/>
      <w:i/>
      <w:iCs/>
      <w:sz w:val="26"/>
      <w:szCs w:val="26"/>
      <w:lang w:val="en-US" w:eastAsia="en-US" w:bidi="ar-SA"/>
    </w:rPr>
  </w:style>
  <w:style w:type="character" w:customStyle="1" w:styleId="CharChar6">
    <w:name w:val="Char Char6"/>
    <w:rsid w:val="00864799"/>
    <w:rPr>
      <w:sz w:val="24"/>
      <w:szCs w:val="24"/>
      <w:lang w:val="en-US" w:eastAsia="en-US" w:bidi="ar-SA"/>
    </w:rPr>
  </w:style>
  <w:style w:type="character" w:customStyle="1" w:styleId="z-BottomofFormChar1">
    <w:name w:val="z-Bottom of Form Char1"/>
    <w:link w:val="z-BottomofForm"/>
    <w:semiHidden/>
    <w:rsid w:val="00864799"/>
    <w:rPr>
      <w:rFonts w:ascii="Arial" w:hAnsi="Arial" w:cs="Arial"/>
    </w:rPr>
  </w:style>
  <w:style w:type="paragraph" w:styleId="z-BottomofForm">
    <w:name w:val="HTML Bottom of Form"/>
    <w:basedOn w:val="Normal"/>
    <w:next w:val="Normal"/>
    <w:link w:val="z-BottomofFormChar1"/>
    <w:hidden/>
    <w:semiHidden/>
    <w:unhideWhenUsed/>
    <w:rsid w:val="00864799"/>
    <w:pPr>
      <w:pBdr>
        <w:top w:val="single" w:sz="6" w:space="1" w:color="auto"/>
      </w:pBdr>
      <w:spacing w:before="0" w:after="0"/>
      <w:jc w:val="center"/>
    </w:pPr>
    <w:rPr>
      <w:rFonts w:ascii="Arial" w:hAnsi="Arial" w:cs="Arial"/>
      <w:sz w:val="22"/>
    </w:rPr>
  </w:style>
  <w:style w:type="character" w:customStyle="1" w:styleId="z-BottomofFormChar">
    <w:name w:val="z-Bottom of Form Char"/>
    <w:basedOn w:val="DefaultParagraphFont"/>
    <w:rsid w:val="00864799"/>
    <w:rPr>
      <w:rFonts w:ascii="Arial" w:hAnsi="Arial" w:cs="Arial"/>
      <w:vanish/>
      <w:sz w:val="16"/>
      <w:szCs w:val="16"/>
    </w:rPr>
  </w:style>
  <w:style w:type="paragraph" w:customStyle="1" w:styleId="TenPhanDM">
    <w:name w:val="TenPhanDM"/>
    <w:basedOn w:val="Normal"/>
    <w:rsid w:val="00864799"/>
    <w:pPr>
      <w:spacing w:before="360" w:after="0"/>
      <w:jc w:val="center"/>
    </w:pPr>
    <w:rPr>
      <w:rFonts w:ascii=".VnTimeH" w:eastAsia="Times New Roman" w:hAnsi=".VnTimeH" w:cs="Times New Roman"/>
      <w:b/>
      <w:noProof/>
      <w:snapToGrid w:val="0"/>
      <w:sz w:val="32"/>
      <w:szCs w:val="26"/>
    </w:rPr>
  </w:style>
  <w:style w:type="paragraph" w:styleId="BodyText2">
    <w:name w:val="Body Text 2"/>
    <w:basedOn w:val="Normal"/>
    <w:link w:val="BodyText2Char1"/>
    <w:rsid w:val="00864799"/>
    <w:pPr>
      <w:spacing w:before="0" w:after="0"/>
      <w:jc w:val="left"/>
    </w:pPr>
    <w:rPr>
      <w:rFonts w:ascii=".VnTime" w:eastAsia="Times New Roman" w:hAnsi=".VnTime" w:cs="Times New Roman"/>
      <w:b/>
      <w:bCs/>
      <w:sz w:val="28"/>
      <w:szCs w:val="24"/>
    </w:rPr>
  </w:style>
  <w:style w:type="character" w:customStyle="1" w:styleId="BodyText2Char">
    <w:name w:val="Body Text 2 Char"/>
    <w:basedOn w:val="DefaultParagraphFont"/>
    <w:rsid w:val="00864799"/>
    <w:rPr>
      <w:rFonts w:ascii="Times New Roman" w:hAnsi="Times New Roman"/>
      <w:sz w:val="24"/>
    </w:rPr>
  </w:style>
  <w:style w:type="character" w:customStyle="1" w:styleId="BodyText2Char1">
    <w:name w:val="Body Text 2 Char1"/>
    <w:link w:val="BodyText2"/>
    <w:locked/>
    <w:rsid w:val="00864799"/>
    <w:rPr>
      <w:rFonts w:ascii=".VnTime" w:eastAsia="Times New Roman" w:hAnsi=".VnTime" w:cs="Times New Roman"/>
      <w:b/>
      <w:bCs/>
      <w:sz w:val="28"/>
      <w:szCs w:val="24"/>
    </w:rPr>
  </w:style>
  <w:style w:type="character" w:customStyle="1" w:styleId="CharChar4">
    <w:name w:val="Char Char4"/>
    <w:rsid w:val="00864799"/>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864799"/>
    <w:pPr>
      <w:spacing w:before="240" w:after="0"/>
      <w:ind w:firstLine="720"/>
    </w:pPr>
    <w:rPr>
      <w:rFonts w:ascii=".VnTime" w:eastAsia="Times New Roman" w:hAnsi=".VnTime" w:cs="Times New Roman"/>
      <w:sz w:val="28"/>
      <w:szCs w:val="20"/>
    </w:rPr>
  </w:style>
  <w:style w:type="character" w:customStyle="1" w:styleId="BodyTextIndentChar">
    <w:name w:val="Body Text Indent Char"/>
    <w:basedOn w:val="DefaultParagraphFont"/>
    <w:rsid w:val="00864799"/>
    <w:rPr>
      <w:rFonts w:ascii="Times New Roman" w:hAnsi="Times New Roman"/>
      <w:sz w:val="24"/>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864799"/>
    <w:rPr>
      <w:rFonts w:ascii=".VnTime" w:eastAsia="Times New Roman" w:hAnsi=".VnTime" w:cs="Times New Roman"/>
      <w:sz w:val="28"/>
      <w:szCs w:val="20"/>
    </w:rPr>
  </w:style>
  <w:style w:type="character" w:customStyle="1" w:styleId="CharChar1">
    <w:name w:val="Char Char1"/>
    <w:rsid w:val="00864799"/>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864799"/>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sid w:val="00864799"/>
    <w:pPr>
      <w:spacing w:before="0" w:after="0"/>
      <w:jc w:val="left"/>
    </w:pPr>
    <w:rPr>
      <w:rFonts w:ascii=".VnTimeH" w:eastAsia="Times New Roman" w:hAnsi=".VnTimeH" w:cs="Times New Roman"/>
      <w:b/>
      <w:szCs w:val="20"/>
    </w:rPr>
  </w:style>
  <w:style w:type="character" w:customStyle="1" w:styleId="BodyTextChar">
    <w:name w:val="Body Text Char"/>
    <w:aliases w:val="Body Text Char Char Char1"/>
    <w:basedOn w:val="DefaultParagraphFont"/>
    <w:rsid w:val="00864799"/>
    <w:rPr>
      <w:rFonts w:ascii="Times New Roman" w:hAnsi="Times New Roman"/>
      <w:sz w:val="24"/>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864799"/>
    <w:rPr>
      <w:rFonts w:ascii=".VnTimeH" w:eastAsia="Times New Roman" w:hAnsi=".VnTimeH" w:cs="Times New Roman"/>
      <w:b/>
      <w:sz w:val="24"/>
      <w:szCs w:val="20"/>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sid w:val="00864799"/>
    <w:pPr>
      <w:spacing w:before="0" w:after="0"/>
      <w:jc w:val="left"/>
    </w:pPr>
    <w:rPr>
      <w:rFonts w:ascii="Tahoma" w:eastAsia="Times New Roman" w:hAnsi="Tahoma" w:cs="Tahoma"/>
      <w:sz w:val="16"/>
      <w:szCs w:val="16"/>
    </w:rPr>
  </w:style>
  <w:style w:type="character" w:customStyle="1" w:styleId="BalloonTextChar">
    <w:name w:val="Balloon Text Char"/>
    <w:basedOn w:val="DefaultParagraphFont"/>
    <w:semiHidden/>
    <w:rsid w:val="00864799"/>
    <w:rPr>
      <w:rFonts w:ascii="Segoe UI" w:hAnsi="Segoe UI" w:cs="Segoe UI"/>
      <w:sz w:val="18"/>
      <w:szCs w:val="18"/>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semiHidden/>
    <w:locked/>
    <w:rsid w:val="00864799"/>
    <w:rPr>
      <w:rFonts w:ascii="Tahoma" w:eastAsia="Times New Roman" w:hAnsi="Tahoma" w:cs="Tahoma"/>
      <w:sz w:val="16"/>
      <w:szCs w:val="16"/>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rsid w:val="00864799"/>
    <w:pPr>
      <w:tabs>
        <w:tab w:val="center" w:pos="4320"/>
        <w:tab w:val="right" w:pos="8640"/>
      </w:tabs>
      <w:spacing w:before="0" w:after="0"/>
      <w:jc w:val="left"/>
    </w:pPr>
    <w:rPr>
      <w:rFonts w:eastAsia="Times New Roman" w:cs="Times New Roman"/>
      <w:sz w:val="28"/>
      <w:szCs w:val="28"/>
    </w:rPr>
  </w:style>
  <w:style w:type="character" w:customStyle="1" w:styleId="HeaderChar">
    <w:name w:val="Header Char"/>
    <w:basedOn w:val="DefaultParagraphFont"/>
    <w:uiPriority w:val="99"/>
    <w:rsid w:val="00864799"/>
    <w:rPr>
      <w:rFonts w:ascii="Times New Roman" w:hAnsi="Times New Roman"/>
      <w:sz w:val="24"/>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864799"/>
    <w:rPr>
      <w:rFonts w:ascii="Times New Roman" w:eastAsia="Times New Roman" w:hAnsi="Times New Roman" w:cs="Times New Roman"/>
      <w:sz w:val="28"/>
      <w:szCs w:val="28"/>
    </w:rPr>
  </w:style>
  <w:style w:type="paragraph" w:styleId="Footer">
    <w:name w:val="footer"/>
    <w:aliases w:val="Footer-Even"/>
    <w:basedOn w:val="Normal"/>
    <w:link w:val="FooterChar2"/>
    <w:rsid w:val="00864799"/>
    <w:pPr>
      <w:tabs>
        <w:tab w:val="center" w:pos="4320"/>
        <w:tab w:val="right" w:pos="8640"/>
      </w:tabs>
      <w:spacing w:before="0" w:after="0"/>
      <w:jc w:val="left"/>
    </w:pPr>
    <w:rPr>
      <w:rFonts w:eastAsia="Times New Roman" w:cs="Times New Roman"/>
      <w:sz w:val="28"/>
      <w:szCs w:val="28"/>
    </w:rPr>
  </w:style>
  <w:style w:type="character" w:customStyle="1" w:styleId="FooterChar">
    <w:name w:val="Footer Char"/>
    <w:basedOn w:val="DefaultParagraphFont"/>
    <w:rsid w:val="00864799"/>
    <w:rPr>
      <w:rFonts w:ascii="Times New Roman" w:hAnsi="Times New Roman"/>
      <w:sz w:val="24"/>
    </w:rPr>
  </w:style>
  <w:style w:type="character" w:styleId="PageNumber">
    <w:name w:val="page number"/>
    <w:basedOn w:val="DefaultParagraphFont"/>
    <w:rsid w:val="00864799"/>
  </w:style>
  <w:style w:type="paragraph" w:customStyle="1" w:styleId="Vviec">
    <w:name w:val="V/viec"/>
    <w:basedOn w:val="Normal"/>
    <w:rsid w:val="00864799"/>
    <w:pPr>
      <w:tabs>
        <w:tab w:val="center" w:pos="1418"/>
        <w:tab w:val="left" w:leader="dot" w:pos="7513"/>
      </w:tabs>
      <w:spacing w:before="60" w:after="0"/>
      <w:jc w:val="left"/>
    </w:pPr>
    <w:rPr>
      <w:rFonts w:ascii="VNTime" w:eastAsia="Times New Roman" w:hAnsi="VNTime" w:cs="Times New Roman"/>
      <w:sz w:val="22"/>
      <w:szCs w:val="20"/>
    </w:rPr>
  </w:style>
  <w:style w:type="paragraph" w:customStyle="1" w:styleId="Heading1Subtitle">
    <w:name w:val="Heading 1 Subtitle"/>
    <w:basedOn w:val="Normal"/>
    <w:next w:val="Normal"/>
    <w:rsid w:val="00864799"/>
    <w:pPr>
      <w:autoSpaceDE w:val="0"/>
      <w:autoSpaceDN w:val="0"/>
      <w:spacing w:before="0" w:after="0"/>
      <w:jc w:val="center"/>
    </w:pPr>
    <w:rPr>
      <w:rFonts w:ascii=".VnTimeH" w:eastAsia="Times New Roman" w:hAnsi=".VnTimeH" w:cs=".VnTimeH"/>
      <w:sz w:val="26"/>
      <w:szCs w:val="26"/>
      <w:lang w:val="en-GB"/>
    </w:rPr>
  </w:style>
  <w:style w:type="paragraph" w:customStyle="1" w:styleId="Thanbai">
    <w:name w:val="Than bai"/>
    <w:basedOn w:val="Normal"/>
    <w:rsid w:val="00864799"/>
    <w:pPr>
      <w:overflowPunct w:val="0"/>
      <w:autoSpaceDE w:val="0"/>
      <w:autoSpaceDN w:val="0"/>
      <w:adjustRightInd w:val="0"/>
      <w:spacing w:before="60" w:after="0"/>
      <w:ind w:firstLine="720"/>
      <w:textAlignment w:val="baseline"/>
    </w:pPr>
    <w:rPr>
      <w:rFonts w:ascii=".VnTime" w:eastAsia="Times New Roman" w:hAnsi=".VnTime" w:cs="Times New Roman"/>
      <w:sz w:val="28"/>
      <w:szCs w:val="20"/>
      <w:lang w:val="en-GB"/>
    </w:rPr>
  </w:style>
  <w:style w:type="paragraph" w:styleId="BodyText3">
    <w:name w:val="Body Text 3"/>
    <w:basedOn w:val="Normal"/>
    <w:link w:val="BodyText3Char1"/>
    <w:rsid w:val="00864799"/>
    <w:pPr>
      <w:spacing w:before="0"/>
      <w:jc w:val="left"/>
    </w:pPr>
    <w:rPr>
      <w:rFonts w:eastAsia="Times New Roman" w:cs="Times New Roman"/>
      <w:sz w:val="16"/>
      <w:szCs w:val="16"/>
    </w:rPr>
  </w:style>
  <w:style w:type="character" w:customStyle="1" w:styleId="BodyText3Char">
    <w:name w:val="Body Text 3 Char"/>
    <w:basedOn w:val="DefaultParagraphFont"/>
    <w:rsid w:val="00864799"/>
    <w:rPr>
      <w:rFonts w:ascii="Times New Roman" w:hAnsi="Times New Roman"/>
      <w:sz w:val="16"/>
      <w:szCs w:val="16"/>
    </w:rPr>
  </w:style>
  <w:style w:type="character" w:customStyle="1" w:styleId="BodyText3Char1">
    <w:name w:val="Body Text 3 Char1"/>
    <w:link w:val="BodyText3"/>
    <w:locked/>
    <w:rsid w:val="00864799"/>
    <w:rPr>
      <w:rFonts w:ascii="Times New Roman" w:eastAsia="Times New Roman" w:hAnsi="Times New Roman" w:cs="Times New Roman"/>
      <w:sz w:val="16"/>
      <w:szCs w:val="16"/>
    </w:rPr>
  </w:style>
  <w:style w:type="character" w:customStyle="1" w:styleId="CharChar3">
    <w:name w:val="Char Char3"/>
    <w:rsid w:val="00864799"/>
    <w:rPr>
      <w:sz w:val="16"/>
      <w:szCs w:val="16"/>
      <w:lang w:val="en-US" w:eastAsia="en-US" w:bidi="ar-SA"/>
    </w:rPr>
  </w:style>
  <w:style w:type="paragraph" w:styleId="BlockText">
    <w:name w:val="Block Text"/>
    <w:basedOn w:val="Normal"/>
    <w:rsid w:val="00864799"/>
    <w:pPr>
      <w:spacing w:before="0" w:after="0"/>
      <w:ind w:left="-25" w:right="-108"/>
      <w:jc w:val="left"/>
    </w:pPr>
    <w:rPr>
      <w:rFonts w:eastAsia="Times New Roman" w:cs="Times New Roman"/>
      <w:sz w:val="20"/>
      <w:szCs w:val="24"/>
    </w:rPr>
  </w:style>
  <w:style w:type="paragraph" w:styleId="Caption">
    <w:name w:val="caption"/>
    <w:basedOn w:val="Normal"/>
    <w:next w:val="Normal"/>
    <w:qFormat/>
    <w:rsid w:val="00864799"/>
    <w:pPr>
      <w:spacing w:before="0" w:after="0"/>
      <w:jc w:val="left"/>
    </w:pPr>
    <w:rPr>
      <w:rFonts w:ascii=".VnTime" w:eastAsia="Times New Roman" w:hAnsi=".VnTime" w:cs="Times New Roman"/>
      <w:b/>
      <w:bCs/>
      <w:sz w:val="22"/>
      <w:szCs w:val="24"/>
    </w:rPr>
  </w:style>
  <w:style w:type="character" w:styleId="Hyperlink">
    <w:name w:val="Hyperlink"/>
    <w:rsid w:val="008647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864799"/>
    <w:pPr>
      <w:spacing w:before="0" w:after="0"/>
      <w:jc w:val="left"/>
    </w:pPr>
    <w:rPr>
      <w:rFonts w:eastAsia="Times New Roman" w:cs="Times New Roman"/>
      <w:sz w:val="20"/>
      <w:szCs w:val="20"/>
    </w:rPr>
  </w:style>
  <w:style w:type="character" w:customStyle="1" w:styleId="FootnoteTextChar">
    <w:name w:val="Footnote Text Char"/>
    <w:basedOn w:val="DefaultParagraphFont"/>
    <w:uiPriority w:val="99"/>
    <w:semiHidden/>
    <w:rsid w:val="00864799"/>
    <w:rPr>
      <w:rFonts w:ascii="Times New Roman" w:hAnsi="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 Cha Char"/>
    <w:link w:val="FootnoteText"/>
    <w:semiHidden/>
    <w:rsid w:val="00864799"/>
    <w:rPr>
      <w:rFonts w:ascii="Times New Roman" w:eastAsia="Times New Roman" w:hAnsi="Times New Roman" w:cs="Times New Roman"/>
      <w:sz w:val="20"/>
      <w:szCs w:val="20"/>
    </w:rPr>
  </w:style>
  <w:style w:type="character" w:customStyle="1" w:styleId="CharChar2">
    <w:name w:val="Char Char2"/>
    <w:rsid w:val="00864799"/>
    <w:rPr>
      <w:lang w:val="en-US" w:eastAsia="en-US" w:bidi="ar-SA"/>
    </w:rPr>
  </w:style>
  <w:style w:type="paragraph" w:customStyle="1" w:styleId="normal-p">
    <w:name w:val="normal-p"/>
    <w:basedOn w:val="Normal"/>
    <w:rsid w:val="00864799"/>
    <w:pPr>
      <w:overflowPunct w:val="0"/>
      <w:spacing w:before="0" w:after="0"/>
      <w:textAlignment w:val="baseline"/>
    </w:pPr>
    <w:rPr>
      <w:rFonts w:eastAsia="Times New Roman" w:cs="Times New Roman"/>
      <w:sz w:val="20"/>
      <w:szCs w:val="20"/>
    </w:rPr>
  </w:style>
  <w:style w:type="character" w:customStyle="1" w:styleId="CharChar">
    <w:name w:val="Char Char"/>
    <w:rsid w:val="00864799"/>
    <w:rPr>
      <w:b/>
      <w:bCs/>
      <w:i/>
      <w:iCs/>
      <w:sz w:val="26"/>
      <w:szCs w:val="26"/>
      <w:lang w:val="en-US" w:eastAsia="en-US" w:bidi="ar-SA"/>
    </w:rPr>
  </w:style>
  <w:style w:type="paragraph" w:styleId="Title">
    <w:name w:val="Title"/>
    <w:aliases w:val="Title Char Char,TITLE,Title Char Char Char Char,Title Char Char Char Char Char Char Char Char,Report Title"/>
    <w:basedOn w:val="Normal"/>
    <w:link w:val="TitleChar3"/>
    <w:qFormat/>
    <w:rsid w:val="00864799"/>
    <w:pPr>
      <w:spacing w:before="240" w:after="0"/>
      <w:jc w:val="center"/>
      <w:outlineLvl w:val="0"/>
    </w:pPr>
    <w:rPr>
      <w:rFonts w:eastAsia="Times New Roman" w:cs="Times New Roman"/>
      <w:b/>
      <w:bCs/>
      <w:i/>
      <w:iCs/>
      <w:sz w:val="26"/>
      <w:szCs w:val="26"/>
    </w:rPr>
  </w:style>
  <w:style w:type="character" w:customStyle="1" w:styleId="TitleChar">
    <w:name w:val="Title Char"/>
    <w:basedOn w:val="DefaultParagraphFont"/>
    <w:uiPriority w:val="10"/>
    <w:rsid w:val="00864799"/>
    <w:rPr>
      <w:rFonts w:asciiTheme="majorHAnsi" w:eastAsiaTheme="majorEastAsia" w:hAnsiTheme="majorHAnsi" w:cstheme="majorBidi"/>
      <w:spacing w:val="-10"/>
      <w:kern w:val="28"/>
      <w:sz w:val="56"/>
      <w:szCs w:val="56"/>
    </w:rPr>
  </w:style>
  <w:style w:type="paragraph" w:styleId="NormalWeb">
    <w:name w:val="Normal (Web)"/>
    <w:basedOn w:val="Normal"/>
    <w:link w:val="NormalWebChar"/>
    <w:rsid w:val="00864799"/>
    <w:pPr>
      <w:spacing w:before="100" w:beforeAutospacing="1" w:after="100" w:afterAutospacing="1"/>
      <w:jc w:val="left"/>
    </w:pPr>
    <w:rPr>
      <w:rFonts w:eastAsia="Times New Roman" w:cs="Times New Roman"/>
      <w:szCs w:val="24"/>
    </w:rPr>
  </w:style>
  <w:style w:type="paragraph" w:styleId="BodyTextIndent2">
    <w:name w:val="Body Text Indent 2"/>
    <w:basedOn w:val="Normal"/>
    <w:link w:val="BodyTextIndent2Char1"/>
    <w:rsid w:val="00864799"/>
    <w:pPr>
      <w:spacing w:before="0" w:after="0" w:line="360" w:lineRule="auto"/>
      <w:ind w:firstLine="720"/>
    </w:pPr>
    <w:rPr>
      <w:rFonts w:ascii=".VnTime" w:eastAsia=".VnTime" w:hAnsi=".VnTime" w:cs="Times New Roman"/>
      <w:sz w:val="28"/>
      <w:szCs w:val="28"/>
    </w:rPr>
  </w:style>
  <w:style w:type="character" w:customStyle="1" w:styleId="BodyTextIndent2Char">
    <w:name w:val="Body Text Indent 2 Char"/>
    <w:basedOn w:val="DefaultParagraphFont"/>
    <w:uiPriority w:val="99"/>
    <w:semiHidden/>
    <w:rsid w:val="00864799"/>
    <w:rPr>
      <w:rFonts w:ascii="Times New Roman" w:hAnsi="Times New Roman"/>
      <w:sz w:val="24"/>
    </w:rPr>
  </w:style>
  <w:style w:type="character" w:customStyle="1" w:styleId="BodyTextIndent2Char1">
    <w:name w:val="Body Text Indent 2 Char1"/>
    <w:link w:val="BodyTextIndent2"/>
    <w:rsid w:val="00864799"/>
    <w:rPr>
      <w:rFonts w:ascii=".VnTime" w:eastAsia=".VnTime" w:hAnsi=".VnTime" w:cs="Times New Roman"/>
      <w:sz w:val="28"/>
      <w:szCs w:val="28"/>
    </w:rPr>
  </w:style>
  <w:style w:type="character" w:customStyle="1" w:styleId="BodyTextIndent2CharCharChar">
    <w:name w:val="Body Text Indent 2 Char Char Char"/>
    <w:rsid w:val="00864799"/>
    <w:rPr>
      <w:rFonts w:ascii=".VnTime" w:eastAsia=".VnTime" w:hAnsi=".VnTime"/>
      <w:sz w:val="28"/>
      <w:szCs w:val="28"/>
      <w:lang w:val="en-US" w:eastAsia="en-US" w:bidi="ar-SA"/>
    </w:rPr>
  </w:style>
  <w:style w:type="paragraph" w:customStyle="1" w:styleId="abc">
    <w:name w:val="abc"/>
    <w:basedOn w:val="Normal"/>
    <w:rsid w:val="00864799"/>
    <w:pPr>
      <w:widowControl w:val="0"/>
      <w:spacing w:before="0" w:after="0"/>
      <w:jc w:val="left"/>
    </w:pPr>
    <w:rPr>
      <w:rFonts w:ascii=".VnTime" w:eastAsia="Times New Roman" w:hAnsi=".VnTime" w:cs="Times New Roman"/>
      <w:sz w:val="28"/>
      <w:szCs w:val="20"/>
    </w:rPr>
  </w:style>
  <w:style w:type="paragraph" w:customStyle="1" w:styleId="n-dieund">
    <w:name w:val="n-dieund"/>
    <w:basedOn w:val="Normal"/>
    <w:rsid w:val="00864799"/>
    <w:pPr>
      <w:spacing w:before="0"/>
      <w:ind w:firstLine="709"/>
    </w:pPr>
    <w:rPr>
      <w:rFonts w:ascii=".VnTime" w:eastAsia="Times New Roman" w:hAnsi=".VnTime" w:cs="Times New Roman"/>
      <w:sz w:val="28"/>
      <w:szCs w:val="28"/>
    </w:rPr>
  </w:style>
  <w:style w:type="paragraph" w:customStyle="1" w:styleId="BIEUTUONG">
    <w:name w:val="BIEU TUONG"/>
    <w:basedOn w:val="Normal"/>
    <w:rsid w:val="00864799"/>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before="0"/>
      <w:textAlignment w:val="baseline"/>
    </w:pPr>
    <w:rPr>
      <w:rFonts w:ascii=".VnTime" w:eastAsia="Times New Roman" w:hAnsi=".VnTime" w:cs="Times New Roman"/>
      <w:color w:val="0000FF"/>
      <w:szCs w:val="20"/>
    </w:rPr>
  </w:style>
  <w:style w:type="character" w:styleId="CommentReference">
    <w:name w:val="annotation reference"/>
    <w:semiHidden/>
    <w:rsid w:val="00864799"/>
    <w:rPr>
      <w:sz w:val="16"/>
      <w:szCs w:val="16"/>
    </w:rPr>
  </w:style>
  <w:style w:type="paragraph" w:styleId="CommentText">
    <w:name w:val="annotation text"/>
    <w:basedOn w:val="Normal"/>
    <w:link w:val="CommentTextChar2"/>
    <w:semiHidden/>
    <w:rsid w:val="00864799"/>
    <w:pPr>
      <w:spacing w:before="0" w:after="0"/>
      <w:jc w:val="left"/>
    </w:pPr>
    <w:rPr>
      <w:rFonts w:ascii=".VnTime" w:eastAsia="Times New Roman" w:hAnsi=".VnTime" w:cs="Times New Roman"/>
      <w:sz w:val="20"/>
      <w:szCs w:val="20"/>
    </w:rPr>
  </w:style>
  <w:style w:type="character" w:customStyle="1" w:styleId="CommentTextChar">
    <w:name w:val="Comment Text Char"/>
    <w:basedOn w:val="DefaultParagraphFont"/>
    <w:semiHidden/>
    <w:rsid w:val="00864799"/>
    <w:rPr>
      <w:rFonts w:ascii="Times New Roman" w:hAnsi="Times New Roman"/>
      <w:sz w:val="20"/>
      <w:szCs w:val="20"/>
    </w:rPr>
  </w:style>
  <w:style w:type="character" w:customStyle="1" w:styleId="CommentTextChar2">
    <w:name w:val="Comment Text Char2"/>
    <w:link w:val="CommentText"/>
    <w:semiHidden/>
    <w:locked/>
    <w:rsid w:val="00864799"/>
    <w:rPr>
      <w:rFonts w:ascii=".VnTime" w:eastAsia="Times New Roman" w:hAnsi=".VnTime" w:cs="Times New Roman"/>
      <w:sz w:val="20"/>
      <w:szCs w:val="20"/>
    </w:rPr>
  </w:style>
  <w:style w:type="paragraph" w:customStyle="1" w:styleId="DieuChar">
    <w:name w:val="Dieu Char"/>
    <w:basedOn w:val="Normal"/>
    <w:autoRedefine/>
    <w:rsid w:val="00864799"/>
    <w:pPr>
      <w:autoSpaceDE w:val="0"/>
      <w:autoSpaceDN w:val="0"/>
      <w:spacing w:after="0"/>
    </w:pPr>
    <w:rPr>
      <w:rFonts w:eastAsia="Times New Roman" w:cs="Times New Roman"/>
      <w:b/>
      <w:bCs/>
      <w:sz w:val="28"/>
      <w:szCs w:val="28"/>
      <w:lang w:val="vi-VN"/>
    </w:rPr>
  </w:style>
  <w:style w:type="character" w:customStyle="1" w:styleId="DieuCharChar">
    <w:name w:val="Dieu Char Char"/>
    <w:rsid w:val="00864799"/>
    <w:rPr>
      <w:b/>
      <w:bCs/>
      <w:sz w:val="28"/>
      <w:szCs w:val="28"/>
      <w:lang w:val="vi-VN" w:eastAsia="en-US" w:bidi="ar-SA"/>
    </w:rPr>
  </w:style>
  <w:style w:type="paragraph" w:styleId="BodyTextIndent3">
    <w:name w:val="Body Text Indent 3"/>
    <w:basedOn w:val="Normal"/>
    <w:link w:val="BodyTextIndent3Char1"/>
    <w:rsid w:val="00864799"/>
    <w:pPr>
      <w:tabs>
        <w:tab w:val="left" w:pos="454"/>
        <w:tab w:val="left" w:pos="567"/>
      </w:tabs>
      <w:spacing w:before="0"/>
      <w:ind w:left="426"/>
    </w:pPr>
    <w:rPr>
      <w:rFonts w:ascii=".VnTime" w:eastAsia="Times New Roman" w:hAnsi=".VnTime" w:cs="Times New Roman"/>
      <w:sz w:val="28"/>
      <w:szCs w:val="28"/>
    </w:rPr>
  </w:style>
  <w:style w:type="character" w:customStyle="1" w:styleId="BodyTextIndent3Char">
    <w:name w:val="Body Text Indent 3 Char"/>
    <w:basedOn w:val="DefaultParagraphFont"/>
    <w:rsid w:val="00864799"/>
    <w:rPr>
      <w:rFonts w:ascii="Times New Roman" w:hAnsi="Times New Roman"/>
      <w:sz w:val="16"/>
      <w:szCs w:val="16"/>
    </w:rPr>
  </w:style>
  <w:style w:type="character" w:customStyle="1" w:styleId="BodyTextIndent3Char1">
    <w:name w:val="Body Text Indent 3 Char1"/>
    <w:link w:val="BodyTextIndent3"/>
    <w:rsid w:val="00864799"/>
    <w:rPr>
      <w:rFonts w:ascii=".VnTime" w:eastAsia="Times New Roman" w:hAnsi=".VnTime" w:cs="Times New Roman"/>
      <w:sz w:val="28"/>
      <w:szCs w:val="28"/>
    </w:rPr>
  </w:style>
  <w:style w:type="paragraph" w:customStyle="1" w:styleId="TimesNewRoman14pt">
    <w:name w:val="Times New Roman 14pt"/>
    <w:basedOn w:val="Normal"/>
    <w:rsid w:val="00864799"/>
    <w:pPr>
      <w:spacing w:beforeLines="24" w:before="57" w:afterLines="24" w:after="57" w:line="288" w:lineRule="auto"/>
      <w:ind w:firstLine="720"/>
    </w:pPr>
    <w:rPr>
      <w:rFonts w:eastAsia="Batang" w:cs="Times New Roman"/>
      <w:spacing w:val="4"/>
      <w:sz w:val="28"/>
      <w:szCs w:val="24"/>
    </w:rPr>
  </w:style>
  <w:style w:type="paragraph" w:customStyle="1" w:styleId="DieuCharCharChar">
    <w:name w:val="Dieu Char Char Char"/>
    <w:basedOn w:val="Normal"/>
    <w:autoRedefine/>
    <w:rsid w:val="00864799"/>
    <w:pPr>
      <w:ind w:firstLine="720"/>
    </w:pPr>
    <w:rPr>
      <w:rFonts w:eastAsia="Times New Roman" w:cs="Times New Roman"/>
      <w:sz w:val="28"/>
      <w:szCs w:val="28"/>
      <w:lang w:val="vi-VN"/>
    </w:rPr>
  </w:style>
  <w:style w:type="paragraph" w:styleId="ListContinue3">
    <w:name w:val="List Continue 3"/>
    <w:basedOn w:val="Normal"/>
    <w:rsid w:val="00864799"/>
    <w:pPr>
      <w:tabs>
        <w:tab w:val="num" w:pos="720"/>
      </w:tabs>
      <w:spacing w:before="0"/>
      <w:ind w:left="1080"/>
      <w:jc w:val="left"/>
    </w:pPr>
    <w:rPr>
      <w:rFonts w:ascii=".VnTime" w:eastAsia="Times New Roman" w:hAnsi=".VnTime" w:cs="Times New Roman"/>
      <w:sz w:val="28"/>
      <w:szCs w:val="28"/>
    </w:rPr>
  </w:style>
  <w:style w:type="paragraph" w:styleId="ListContinue4">
    <w:name w:val="List Continue 4"/>
    <w:basedOn w:val="Normal"/>
    <w:rsid w:val="00864799"/>
    <w:pPr>
      <w:tabs>
        <w:tab w:val="num" w:pos="648"/>
      </w:tabs>
      <w:spacing w:before="0"/>
      <w:ind w:left="1440"/>
      <w:jc w:val="left"/>
    </w:pPr>
    <w:rPr>
      <w:rFonts w:ascii=".VnTime" w:eastAsia="Times New Roman" w:hAnsi=".VnTime" w:cs="Times New Roman"/>
      <w:sz w:val="28"/>
      <w:szCs w:val="28"/>
    </w:rPr>
  </w:style>
  <w:style w:type="paragraph" w:styleId="ListContinue5">
    <w:name w:val="List Continue 5"/>
    <w:basedOn w:val="Normal"/>
    <w:rsid w:val="00864799"/>
    <w:pPr>
      <w:tabs>
        <w:tab w:val="num" w:pos="720"/>
      </w:tabs>
      <w:spacing w:before="0"/>
      <w:ind w:left="1800"/>
      <w:jc w:val="left"/>
    </w:pPr>
    <w:rPr>
      <w:rFonts w:ascii=".VnTime" w:eastAsia="Times New Roman" w:hAnsi=".VnTime" w:cs="Times New Roman"/>
      <w:sz w:val="28"/>
      <w:szCs w:val="28"/>
    </w:rPr>
  </w:style>
  <w:style w:type="paragraph" w:customStyle="1" w:styleId="Indent">
    <w:name w:val="Indent"/>
    <w:basedOn w:val="Normal"/>
    <w:rsid w:val="00864799"/>
    <w:pPr>
      <w:tabs>
        <w:tab w:val="num" w:pos="0"/>
      </w:tabs>
      <w:spacing w:before="0" w:after="0"/>
      <w:ind w:hanging="720"/>
      <w:jc w:val="left"/>
    </w:pPr>
    <w:rPr>
      <w:rFonts w:eastAsia="Times New Roman" w:cs="Times New Roman"/>
      <w:szCs w:val="20"/>
    </w:rPr>
  </w:style>
  <w:style w:type="paragraph" w:customStyle="1" w:styleId="ParagraphNumbering">
    <w:name w:val="Paragraph Numbering"/>
    <w:basedOn w:val="Normal"/>
    <w:rsid w:val="00864799"/>
    <w:pPr>
      <w:tabs>
        <w:tab w:val="left" w:pos="720"/>
        <w:tab w:val="num" w:pos="1211"/>
      </w:tabs>
      <w:spacing w:before="0" w:after="240"/>
      <w:ind w:left="1211" w:hanging="360"/>
      <w:jc w:val="left"/>
    </w:pPr>
    <w:rPr>
      <w:rFonts w:eastAsia="Times New Roman" w:cs="Times New Roman"/>
      <w:szCs w:val="20"/>
    </w:rPr>
  </w:style>
  <w:style w:type="paragraph" w:customStyle="1" w:styleId="CharCharCharCharCharCharCharCharCharCharCharChar">
    <w:name w:val="Char Char Char Char Char Char Char Char Char Char Char Char"/>
    <w:basedOn w:val="Normal"/>
    <w:rsid w:val="00864799"/>
    <w:pPr>
      <w:pageBreakBefore/>
      <w:spacing w:before="100" w:beforeAutospacing="1" w:after="100" w:afterAutospacing="1"/>
      <w:jc w:val="left"/>
    </w:pPr>
    <w:rPr>
      <w:rFonts w:ascii="Tahoma" w:eastAsia="Times New Roman" w:hAnsi="Tahoma" w:cs="Times New Roman"/>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864799"/>
    <w:pPr>
      <w:pageBreakBefore/>
      <w:spacing w:before="100" w:beforeAutospacing="1" w:after="100" w:afterAutospacing="1"/>
      <w:jc w:val="left"/>
    </w:pPr>
    <w:rPr>
      <w:rFonts w:ascii="Tahoma" w:eastAsia="Times New Roman" w:hAnsi="Tahoma" w:cs="Times New Roman"/>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864799"/>
    <w:pPr>
      <w:pageBreakBefore/>
      <w:spacing w:before="100" w:beforeAutospacing="1" w:after="100" w:afterAutospacing="1"/>
      <w:jc w:val="left"/>
    </w:pPr>
    <w:rPr>
      <w:rFonts w:ascii="Tahoma" w:eastAsia="Times New Roman" w:hAnsi="Tahoma" w:cs="Times New Roman"/>
      <w:sz w:val="20"/>
      <w:szCs w:val="20"/>
    </w:rPr>
  </w:style>
  <w:style w:type="paragraph" w:customStyle="1" w:styleId="Tenvb">
    <w:name w:val="Tenvb"/>
    <w:basedOn w:val="Normal"/>
    <w:link w:val="TenvbChar"/>
    <w:autoRedefine/>
    <w:rsid w:val="00864799"/>
    <w:pPr>
      <w:spacing w:before="0" w:after="0" w:line="340" w:lineRule="exact"/>
      <w:jc w:val="center"/>
    </w:pPr>
    <w:rPr>
      <w:rFonts w:eastAsia="Times New Roman" w:cs="Times New Roman"/>
      <w:sz w:val="28"/>
      <w:szCs w:val="28"/>
    </w:rPr>
  </w:style>
  <w:style w:type="paragraph" w:customStyle="1" w:styleId="CharCharCharCharCharCharCharCharCharCharCharCharCharCharChar">
    <w:name w:val="Char Char Char Char Char Char Char Char Char Char Char Char Char Char Char"/>
    <w:basedOn w:val="Normal"/>
    <w:rsid w:val="00864799"/>
    <w:pPr>
      <w:pageBreakBefore/>
      <w:spacing w:before="100" w:beforeAutospacing="1" w:after="100" w:afterAutospacing="1"/>
      <w:jc w:val="left"/>
    </w:pPr>
    <w:rPr>
      <w:rFonts w:ascii="Tahoma" w:eastAsia="Times New Roman" w:hAnsi="Tahoma" w:cs="Times New Roman"/>
      <w:sz w:val="20"/>
      <w:szCs w:val="20"/>
    </w:rPr>
  </w:style>
  <w:style w:type="paragraph" w:customStyle="1" w:styleId="ChuongChar">
    <w:name w:val="Chuong Char"/>
    <w:basedOn w:val="Normal"/>
    <w:autoRedefine/>
    <w:rsid w:val="00864799"/>
    <w:pPr>
      <w:autoSpaceDE w:val="0"/>
      <w:autoSpaceDN w:val="0"/>
      <w:jc w:val="center"/>
    </w:pPr>
    <w:rPr>
      <w:rFonts w:eastAsia="Times New Roman" w:cs="Times New Roman"/>
      <w:b/>
      <w:bCs/>
      <w:sz w:val="28"/>
      <w:szCs w:val="28"/>
      <w:lang w:val="pt-BR"/>
    </w:rPr>
  </w:style>
  <w:style w:type="character" w:customStyle="1" w:styleId="ChuongCharChar">
    <w:name w:val="Chuong Char Char"/>
    <w:rsid w:val="00864799"/>
    <w:rPr>
      <w:b/>
      <w:bCs/>
      <w:sz w:val="28"/>
      <w:szCs w:val="28"/>
      <w:lang w:val="pt-BR" w:eastAsia="en-US" w:bidi="ar-SA"/>
    </w:rPr>
  </w:style>
  <w:style w:type="paragraph" w:customStyle="1" w:styleId="Dieu">
    <w:name w:val="Dieu"/>
    <w:basedOn w:val="Normal"/>
    <w:autoRedefine/>
    <w:rsid w:val="00864799"/>
    <w:pPr>
      <w:widowControl w:val="0"/>
      <w:spacing w:before="80" w:after="0" w:line="340" w:lineRule="exact"/>
      <w:ind w:firstLine="454"/>
      <w:outlineLvl w:val="0"/>
    </w:pPr>
    <w:rPr>
      <w:rFonts w:ascii="Times New Roman Bold" w:eastAsia="Times New Roman" w:hAnsi="Times New Roman Bold" w:cs="Times New Roman"/>
      <w:b/>
      <w:bCs/>
      <w:spacing w:val="4"/>
      <w:kern w:val="32"/>
      <w:sz w:val="28"/>
      <w:szCs w:val="28"/>
    </w:rPr>
  </w:style>
  <w:style w:type="paragraph" w:customStyle="1" w:styleId="ListParagraph1">
    <w:name w:val="List Paragraph1"/>
    <w:aliases w:val="AR Bul Normal,bullet 1"/>
    <w:basedOn w:val="Normal"/>
    <w:link w:val="ListParagraphChar"/>
    <w:qFormat/>
    <w:rsid w:val="00864799"/>
    <w:pPr>
      <w:spacing w:before="0" w:after="200" w:line="276" w:lineRule="auto"/>
      <w:ind w:left="720"/>
      <w:contextualSpacing/>
      <w:jc w:val="left"/>
    </w:pPr>
    <w:rPr>
      <w:rFonts w:ascii="Calibri" w:eastAsia="Calibri" w:hAnsi="Calibri" w:cs="Times New Roman"/>
      <w:sz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864799"/>
    <w:pPr>
      <w:pageBreakBefore/>
      <w:spacing w:before="100" w:beforeAutospacing="1" w:after="100" w:afterAutospacing="1"/>
      <w:jc w:val="left"/>
    </w:pPr>
    <w:rPr>
      <w:rFonts w:ascii="Tahoma" w:eastAsia="Times New Roman" w:hAnsi="Tahoma" w:cs="Times New Roman"/>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864799"/>
    <w:pPr>
      <w:pageBreakBefore/>
      <w:spacing w:before="100" w:beforeAutospacing="1" w:after="100" w:afterAutospacing="1"/>
      <w:jc w:val="left"/>
    </w:pPr>
    <w:rPr>
      <w:rFonts w:ascii="Tahoma" w:eastAsia="Times New Roman" w:hAnsi="Tahoma" w:cs="Times New Roman"/>
      <w:sz w:val="20"/>
      <w:szCs w:val="20"/>
    </w:rPr>
  </w:style>
  <w:style w:type="paragraph" w:customStyle="1" w:styleId="xl24">
    <w:name w:val="xl24"/>
    <w:basedOn w:val="Normal"/>
    <w:rsid w:val="00864799"/>
    <w:pPr>
      <w:spacing w:before="100" w:beforeAutospacing="1" w:after="100" w:afterAutospacing="1"/>
      <w:jc w:val="left"/>
    </w:pPr>
    <w:rPr>
      <w:rFonts w:ascii="Arial" w:eastAsia="Times New Roman" w:hAnsi="Arial" w:cs="Arial"/>
      <w:b/>
      <w:bCs/>
      <w:szCs w:val="24"/>
      <w:u w:val="single"/>
    </w:rPr>
  </w:style>
  <w:style w:type="paragraph" w:customStyle="1" w:styleId="xl25">
    <w:name w:val="xl25"/>
    <w:basedOn w:val="Normal"/>
    <w:rsid w:val="00864799"/>
    <w:pPr>
      <w:spacing w:before="100" w:beforeAutospacing="1" w:after="100" w:afterAutospacing="1"/>
      <w:jc w:val="left"/>
      <w:textAlignment w:val="top"/>
    </w:pPr>
    <w:rPr>
      <w:rFonts w:ascii="Arial" w:eastAsia="Times New Roman" w:hAnsi="Arial" w:cs="Arial"/>
      <w:b/>
      <w:bCs/>
      <w:szCs w:val="24"/>
      <w:u w:val="single"/>
    </w:rPr>
  </w:style>
  <w:style w:type="paragraph" w:customStyle="1" w:styleId="xl26">
    <w:name w:val="xl26"/>
    <w:basedOn w:val="Normal"/>
    <w:rsid w:val="00864799"/>
    <w:pPr>
      <w:spacing w:before="100" w:beforeAutospacing="1" w:after="100" w:afterAutospacing="1"/>
      <w:jc w:val="left"/>
      <w:textAlignment w:val="top"/>
    </w:pPr>
    <w:rPr>
      <w:rFonts w:ascii="Arial" w:eastAsia="Times New Roman" w:hAnsi="Arial" w:cs="Arial"/>
      <w:b/>
      <w:bCs/>
      <w:szCs w:val="24"/>
    </w:rPr>
  </w:style>
  <w:style w:type="paragraph" w:customStyle="1" w:styleId="xl27">
    <w:name w:val="xl27"/>
    <w:basedOn w:val="Normal"/>
    <w:rsid w:val="00864799"/>
    <w:pPr>
      <w:spacing w:before="100" w:beforeAutospacing="1" w:after="100" w:afterAutospacing="1"/>
      <w:jc w:val="center"/>
      <w:textAlignment w:val="top"/>
    </w:pPr>
    <w:rPr>
      <w:rFonts w:ascii="Arial" w:eastAsia="Times New Roman" w:hAnsi="Arial" w:cs="Arial"/>
      <w:b/>
      <w:bCs/>
      <w:i/>
      <w:iCs/>
      <w:color w:val="333399"/>
      <w:szCs w:val="24"/>
    </w:rPr>
  </w:style>
  <w:style w:type="paragraph" w:customStyle="1" w:styleId="xl28">
    <w:name w:val="xl28"/>
    <w:basedOn w:val="Normal"/>
    <w:rsid w:val="00864799"/>
    <w:pPr>
      <w:spacing w:before="100" w:beforeAutospacing="1" w:after="100" w:afterAutospacing="1"/>
      <w:jc w:val="left"/>
    </w:pPr>
    <w:rPr>
      <w:rFonts w:ascii="Arial" w:eastAsia="Times New Roman" w:hAnsi="Arial" w:cs="Arial"/>
      <w:szCs w:val="24"/>
    </w:rPr>
  </w:style>
  <w:style w:type="paragraph" w:customStyle="1" w:styleId="xl29">
    <w:name w:val="xl29"/>
    <w:basedOn w:val="Normal"/>
    <w:rsid w:val="00864799"/>
    <w:pPr>
      <w:spacing w:before="100" w:beforeAutospacing="1" w:after="100" w:afterAutospacing="1"/>
      <w:jc w:val="left"/>
    </w:pPr>
    <w:rPr>
      <w:rFonts w:ascii="Arial" w:eastAsia="Times New Roman" w:hAnsi="Arial" w:cs="Arial"/>
      <w:b/>
      <w:bCs/>
      <w:szCs w:val="24"/>
    </w:rPr>
  </w:style>
  <w:style w:type="paragraph" w:customStyle="1" w:styleId="xl30">
    <w:name w:val="xl30"/>
    <w:basedOn w:val="Normal"/>
    <w:rsid w:val="00864799"/>
    <w:pPr>
      <w:spacing w:before="100" w:beforeAutospacing="1" w:after="100" w:afterAutospacing="1"/>
      <w:jc w:val="left"/>
    </w:pPr>
    <w:rPr>
      <w:rFonts w:ascii="Arial" w:eastAsia="Times New Roman" w:hAnsi="Arial" w:cs="Arial"/>
      <w:i/>
      <w:iCs/>
      <w:color w:val="333399"/>
      <w:szCs w:val="24"/>
    </w:rPr>
  </w:style>
  <w:style w:type="paragraph" w:customStyle="1" w:styleId="xl31">
    <w:name w:val="xl31"/>
    <w:basedOn w:val="Normal"/>
    <w:rsid w:val="00864799"/>
    <w:pPr>
      <w:spacing w:before="100" w:beforeAutospacing="1" w:after="100" w:afterAutospacing="1"/>
      <w:jc w:val="left"/>
      <w:textAlignment w:val="top"/>
    </w:pPr>
    <w:rPr>
      <w:rFonts w:ascii="Arial" w:eastAsia="Times New Roman" w:hAnsi="Arial" w:cs="Arial"/>
      <w:i/>
      <w:iCs/>
      <w:color w:val="333399"/>
      <w:szCs w:val="24"/>
    </w:rPr>
  </w:style>
  <w:style w:type="paragraph" w:customStyle="1" w:styleId="xl32">
    <w:name w:val="xl32"/>
    <w:basedOn w:val="Normal"/>
    <w:rsid w:val="00864799"/>
    <w:pPr>
      <w:spacing w:before="100" w:beforeAutospacing="1" w:after="100" w:afterAutospacing="1"/>
      <w:jc w:val="center"/>
      <w:textAlignment w:val="top"/>
    </w:pPr>
    <w:rPr>
      <w:rFonts w:ascii="Arial" w:eastAsia="Times New Roman" w:hAnsi="Arial" w:cs="Arial"/>
      <w:i/>
      <w:iCs/>
      <w:color w:val="333399"/>
      <w:szCs w:val="24"/>
    </w:rPr>
  </w:style>
  <w:style w:type="paragraph" w:customStyle="1" w:styleId="xl33">
    <w:name w:val="xl33"/>
    <w:basedOn w:val="Normal"/>
    <w:rsid w:val="00864799"/>
    <w:pPr>
      <w:spacing w:before="100" w:beforeAutospacing="1" w:after="100" w:afterAutospacing="1"/>
      <w:jc w:val="left"/>
    </w:pPr>
    <w:rPr>
      <w:rFonts w:ascii="Arial" w:eastAsia="Times New Roman" w:hAnsi="Arial" w:cs="Arial"/>
      <w:i/>
      <w:iCs/>
      <w:color w:val="333399"/>
      <w:szCs w:val="24"/>
    </w:rPr>
  </w:style>
  <w:style w:type="paragraph" w:customStyle="1" w:styleId="xl34">
    <w:name w:val="xl34"/>
    <w:basedOn w:val="Normal"/>
    <w:rsid w:val="00864799"/>
    <w:pPr>
      <w:spacing w:before="100" w:beforeAutospacing="1" w:after="100" w:afterAutospacing="1"/>
      <w:jc w:val="left"/>
      <w:textAlignment w:val="top"/>
    </w:pPr>
    <w:rPr>
      <w:rFonts w:ascii="Arial" w:eastAsia="Times New Roman" w:hAnsi="Arial" w:cs="Arial"/>
      <w:i/>
      <w:iCs/>
      <w:color w:val="FF0000"/>
      <w:szCs w:val="24"/>
    </w:rPr>
  </w:style>
  <w:style w:type="paragraph" w:customStyle="1" w:styleId="xl35">
    <w:name w:val="xl35"/>
    <w:basedOn w:val="Normal"/>
    <w:rsid w:val="00864799"/>
    <w:pPr>
      <w:spacing w:before="100" w:beforeAutospacing="1" w:after="100" w:afterAutospacing="1"/>
      <w:jc w:val="left"/>
    </w:pPr>
    <w:rPr>
      <w:rFonts w:ascii="Arial" w:eastAsia="Times New Roman" w:hAnsi="Arial" w:cs="Arial"/>
      <w:i/>
      <w:iCs/>
      <w:color w:val="FF0000"/>
      <w:szCs w:val="24"/>
    </w:rPr>
  </w:style>
  <w:style w:type="paragraph" w:customStyle="1" w:styleId="xl36">
    <w:name w:val="xl36"/>
    <w:basedOn w:val="Normal"/>
    <w:rsid w:val="00864799"/>
    <w:pPr>
      <w:spacing w:before="100" w:beforeAutospacing="1" w:after="100" w:afterAutospacing="1"/>
      <w:jc w:val="left"/>
      <w:textAlignment w:val="top"/>
    </w:pPr>
    <w:rPr>
      <w:rFonts w:ascii="Arial" w:eastAsia="Times New Roman" w:hAnsi="Arial" w:cs="Arial"/>
      <w:b/>
      <w:bCs/>
      <w:color w:val="FF0000"/>
      <w:szCs w:val="24"/>
    </w:rPr>
  </w:style>
  <w:style w:type="paragraph" w:customStyle="1" w:styleId="xl37">
    <w:name w:val="xl37"/>
    <w:basedOn w:val="Normal"/>
    <w:rsid w:val="00864799"/>
    <w:pPr>
      <w:spacing w:before="100" w:beforeAutospacing="1" w:after="100" w:afterAutospacing="1"/>
      <w:jc w:val="center"/>
    </w:pPr>
    <w:rPr>
      <w:rFonts w:ascii="Arial" w:eastAsia="Times New Roman" w:hAnsi="Arial" w:cs="Arial"/>
      <w:i/>
      <w:iCs/>
      <w:color w:val="333399"/>
      <w:szCs w:val="24"/>
    </w:rPr>
  </w:style>
  <w:style w:type="paragraph" w:customStyle="1" w:styleId="xl38">
    <w:name w:val="xl38"/>
    <w:basedOn w:val="Normal"/>
    <w:rsid w:val="00864799"/>
    <w:pPr>
      <w:spacing w:before="100" w:beforeAutospacing="1" w:after="100" w:afterAutospacing="1"/>
      <w:jc w:val="left"/>
    </w:pPr>
    <w:rPr>
      <w:rFonts w:ascii="Arial" w:eastAsia="Times New Roman" w:hAnsi="Arial" w:cs="Arial"/>
      <w:b/>
      <w:bCs/>
      <w:i/>
      <w:iCs/>
      <w:szCs w:val="24"/>
    </w:rPr>
  </w:style>
  <w:style w:type="paragraph" w:customStyle="1" w:styleId="xl39">
    <w:name w:val="xl39"/>
    <w:basedOn w:val="Normal"/>
    <w:rsid w:val="00864799"/>
    <w:pPr>
      <w:spacing w:before="100" w:beforeAutospacing="1" w:after="100" w:afterAutospacing="1"/>
      <w:jc w:val="left"/>
    </w:pPr>
    <w:rPr>
      <w:rFonts w:ascii="Arial" w:eastAsia="Times New Roman" w:hAnsi="Arial" w:cs="Arial"/>
      <w:b/>
      <w:bCs/>
      <w:i/>
      <w:iCs/>
      <w:szCs w:val="24"/>
    </w:rPr>
  </w:style>
  <w:style w:type="paragraph" w:customStyle="1" w:styleId="xl40">
    <w:name w:val="xl40"/>
    <w:basedOn w:val="Normal"/>
    <w:rsid w:val="00864799"/>
    <w:pPr>
      <w:spacing w:before="100" w:beforeAutospacing="1" w:after="100" w:afterAutospacing="1"/>
      <w:jc w:val="left"/>
    </w:pPr>
    <w:rPr>
      <w:rFonts w:ascii="Arial" w:eastAsia="Times New Roman" w:hAnsi="Arial" w:cs="Arial"/>
      <w:b/>
      <w:bCs/>
      <w:szCs w:val="24"/>
    </w:rPr>
  </w:style>
  <w:style w:type="paragraph" w:customStyle="1" w:styleId="xl41">
    <w:name w:val="xl41"/>
    <w:basedOn w:val="Normal"/>
    <w:rsid w:val="00864799"/>
    <w:pPr>
      <w:spacing w:before="100" w:beforeAutospacing="1" w:after="100" w:afterAutospacing="1"/>
      <w:jc w:val="left"/>
      <w:textAlignment w:val="top"/>
    </w:pPr>
    <w:rPr>
      <w:rFonts w:ascii="Arial" w:eastAsia="Times New Roman" w:hAnsi="Arial" w:cs="Arial"/>
      <w:color w:val="333399"/>
      <w:szCs w:val="24"/>
    </w:rPr>
  </w:style>
  <w:style w:type="paragraph" w:customStyle="1" w:styleId="xl42">
    <w:name w:val="xl42"/>
    <w:basedOn w:val="Normal"/>
    <w:rsid w:val="00864799"/>
    <w:pPr>
      <w:spacing w:before="100" w:beforeAutospacing="1" w:after="100" w:afterAutospacing="1"/>
      <w:jc w:val="left"/>
    </w:pPr>
    <w:rPr>
      <w:rFonts w:ascii="Arial" w:eastAsia="Times New Roman" w:hAnsi="Arial" w:cs="Arial"/>
      <w:i/>
      <w:iCs/>
      <w:szCs w:val="24"/>
    </w:rPr>
  </w:style>
  <w:style w:type="paragraph" w:customStyle="1" w:styleId="xl43">
    <w:name w:val="xl43"/>
    <w:basedOn w:val="Normal"/>
    <w:rsid w:val="00864799"/>
    <w:pPr>
      <w:spacing w:before="100" w:beforeAutospacing="1" w:after="100" w:afterAutospacing="1"/>
      <w:ind w:firstLineChars="400" w:firstLine="400"/>
      <w:jc w:val="left"/>
      <w:textAlignment w:val="top"/>
    </w:pPr>
    <w:rPr>
      <w:rFonts w:ascii="Arial" w:eastAsia="Times New Roman" w:hAnsi="Arial" w:cs="Arial"/>
      <w:szCs w:val="24"/>
    </w:rPr>
  </w:style>
  <w:style w:type="paragraph" w:customStyle="1" w:styleId="xl44">
    <w:name w:val="xl44"/>
    <w:basedOn w:val="Normal"/>
    <w:rsid w:val="00864799"/>
    <w:pPr>
      <w:spacing w:before="100" w:beforeAutospacing="1" w:after="100" w:afterAutospacing="1"/>
      <w:jc w:val="left"/>
    </w:pPr>
    <w:rPr>
      <w:rFonts w:ascii="Arial" w:eastAsia="Times New Roman" w:hAnsi="Arial" w:cs="Arial"/>
      <w:b/>
      <w:bCs/>
      <w:i/>
      <w:iCs/>
      <w:color w:val="FF0000"/>
      <w:szCs w:val="24"/>
    </w:rPr>
  </w:style>
  <w:style w:type="paragraph" w:customStyle="1" w:styleId="xl45">
    <w:name w:val="xl45"/>
    <w:basedOn w:val="Normal"/>
    <w:rsid w:val="00864799"/>
    <w:pPr>
      <w:spacing w:before="100" w:beforeAutospacing="1" w:after="100" w:afterAutospacing="1"/>
      <w:jc w:val="left"/>
      <w:textAlignment w:val="top"/>
    </w:pPr>
    <w:rPr>
      <w:rFonts w:ascii="Arial" w:eastAsia="Times New Roman" w:hAnsi="Arial" w:cs="Arial"/>
      <w:color w:val="FF0000"/>
      <w:szCs w:val="24"/>
    </w:rPr>
  </w:style>
  <w:style w:type="paragraph" w:customStyle="1" w:styleId="xl46">
    <w:name w:val="xl46"/>
    <w:basedOn w:val="Normal"/>
    <w:rsid w:val="00864799"/>
    <w:pPr>
      <w:spacing w:before="100" w:beforeAutospacing="1" w:after="100" w:afterAutospacing="1"/>
      <w:jc w:val="left"/>
    </w:pPr>
    <w:rPr>
      <w:rFonts w:ascii="Arial" w:eastAsia="Times New Roman" w:hAnsi="Arial" w:cs="Arial"/>
      <w:b/>
      <w:bCs/>
      <w:color w:val="FF0000"/>
      <w:szCs w:val="24"/>
    </w:rPr>
  </w:style>
  <w:style w:type="paragraph" w:customStyle="1" w:styleId="xl47">
    <w:name w:val="xl47"/>
    <w:basedOn w:val="Normal"/>
    <w:rsid w:val="00864799"/>
    <w:pPr>
      <w:spacing w:before="100" w:beforeAutospacing="1" w:after="100" w:afterAutospacing="1"/>
      <w:jc w:val="left"/>
    </w:pPr>
    <w:rPr>
      <w:rFonts w:ascii="Arial" w:eastAsia="Times New Roman" w:hAnsi="Arial" w:cs="Arial"/>
      <w:color w:val="FF0000"/>
      <w:szCs w:val="24"/>
    </w:rPr>
  </w:style>
  <w:style w:type="paragraph" w:customStyle="1" w:styleId="xl48">
    <w:name w:val="xl48"/>
    <w:basedOn w:val="Normal"/>
    <w:rsid w:val="00864799"/>
    <w:pPr>
      <w:spacing w:before="100" w:beforeAutospacing="1" w:after="100" w:afterAutospacing="1"/>
      <w:jc w:val="center"/>
    </w:pPr>
    <w:rPr>
      <w:rFonts w:ascii="Arial" w:eastAsia="Times New Roman" w:hAnsi="Arial" w:cs="Arial"/>
      <w:i/>
      <w:iCs/>
      <w:color w:val="FF0000"/>
      <w:szCs w:val="24"/>
    </w:rPr>
  </w:style>
  <w:style w:type="paragraph" w:customStyle="1" w:styleId="xl49">
    <w:name w:val="xl49"/>
    <w:basedOn w:val="Normal"/>
    <w:rsid w:val="00864799"/>
    <w:pPr>
      <w:spacing w:before="100" w:beforeAutospacing="1" w:after="100" w:afterAutospacing="1"/>
      <w:jc w:val="left"/>
    </w:pPr>
    <w:rPr>
      <w:rFonts w:ascii="Arial" w:eastAsia="Times New Roman" w:hAnsi="Arial" w:cs="Arial"/>
      <w:color w:val="333399"/>
      <w:szCs w:val="24"/>
    </w:rPr>
  </w:style>
  <w:style w:type="paragraph" w:customStyle="1" w:styleId="xl50">
    <w:name w:val="xl50"/>
    <w:basedOn w:val="Normal"/>
    <w:rsid w:val="00864799"/>
    <w:pPr>
      <w:spacing w:before="100" w:beforeAutospacing="1" w:after="100" w:afterAutospacing="1"/>
      <w:jc w:val="left"/>
    </w:pPr>
    <w:rPr>
      <w:rFonts w:ascii="Arial" w:eastAsia="Times New Roman" w:hAnsi="Arial" w:cs="Arial"/>
      <w:color w:val="000080"/>
      <w:szCs w:val="24"/>
    </w:rPr>
  </w:style>
  <w:style w:type="paragraph" w:customStyle="1" w:styleId="xl51">
    <w:name w:val="xl51"/>
    <w:basedOn w:val="Normal"/>
    <w:rsid w:val="00864799"/>
    <w:pPr>
      <w:spacing w:before="100" w:beforeAutospacing="1" w:after="100" w:afterAutospacing="1"/>
      <w:jc w:val="left"/>
    </w:pPr>
    <w:rPr>
      <w:rFonts w:ascii="Arial" w:eastAsia="Times New Roman" w:hAnsi="Arial" w:cs="Arial"/>
      <w:i/>
      <w:iCs/>
      <w:color w:val="000080"/>
      <w:szCs w:val="24"/>
    </w:rPr>
  </w:style>
  <w:style w:type="paragraph" w:customStyle="1" w:styleId="xl52">
    <w:name w:val="xl52"/>
    <w:basedOn w:val="Normal"/>
    <w:rsid w:val="00864799"/>
    <w:pPr>
      <w:spacing w:before="100" w:beforeAutospacing="1" w:after="100" w:afterAutospacing="1"/>
      <w:jc w:val="center"/>
    </w:pPr>
    <w:rPr>
      <w:rFonts w:ascii="Arial" w:eastAsia="Times New Roman" w:hAnsi="Arial" w:cs="Arial"/>
      <w:i/>
      <w:iCs/>
      <w:color w:val="000080"/>
      <w:szCs w:val="24"/>
    </w:rPr>
  </w:style>
  <w:style w:type="paragraph" w:customStyle="1" w:styleId="xl53">
    <w:name w:val="xl53"/>
    <w:basedOn w:val="Normal"/>
    <w:rsid w:val="00864799"/>
    <w:pPr>
      <w:spacing w:before="100" w:beforeAutospacing="1" w:after="100" w:afterAutospacing="1"/>
      <w:jc w:val="left"/>
      <w:textAlignment w:val="top"/>
    </w:pPr>
    <w:rPr>
      <w:rFonts w:ascii="Arial" w:eastAsia="Times New Roman" w:hAnsi="Arial" w:cs="Arial"/>
      <w:i/>
      <w:iCs/>
      <w:color w:val="000080"/>
      <w:szCs w:val="24"/>
    </w:rPr>
  </w:style>
  <w:style w:type="paragraph" w:customStyle="1" w:styleId="xl54">
    <w:name w:val="xl54"/>
    <w:basedOn w:val="Normal"/>
    <w:rsid w:val="00864799"/>
    <w:pPr>
      <w:spacing w:before="100" w:beforeAutospacing="1" w:after="100" w:afterAutospacing="1"/>
      <w:jc w:val="left"/>
      <w:textAlignment w:val="top"/>
    </w:pPr>
    <w:rPr>
      <w:rFonts w:ascii="Arial" w:eastAsia="Times New Roman" w:hAnsi="Arial" w:cs="Arial"/>
      <w:b/>
      <w:bCs/>
      <w:i/>
      <w:iCs/>
      <w:szCs w:val="24"/>
    </w:rPr>
  </w:style>
  <w:style w:type="paragraph" w:customStyle="1" w:styleId="xl55">
    <w:name w:val="xl55"/>
    <w:basedOn w:val="Normal"/>
    <w:rsid w:val="00864799"/>
    <w:pPr>
      <w:shd w:val="clear" w:color="auto" w:fill="C0C0C0"/>
      <w:spacing w:before="100" w:beforeAutospacing="1" w:after="100" w:afterAutospacing="1"/>
      <w:jc w:val="center"/>
      <w:textAlignment w:val="center"/>
    </w:pPr>
    <w:rPr>
      <w:rFonts w:ascii="Arial" w:eastAsia="Times New Roman" w:hAnsi="Arial" w:cs="Arial"/>
      <w:b/>
      <w:bCs/>
      <w:i/>
      <w:iCs/>
      <w:color w:val="000080"/>
      <w:szCs w:val="24"/>
    </w:rPr>
  </w:style>
  <w:style w:type="paragraph" w:styleId="CommentSubject">
    <w:name w:val="annotation subject"/>
    <w:basedOn w:val="CommentText"/>
    <w:next w:val="CommentText"/>
    <w:link w:val="CommentSubjectChar2"/>
    <w:semiHidden/>
    <w:rsid w:val="00864799"/>
    <w:rPr>
      <w:rFonts w:ascii="Times New Roman" w:hAnsi="Times New Roman"/>
      <w:b/>
      <w:bCs/>
    </w:rPr>
  </w:style>
  <w:style w:type="character" w:customStyle="1" w:styleId="CommentSubjectChar">
    <w:name w:val="Comment Subject Char"/>
    <w:basedOn w:val="CommentTextChar"/>
    <w:rsid w:val="00864799"/>
    <w:rPr>
      <w:rFonts w:ascii="Times New Roman" w:hAnsi="Times New Roman"/>
      <w:b/>
      <w:bCs/>
      <w:sz w:val="20"/>
      <w:szCs w:val="20"/>
    </w:rPr>
  </w:style>
  <w:style w:type="character" w:customStyle="1" w:styleId="CommentSubjectChar2">
    <w:name w:val="Comment Subject Char2"/>
    <w:basedOn w:val="CharChar8"/>
    <w:link w:val="CommentSubject"/>
    <w:semiHidden/>
    <w:rsid w:val="00864799"/>
    <w:rPr>
      <w:rFonts w:ascii="Times New Roman" w:eastAsia="Times New Roman" w:hAnsi="Times New Roman" w:cs="Times New Roman"/>
      <w:b/>
      <w:bCs/>
      <w:sz w:val="20"/>
      <w:szCs w:val="20"/>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864799"/>
    <w:pPr>
      <w:keepLines w:val="0"/>
      <w:tabs>
        <w:tab w:val="clear" w:pos="720"/>
      </w:tabs>
      <w:spacing w:before="240" w:after="240" w:line="288" w:lineRule="auto"/>
      <w:ind w:left="0" w:firstLine="0"/>
      <w:jc w:val="center"/>
    </w:pPr>
    <w:rPr>
      <w:rFonts w:ascii="Times New Roman" w:eastAsia="Times New Roman" w:hAnsi="Times New Roman" w:cs="Times New Roman"/>
      <w:bCs/>
      <w:kern w:val="32"/>
      <w:sz w:val="28"/>
      <w:szCs w:val="28"/>
      <w:lang w:val="vi-VN"/>
    </w:rPr>
  </w:style>
  <w:style w:type="paragraph" w:customStyle="1" w:styleId="crHeading1">
    <w:name w:val="crHeading 1"/>
    <w:basedOn w:val="Normal"/>
    <w:rsid w:val="00864799"/>
    <w:pPr>
      <w:tabs>
        <w:tab w:val="num" w:pos="360"/>
      </w:tabs>
      <w:spacing w:before="360"/>
      <w:ind w:left="360" w:hanging="360"/>
    </w:pPr>
    <w:rPr>
      <w:rFonts w:eastAsia="Times New Roman" w:cs="Times New Roman"/>
      <w:b/>
      <w:bCs/>
      <w:color w:val="800000"/>
      <w:szCs w:val="24"/>
    </w:rPr>
  </w:style>
  <w:style w:type="paragraph" w:customStyle="1" w:styleId="crHeading11">
    <w:name w:val="crHeading 1.1"/>
    <w:basedOn w:val="Normal"/>
    <w:rsid w:val="00864799"/>
    <w:pPr>
      <w:tabs>
        <w:tab w:val="num" w:pos="1440"/>
      </w:tabs>
      <w:spacing w:before="240"/>
      <w:ind w:left="1440" w:hanging="360"/>
    </w:pPr>
    <w:rPr>
      <w:rFonts w:eastAsia="Times New Roman" w:cs="Times New Roman"/>
      <w:b/>
      <w:bCs/>
      <w:szCs w:val="24"/>
    </w:rPr>
  </w:style>
  <w:style w:type="paragraph" w:customStyle="1" w:styleId="crHeading111Char">
    <w:name w:val="crHeading 1.1.1 Char"/>
    <w:basedOn w:val="Normal"/>
    <w:rsid w:val="00864799"/>
    <w:pPr>
      <w:ind w:firstLine="720"/>
    </w:pPr>
    <w:rPr>
      <w:rFonts w:eastAsia="Times New Roman" w:cs="Times New Roman"/>
      <w:b/>
      <w:bCs/>
      <w:i/>
      <w:iCs/>
      <w:szCs w:val="24"/>
    </w:rPr>
  </w:style>
  <w:style w:type="paragraph" w:customStyle="1" w:styleId="Char3">
    <w:name w:val="Char3"/>
    <w:basedOn w:val="Normal"/>
    <w:rsid w:val="00864799"/>
    <w:pPr>
      <w:spacing w:after="160" w:line="240" w:lineRule="exact"/>
      <w:ind w:firstLine="720"/>
    </w:pPr>
    <w:rPr>
      <w:rFonts w:eastAsia="Times New Roman" w:cs="Times New Roman"/>
      <w:noProof/>
      <w:sz w:val="20"/>
      <w:szCs w:val="20"/>
      <w:lang w:val="en-AU"/>
    </w:rPr>
  </w:style>
  <w:style w:type="paragraph" w:customStyle="1" w:styleId="Style1">
    <w:name w:val="Style1"/>
    <w:basedOn w:val="Normal"/>
    <w:qFormat/>
    <w:rsid w:val="00864799"/>
    <w:pPr>
      <w:spacing w:line="288" w:lineRule="auto"/>
      <w:ind w:firstLine="720"/>
      <w:jc w:val="center"/>
    </w:pPr>
    <w:rPr>
      <w:rFonts w:eastAsia="Times New Roman" w:cs="Times New Roman"/>
      <w:b/>
      <w:sz w:val="36"/>
      <w:szCs w:val="28"/>
    </w:rPr>
  </w:style>
  <w:style w:type="paragraph" w:customStyle="1" w:styleId="Style2">
    <w:name w:val="Style2"/>
    <w:basedOn w:val="Normal"/>
    <w:link w:val="Style2Char"/>
    <w:qFormat/>
    <w:rsid w:val="00864799"/>
    <w:pPr>
      <w:tabs>
        <w:tab w:val="num" w:pos="0"/>
        <w:tab w:val="left" w:pos="360"/>
      </w:tabs>
      <w:spacing w:before="240" w:line="360" w:lineRule="auto"/>
      <w:ind w:left="720" w:hanging="432"/>
    </w:pPr>
    <w:rPr>
      <w:rFonts w:eastAsia="Times New Roman" w:cs="Times New Roman"/>
      <w:b/>
      <w:sz w:val="26"/>
      <w:szCs w:val="26"/>
    </w:rPr>
  </w:style>
  <w:style w:type="paragraph" w:customStyle="1" w:styleId="Style3">
    <w:name w:val="Style3"/>
    <w:basedOn w:val="Normal"/>
    <w:qFormat/>
    <w:rsid w:val="00864799"/>
    <w:pPr>
      <w:tabs>
        <w:tab w:val="num" w:pos="720"/>
      </w:tabs>
      <w:autoSpaceDE w:val="0"/>
      <w:autoSpaceDN w:val="0"/>
      <w:adjustRightInd w:val="0"/>
      <w:spacing w:line="288" w:lineRule="auto"/>
      <w:ind w:firstLine="360"/>
    </w:pPr>
    <w:rPr>
      <w:rFonts w:eastAsia="Times New Roman" w:cs="Times New Roman"/>
      <w:b/>
      <w:color w:val="000000"/>
      <w:sz w:val="26"/>
      <w:szCs w:val="26"/>
    </w:rPr>
  </w:style>
  <w:style w:type="paragraph" w:styleId="TOC1">
    <w:name w:val="toc 1"/>
    <w:basedOn w:val="Normal"/>
    <w:next w:val="Normal"/>
    <w:autoRedefine/>
    <w:semiHidden/>
    <w:rsid w:val="00864799"/>
    <w:pPr>
      <w:widowControl w:val="0"/>
      <w:tabs>
        <w:tab w:val="right" w:leader="dot" w:pos="9062"/>
      </w:tabs>
      <w:spacing w:before="80" w:after="0" w:line="350" w:lineRule="exact"/>
      <w:ind w:firstLine="454"/>
    </w:pPr>
    <w:rPr>
      <w:rFonts w:eastAsia="Times New Roman" w:cs="Times New Roman"/>
      <w:noProof/>
      <w:spacing w:val="-10"/>
      <w:sz w:val="28"/>
      <w:szCs w:val="28"/>
    </w:rPr>
  </w:style>
  <w:style w:type="paragraph" w:styleId="TOC2">
    <w:name w:val="toc 2"/>
    <w:basedOn w:val="Normal"/>
    <w:next w:val="Normal"/>
    <w:autoRedefine/>
    <w:semiHidden/>
    <w:rsid w:val="00864799"/>
    <w:pPr>
      <w:widowControl w:val="0"/>
      <w:spacing w:before="80" w:after="0" w:line="330" w:lineRule="exact"/>
      <w:ind w:firstLine="454"/>
    </w:pPr>
    <w:rPr>
      <w:rFonts w:ascii="Arial" w:eastAsia="Times New Roman" w:hAnsi="Arial" w:cs="Arial"/>
      <w:noProof/>
      <w:sz w:val="25"/>
      <w:szCs w:val="25"/>
    </w:rPr>
  </w:style>
  <w:style w:type="paragraph" w:styleId="TOC3">
    <w:name w:val="toc 3"/>
    <w:basedOn w:val="Normal"/>
    <w:next w:val="Normal"/>
    <w:autoRedefine/>
    <w:semiHidden/>
    <w:rsid w:val="00864799"/>
    <w:pPr>
      <w:tabs>
        <w:tab w:val="left" w:pos="1610"/>
        <w:tab w:val="left" w:pos="1800"/>
        <w:tab w:val="right" w:leader="dot" w:pos="9062"/>
      </w:tabs>
      <w:spacing w:before="60" w:after="60" w:line="288" w:lineRule="auto"/>
      <w:ind w:left="482" w:firstLine="720"/>
    </w:pPr>
    <w:rPr>
      <w:rFonts w:eastAsia="Times New Roman" w:cs="Times New Roman"/>
      <w:szCs w:val="24"/>
    </w:rPr>
  </w:style>
  <w:style w:type="paragraph" w:styleId="TOC4">
    <w:name w:val="toc 4"/>
    <w:basedOn w:val="Normal"/>
    <w:next w:val="Normal"/>
    <w:autoRedefine/>
    <w:semiHidden/>
    <w:rsid w:val="00864799"/>
    <w:pPr>
      <w:ind w:left="720" w:firstLine="720"/>
    </w:pPr>
    <w:rPr>
      <w:rFonts w:eastAsia="Times New Roman" w:cs="Times New Roman"/>
      <w:szCs w:val="24"/>
    </w:rPr>
  </w:style>
  <w:style w:type="paragraph" w:customStyle="1" w:styleId="Style4">
    <w:name w:val="Style4"/>
    <w:basedOn w:val="Heading1"/>
    <w:link w:val="Style4Char"/>
    <w:qFormat/>
    <w:rsid w:val="00864799"/>
    <w:pPr>
      <w:keepLines w:val="0"/>
      <w:tabs>
        <w:tab w:val="clear" w:pos="720"/>
      </w:tabs>
      <w:spacing w:before="120" w:after="120" w:line="312" w:lineRule="auto"/>
      <w:ind w:left="431" w:hanging="431"/>
      <w:jc w:val="center"/>
    </w:pPr>
    <w:rPr>
      <w:rFonts w:ascii="Times New Roman" w:eastAsia="Times New Roman" w:hAnsi="Times New Roman" w:cs="Times New Roman"/>
      <w:bCs/>
      <w:kern w:val="32"/>
      <w:sz w:val="28"/>
      <w:szCs w:val="28"/>
    </w:rPr>
  </w:style>
  <w:style w:type="paragraph" w:styleId="TOCHeading">
    <w:name w:val="TOC Heading"/>
    <w:basedOn w:val="Heading1"/>
    <w:next w:val="Normal"/>
    <w:qFormat/>
    <w:rsid w:val="00864799"/>
    <w:pPr>
      <w:tabs>
        <w:tab w:val="clear" w:pos="720"/>
      </w:tabs>
      <w:spacing w:before="480" w:line="276" w:lineRule="auto"/>
      <w:ind w:left="0" w:firstLine="0"/>
      <w:outlineLvl w:val="9"/>
    </w:pPr>
    <w:rPr>
      <w:rFonts w:ascii="Cambria" w:eastAsia="Times New Roman" w:hAnsi="Cambria" w:cs="Times New Roman"/>
      <w:bCs/>
      <w:color w:val="365F91"/>
      <w:sz w:val="28"/>
      <w:szCs w:val="28"/>
    </w:rPr>
  </w:style>
  <w:style w:type="paragraph" w:customStyle="1" w:styleId="Phan">
    <w:name w:val="Phan"/>
    <w:basedOn w:val="Normal"/>
    <w:autoRedefine/>
    <w:qFormat/>
    <w:rsid w:val="00864799"/>
    <w:pPr>
      <w:spacing w:before="360" w:after="240" w:line="360" w:lineRule="auto"/>
      <w:jc w:val="center"/>
    </w:pPr>
    <w:rPr>
      <w:rFonts w:eastAsia="Times New Roman" w:cs="Times New Roman"/>
      <w:b/>
      <w:sz w:val="28"/>
      <w:szCs w:val="28"/>
    </w:rPr>
  </w:style>
  <w:style w:type="paragraph" w:customStyle="1" w:styleId="crTable-row1">
    <w:name w:val="crTable-row1"/>
    <w:basedOn w:val="Normal"/>
    <w:rsid w:val="00864799"/>
    <w:pPr>
      <w:keepLines/>
      <w:jc w:val="center"/>
    </w:pPr>
    <w:rPr>
      <w:rFonts w:eastAsia="MS Mincho" w:cs="Times New Roman"/>
      <w:b/>
      <w:bCs/>
      <w:color w:val="6E2500"/>
      <w:szCs w:val="24"/>
    </w:rPr>
  </w:style>
  <w:style w:type="paragraph" w:customStyle="1" w:styleId="tvTable-row1">
    <w:name w:val="tvTable-row1"/>
    <w:basedOn w:val="Normal"/>
    <w:rsid w:val="00864799"/>
    <w:pPr>
      <w:keepLines/>
      <w:jc w:val="center"/>
    </w:pPr>
    <w:rPr>
      <w:rFonts w:eastAsia="MS Mincho" w:cs="Times New Roman"/>
      <w:b/>
      <w:bCs/>
      <w:color w:val="6E2500"/>
      <w:szCs w:val="24"/>
    </w:rPr>
  </w:style>
  <w:style w:type="paragraph" w:customStyle="1" w:styleId="tvHeading">
    <w:name w:val="tvHeading"/>
    <w:basedOn w:val="Normal"/>
    <w:rsid w:val="00864799"/>
    <w:pPr>
      <w:keepLines/>
      <w:pageBreakBefore/>
      <w:tabs>
        <w:tab w:val="left" w:pos="2160"/>
        <w:tab w:val="right" w:pos="5040"/>
        <w:tab w:val="left" w:pos="5760"/>
        <w:tab w:val="right" w:pos="8640"/>
      </w:tabs>
      <w:spacing w:before="480" w:after="240"/>
      <w:jc w:val="center"/>
    </w:pPr>
    <w:rPr>
      <w:rFonts w:eastAsia="MS Mincho" w:cs="Times New Roman"/>
      <w:b/>
      <w:bCs/>
      <w:caps/>
      <w:color w:val="003400"/>
      <w:sz w:val="28"/>
      <w:szCs w:val="24"/>
    </w:rPr>
  </w:style>
  <w:style w:type="paragraph" w:customStyle="1" w:styleId="tvHeading1">
    <w:name w:val="tvHeading 1"/>
    <w:basedOn w:val="Normal"/>
    <w:autoRedefine/>
    <w:rsid w:val="00864799"/>
    <w:pPr>
      <w:spacing w:before="240"/>
      <w:jc w:val="left"/>
    </w:pPr>
    <w:rPr>
      <w:rFonts w:eastAsia="MS Mincho" w:cs="Times New Roman"/>
      <w:bCs/>
      <w:i/>
      <w:color w:val="0000FF"/>
      <w:sz w:val="26"/>
      <w:szCs w:val="26"/>
    </w:rPr>
  </w:style>
  <w:style w:type="paragraph" w:customStyle="1" w:styleId="cirenNote">
    <w:name w:val="cirenNote"/>
    <w:basedOn w:val="tvHeading"/>
    <w:autoRedefine/>
    <w:rsid w:val="00864799"/>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864799"/>
    <w:pPr>
      <w:ind w:left="72" w:right="180"/>
      <w:jc w:val="left"/>
    </w:pPr>
    <w:rPr>
      <w:rFonts w:eastAsia="Times New Roman" w:cs="Times New Roman"/>
      <w:sz w:val="22"/>
      <w:szCs w:val="24"/>
    </w:rPr>
  </w:style>
  <w:style w:type="paragraph" w:customStyle="1" w:styleId="HeadingLv1">
    <w:name w:val="Heading Lv1"/>
    <w:basedOn w:val="Normal"/>
    <w:autoRedefine/>
    <w:rsid w:val="00864799"/>
    <w:pPr>
      <w:keepLines/>
      <w:spacing w:before="80" w:after="80"/>
      <w:jc w:val="center"/>
    </w:pPr>
    <w:rPr>
      <w:rFonts w:eastAsia="Times New Roman" w:cs="Times New Roman"/>
      <w:b/>
      <w:bCs/>
      <w:color w:val="6E2500"/>
      <w:sz w:val="22"/>
      <w:szCs w:val="24"/>
    </w:rPr>
  </w:style>
  <w:style w:type="paragraph" w:customStyle="1" w:styleId="Tabletext">
    <w:name w:val="Tabletext"/>
    <w:basedOn w:val="Normal"/>
    <w:rsid w:val="00864799"/>
    <w:pPr>
      <w:keepLines/>
      <w:widowControl w:val="0"/>
      <w:spacing w:before="0" w:line="240" w:lineRule="atLeast"/>
      <w:jc w:val="left"/>
    </w:pPr>
    <w:rPr>
      <w:rFonts w:eastAsia="MS Mincho" w:cs="Times New Roman"/>
      <w:sz w:val="20"/>
      <w:szCs w:val="20"/>
    </w:rPr>
  </w:style>
  <w:style w:type="paragraph" w:customStyle="1" w:styleId="infoblue">
    <w:name w:val="infoblue"/>
    <w:basedOn w:val="Normal"/>
    <w:rsid w:val="00864799"/>
    <w:pPr>
      <w:spacing w:before="0" w:line="240" w:lineRule="atLeast"/>
      <w:ind w:left="720"/>
      <w:jc w:val="left"/>
    </w:pPr>
    <w:rPr>
      <w:rFonts w:eastAsia="Times New Roman" w:cs="Times New Roman"/>
      <w:i/>
      <w:iCs/>
      <w:color w:val="0000FF"/>
      <w:sz w:val="20"/>
      <w:szCs w:val="20"/>
    </w:rPr>
  </w:style>
  <w:style w:type="paragraph" w:customStyle="1" w:styleId="NormalIndent">
    <w:name w:val="NormalIndent"/>
    <w:basedOn w:val="Normal"/>
    <w:rsid w:val="00864799"/>
    <w:pPr>
      <w:spacing w:after="0" w:line="360" w:lineRule="auto"/>
      <w:ind w:left="2707" w:firstLine="173"/>
    </w:pPr>
    <w:rPr>
      <w:rFonts w:eastAsia="MS Mincho" w:cs="Times New Roman"/>
      <w:bCs/>
      <w:szCs w:val="24"/>
    </w:rPr>
  </w:style>
  <w:style w:type="paragraph" w:customStyle="1" w:styleId="Bullet1">
    <w:name w:val="Bullet 1"/>
    <w:basedOn w:val="Normal"/>
    <w:rsid w:val="00864799"/>
    <w:pPr>
      <w:tabs>
        <w:tab w:val="num" w:pos="1080"/>
      </w:tabs>
      <w:spacing w:after="0" w:line="360" w:lineRule="auto"/>
      <w:ind w:left="1080" w:hanging="360"/>
    </w:pPr>
    <w:rPr>
      <w:rFonts w:eastAsia="MS Mincho" w:cs="Times New Roman"/>
      <w:bCs/>
      <w:szCs w:val="24"/>
    </w:rPr>
  </w:style>
  <w:style w:type="paragraph" w:customStyle="1" w:styleId="CrPhan">
    <w:name w:val="Cr Phan"/>
    <w:basedOn w:val="Normal"/>
    <w:rsid w:val="00864799"/>
    <w:pPr>
      <w:tabs>
        <w:tab w:val="num" w:pos="1080"/>
      </w:tabs>
      <w:ind w:left="1080" w:hanging="720"/>
      <w:jc w:val="left"/>
    </w:pPr>
    <w:rPr>
      <w:rFonts w:eastAsia="Times New Roman" w:cs="Times New Roman"/>
      <w:b/>
      <w:szCs w:val="20"/>
    </w:rPr>
  </w:style>
  <w:style w:type="paragraph" w:customStyle="1" w:styleId="MMTopic1">
    <w:name w:val="MM Topic 1"/>
    <w:basedOn w:val="Heading4"/>
    <w:autoRedefine/>
    <w:rsid w:val="00864799"/>
    <w:pPr>
      <w:keepLines w:val="0"/>
      <w:tabs>
        <w:tab w:val="clear" w:pos="2880"/>
      </w:tabs>
      <w:spacing w:before="120" w:after="120" w:line="288" w:lineRule="auto"/>
      <w:ind w:left="720" w:firstLine="0"/>
    </w:pPr>
    <w:rPr>
      <w:rFonts w:eastAsia="Times New Roman" w:cs="Times New Roman"/>
      <w:bCs/>
      <w:i/>
      <w:iCs w:val="0"/>
      <w:sz w:val="26"/>
      <w:szCs w:val="26"/>
      <w:lang w:val="nl-NL"/>
    </w:rPr>
  </w:style>
  <w:style w:type="paragraph" w:customStyle="1" w:styleId="MMTopic2">
    <w:name w:val="MM Topic 2"/>
    <w:basedOn w:val="Heading2"/>
    <w:link w:val="MMTopic2Char"/>
    <w:rsid w:val="00864799"/>
    <w:pPr>
      <w:keepLines w:val="0"/>
      <w:spacing w:before="240" w:after="60" w:line="240" w:lineRule="auto"/>
    </w:pPr>
    <w:rPr>
      <w:rFonts w:ascii="Arial" w:eastAsia="Times New Roman" w:hAnsi="Arial" w:cs="Arial"/>
      <w:b/>
      <w:bCs/>
      <w:i/>
      <w:iCs/>
      <w:sz w:val="28"/>
      <w:szCs w:val="28"/>
    </w:rPr>
  </w:style>
  <w:style w:type="paragraph" w:customStyle="1" w:styleId="MMTopic3">
    <w:name w:val="MM Topic 3"/>
    <w:basedOn w:val="Heading3"/>
    <w:rsid w:val="00864799"/>
    <w:pPr>
      <w:keepLines w:val="0"/>
      <w:tabs>
        <w:tab w:val="clear" w:pos="2160"/>
      </w:tabs>
      <w:spacing w:before="240" w:after="60" w:line="240" w:lineRule="auto"/>
      <w:ind w:left="0" w:firstLine="0"/>
    </w:pPr>
    <w:rPr>
      <w:rFonts w:eastAsia="Times New Roman" w:cs="Arial"/>
      <w:b/>
      <w:bCs/>
      <w:sz w:val="26"/>
      <w:szCs w:val="26"/>
    </w:rPr>
  </w:style>
  <w:style w:type="character" w:customStyle="1" w:styleId="crHeading111CharChar">
    <w:name w:val="crHeading 1.1.1 Char Char"/>
    <w:rsid w:val="00864799"/>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864799"/>
    <w:pPr>
      <w:keepLines w:val="0"/>
      <w:tabs>
        <w:tab w:val="clear" w:pos="720"/>
      </w:tabs>
      <w:spacing w:before="120" w:after="120" w:line="264" w:lineRule="auto"/>
      <w:ind w:left="0" w:firstLine="0"/>
    </w:pPr>
    <w:rPr>
      <w:rFonts w:ascii="Times New Roman" w:eastAsia="Times New Roman" w:hAnsi="Times New Roman" w:cs="Arial"/>
      <w:kern w:val="32"/>
      <w:sz w:val="26"/>
      <w:szCs w:val="20"/>
    </w:rPr>
  </w:style>
  <w:style w:type="paragraph" w:styleId="DocumentMap">
    <w:name w:val="Document Map"/>
    <w:basedOn w:val="Normal"/>
    <w:link w:val="DocumentMapChar2"/>
    <w:semiHidden/>
    <w:rsid w:val="00864799"/>
    <w:pPr>
      <w:shd w:val="clear" w:color="auto" w:fill="000080"/>
      <w:spacing w:before="0" w:after="0"/>
      <w:jc w:val="left"/>
    </w:pPr>
    <w:rPr>
      <w:rFonts w:ascii="Tahoma" w:eastAsia="Times New Roman" w:hAnsi="Tahoma" w:cs="Tahoma"/>
      <w:sz w:val="20"/>
      <w:szCs w:val="20"/>
    </w:rPr>
  </w:style>
  <w:style w:type="character" w:customStyle="1" w:styleId="DocumentMapChar">
    <w:name w:val="Document Map Char"/>
    <w:basedOn w:val="DefaultParagraphFont"/>
    <w:rsid w:val="00864799"/>
    <w:rPr>
      <w:rFonts w:ascii="Segoe UI" w:hAnsi="Segoe UI" w:cs="Segoe UI"/>
      <w:sz w:val="16"/>
      <w:szCs w:val="16"/>
    </w:rPr>
  </w:style>
  <w:style w:type="paragraph" w:customStyle="1" w:styleId="tvHeading11">
    <w:name w:val="tvHeading 1.1"/>
    <w:basedOn w:val="Normal"/>
    <w:rsid w:val="00864799"/>
    <w:pPr>
      <w:tabs>
        <w:tab w:val="num" w:pos="1440"/>
      </w:tabs>
      <w:spacing w:before="0"/>
      <w:ind w:left="1440" w:hanging="360"/>
      <w:jc w:val="left"/>
    </w:pPr>
    <w:rPr>
      <w:rFonts w:eastAsia="Times New Roman" w:cs="Times New Roman"/>
      <w:b/>
      <w:bCs/>
      <w:color w:val="000080"/>
      <w:szCs w:val="24"/>
    </w:rPr>
  </w:style>
  <w:style w:type="paragraph" w:customStyle="1" w:styleId="tvHeading111">
    <w:name w:val="tvHeading 1.1.1"/>
    <w:basedOn w:val="Normal"/>
    <w:rsid w:val="00864799"/>
    <w:pPr>
      <w:spacing w:before="240" w:after="240"/>
      <w:ind w:left="562"/>
      <w:jc w:val="left"/>
    </w:pPr>
    <w:rPr>
      <w:rFonts w:eastAsia="Times New Roman" w:cs="Times New Roman"/>
      <w:b/>
      <w:bCs/>
      <w:i/>
      <w:iCs/>
      <w:szCs w:val="24"/>
    </w:rPr>
  </w:style>
  <w:style w:type="paragraph" w:customStyle="1" w:styleId="T">
    <w:name w:val="T"/>
    <w:basedOn w:val="Normal"/>
    <w:link w:val="TChar"/>
    <w:rsid w:val="00864799"/>
    <w:pPr>
      <w:spacing w:before="0" w:after="0"/>
      <w:jc w:val="left"/>
    </w:pPr>
    <w:rPr>
      <w:rFonts w:ascii=".VnTime" w:eastAsia="Times New Roman" w:hAnsi=".VnTime" w:cs="Times New Roman"/>
      <w:sz w:val="28"/>
      <w:szCs w:val="20"/>
      <w:lang w:val="vi-VN"/>
    </w:rPr>
  </w:style>
  <w:style w:type="character" w:customStyle="1" w:styleId="TChar">
    <w:name w:val="T Char"/>
    <w:link w:val="T"/>
    <w:locked/>
    <w:rsid w:val="00864799"/>
    <w:rPr>
      <w:rFonts w:ascii=".VnTime" w:eastAsia="Times New Roman" w:hAnsi=".VnTime" w:cs="Times New Roman"/>
      <w:sz w:val="28"/>
      <w:szCs w:val="20"/>
      <w:lang w:val="vi-VN"/>
    </w:rPr>
  </w:style>
  <w:style w:type="paragraph" w:customStyle="1" w:styleId="crHeading">
    <w:name w:val="crHeading"/>
    <w:basedOn w:val="Normal"/>
    <w:next w:val="Normal"/>
    <w:rsid w:val="00864799"/>
    <w:pPr>
      <w:spacing w:before="240" w:after="0"/>
      <w:jc w:val="center"/>
    </w:pPr>
    <w:rPr>
      <w:rFonts w:eastAsia="Times New Roman" w:cs="Times New Roman"/>
      <w:b/>
      <w:color w:val="333333"/>
      <w:sz w:val="28"/>
      <w:szCs w:val="20"/>
    </w:rPr>
  </w:style>
  <w:style w:type="paragraph" w:styleId="TOC5">
    <w:name w:val="toc 5"/>
    <w:basedOn w:val="Normal"/>
    <w:next w:val="Normal"/>
    <w:autoRedefine/>
    <w:semiHidden/>
    <w:rsid w:val="00864799"/>
    <w:pPr>
      <w:spacing w:before="0" w:after="0"/>
      <w:ind w:left="960"/>
      <w:jc w:val="left"/>
    </w:pPr>
    <w:rPr>
      <w:rFonts w:eastAsia="Times New Roman" w:cs="Times New Roman"/>
      <w:sz w:val="18"/>
      <w:szCs w:val="18"/>
    </w:rPr>
  </w:style>
  <w:style w:type="paragraph" w:styleId="TOC6">
    <w:name w:val="toc 6"/>
    <w:basedOn w:val="Normal"/>
    <w:next w:val="Normal"/>
    <w:autoRedefine/>
    <w:semiHidden/>
    <w:rsid w:val="00864799"/>
    <w:pPr>
      <w:spacing w:before="0" w:after="0"/>
      <w:ind w:left="1200"/>
      <w:jc w:val="left"/>
    </w:pPr>
    <w:rPr>
      <w:rFonts w:eastAsia="Times New Roman" w:cs="Times New Roman"/>
      <w:sz w:val="18"/>
      <w:szCs w:val="18"/>
    </w:rPr>
  </w:style>
  <w:style w:type="paragraph" w:styleId="TOC7">
    <w:name w:val="toc 7"/>
    <w:basedOn w:val="Normal"/>
    <w:next w:val="Normal"/>
    <w:autoRedefine/>
    <w:semiHidden/>
    <w:rsid w:val="00864799"/>
    <w:pPr>
      <w:spacing w:before="0" w:after="0"/>
      <w:ind w:left="1440"/>
      <w:jc w:val="left"/>
    </w:pPr>
    <w:rPr>
      <w:rFonts w:eastAsia="Times New Roman" w:cs="Times New Roman"/>
      <w:sz w:val="18"/>
      <w:szCs w:val="18"/>
    </w:rPr>
  </w:style>
  <w:style w:type="paragraph" w:styleId="TOC8">
    <w:name w:val="toc 8"/>
    <w:basedOn w:val="Normal"/>
    <w:next w:val="Normal"/>
    <w:autoRedefine/>
    <w:semiHidden/>
    <w:rsid w:val="00864799"/>
    <w:pPr>
      <w:spacing w:before="0" w:after="0"/>
      <w:ind w:left="1680"/>
      <w:jc w:val="left"/>
    </w:pPr>
    <w:rPr>
      <w:rFonts w:eastAsia="Times New Roman" w:cs="Times New Roman"/>
      <w:sz w:val="18"/>
      <w:szCs w:val="18"/>
    </w:rPr>
  </w:style>
  <w:style w:type="paragraph" w:styleId="TOC9">
    <w:name w:val="toc 9"/>
    <w:basedOn w:val="Normal"/>
    <w:next w:val="Normal"/>
    <w:autoRedefine/>
    <w:semiHidden/>
    <w:rsid w:val="00864799"/>
    <w:pPr>
      <w:spacing w:before="0" w:after="0"/>
      <w:ind w:left="1920"/>
      <w:jc w:val="left"/>
    </w:pPr>
    <w:rPr>
      <w:rFonts w:eastAsia="Times New Roman" w:cs="Times New Roman"/>
      <w:sz w:val="18"/>
      <w:szCs w:val="18"/>
    </w:rPr>
  </w:style>
  <w:style w:type="paragraph" w:customStyle="1" w:styleId="Default">
    <w:name w:val="Default"/>
    <w:rsid w:val="00864799"/>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1CharCharChar1CharCharChar">
    <w:name w:val="Char1 Char Char Char1 Char Char Char"/>
    <w:basedOn w:val="Normal"/>
    <w:rsid w:val="00864799"/>
    <w:pPr>
      <w:pageBreakBefore/>
      <w:spacing w:before="100" w:beforeAutospacing="1" w:after="100" w:afterAutospacing="1"/>
    </w:pPr>
    <w:rPr>
      <w:rFonts w:ascii="Tahoma" w:eastAsia="Times New Roman" w:hAnsi="Tahoma" w:cs="Times New Roman"/>
      <w:sz w:val="20"/>
      <w:szCs w:val="20"/>
    </w:rPr>
  </w:style>
  <w:style w:type="paragraph" w:customStyle="1" w:styleId="crHeading111">
    <w:name w:val="crHeading 1.1.1"/>
    <w:basedOn w:val="Normal"/>
    <w:rsid w:val="00864799"/>
    <w:pPr>
      <w:jc w:val="left"/>
    </w:pPr>
    <w:rPr>
      <w:rFonts w:eastAsia="Times New Roman" w:cs="Times New Roman"/>
      <w:b/>
      <w:bCs/>
      <w:i/>
      <w:iCs/>
      <w:szCs w:val="24"/>
    </w:rPr>
  </w:style>
  <w:style w:type="paragraph" w:customStyle="1" w:styleId="Heading40">
    <w:name w:val="Heading4"/>
    <w:basedOn w:val="Heading4"/>
    <w:rsid w:val="00864799"/>
    <w:pPr>
      <w:keepLines w:val="0"/>
      <w:tabs>
        <w:tab w:val="clear" w:pos="2880"/>
        <w:tab w:val="num" w:pos="1260"/>
      </w:tabs>
      <w:spacing w:before="120" w:after="120" w:line="288" w:lineRule="auto"/>
      <w:ind w:left="1440"/>
    </w:pPr>
    <w:rPr>
      <w:rFonts w:ascii="Arial" w:eastAsia="Times New Roman" w:hAnsi="Arial" w:cs="Times New Roman"/>
      <w:bCs/>
      <w:iCs w:val="0"/>
      <w:sz w:val="26"/>
      <w:szCs w:val="26"/>
    </w:rPr>
  </w:style>
  <w:style w:type="paragraph" w:styleId="TOAHeading">
    <w:name w:val="toa heading"/>
    <w:basedOn w:val="Normal"/>
    <w:next w:val="Normal"/>
    <w:semiHidden/>
    <w:rsid w:val="00864799"/>
    <w:pPr>
      <w:spacing w:after="0"/>
      <w:jc w:val="left"/>
    </w:pPr>
    <w:rPr>
      <w:rFonts w:ascii="Arial" w:eastAsia="Times New Roman" w:hAnsi="Arial" w:cs="Arial"/>
      <w:b/>
      <w:bCs/>
      <w:szCs w:val="24"/>
    </w:rPr>
  </w:style>
  <w:style w:type="paragraph" w:styleId="TableofFigures">
    <w:name w:val="table of figures"/>
    <w:basedOn w:val="Normal"/>
    <w:next w:val="Normal"/>
    <w:semiHidden/>
    <w:rsid w:val="00864799"/>
    <w:pPr>
      <w:spacing w:before="0" w:after="0"/>
      <w:ind w:left="480" w:hanging="480"/>
      <w:jc w:val="left"/>
    </w:pPr>
    <w:rPr>
      <w:rFonts w:eastAsia="Times New Roman" w:cs="Times New Roman"/>
      <w:caps/>
      <w:sz w:val="20"/>
      <w:szCs w:val="20"/>
    </w:rPr>
  </w:style>
  <w:style w:type="paragraph" w:customStyle="1" w:styleId="CharCharCharChar">
    <w:name w:val="Char Char Char Char"/>
    <w:basedOn w:val="Normal"/>
    <w:rsid w:val="00864799"/>
    <w:pPr>
      <w:pageBreakBefore/>
      <w:spacing w:before="100" w:beforeAutospacing="1" w:after="100" w:afterAutospacing="1"/>
    </w:pPr>
    <w:rPr>
      <w:rFonts w:ascii="Tahoma" w:eastAsia="Times New Roman" w:hAnsi="Tahoma" w:cs="Times New Roman"/>
      <w:sz w:val="20"/>
      <w:szCs w:val="20"/>
    </w:rPr>
  </w:style>
  <w:style w:type="paragraph" w:customStyle="1" w:styleId="Char1CharChar0">
    <w:name w:val="Char1 (文字) (文字) Char (文字) (文字) Char"/>
    <w:basedOn w:val="Normal"/>
    <w:rsid w:val="00864799"/>
    <w:pPr>
      <w:spacing w:before="0" w:after="160" w:line="240" w:lineRule="exact"/>
      <w:jc w:val="left"/>
    </w:pPr>
    <w:rPr>
      <w:rFonts w:ascii="Arial" w:eastAsia="Times New Roman" w:hAnsi="Arial" w:cs="Arial"/>
      <w:sz w:val="20"/>
      <w:szCs w:val="20"/>
    </w:rPr>
  </w:style>
  <w:style w:type="paragraph" w:customStyle="1" w:styleId="ListwNr1Char">
    <w:name w:val="List w/Nr 1 Char"/>
    <w:basedOn w:val="Normal"/>
    <w:rsid w:val="00864799"/>
    <w:pPr>
      <w:spacing w:before="240" w:after="240"/>
      <w:jc w:val="left"/>
    </w:pPr>
    <w:rPr>
      <w:rFonts w:eastAsia="Times New Roman" w:cs="Times New Roman"/>
      <w:szCs w:val="24"/>
    </w:rPr>
  </w:style>
  <w:style w:type="paragraph" w:customStyle="1" w:styleId="Article">
    <w:name w:val="Article"/>
    <w:basedOn w:val="Normal"/>
    <w:next w:val="ListwNr1Char"/>
    <w:rsid w:val="00864799"/>
    <w:pPr>
      <w:spacing w:before="360" w:after="240"/>
      <w:jc w:val="left"/>
    </w:pPr>
    <w:rPr>
      <w:rFonts w:ascii="Times New Roman Bold" w:eastAsia="Times New Roman" w:hAnsi="Times New Roman Bold" w:cs="Times New Roman"/>
      <w:b/>
      <w:szCs w:val="24"/>
    </w:rPr>
  </w:style>
  <w:style w:type="paragraph" w:customStyle="1" w:styleId="Listwletters">
    <w:name w:val="List w/letters"/>
    <w:basedOn w:val="Normal"/>
    <w:rsid w:val="00864799"/>
    <w:pPr>
      <w:spacing w:before="60" w:after="60"/>
      <w:jc w:val="left"/>
    </w:pPr>
    <w:rPr>
      <w:rFonts w:eastAsia="Times New Roman" w:cs="Times New Roman"/>
      <w:szCs w:val="24"/>
    </w:rPr>
  </w:style>
  <w:style w:type="paragraph" w:styleId="Subtitle">
    <w:name w:val="Subtitle"/>
    <w:basedOn w:val="Normal"/>
    <w:link w:val="SubtitleChar2"/>
    <w:qFormat/>
    <w:rsid w:val="00864799"/>
    <w:pPr>
      <w:spacing w:before="0" w:after="0"/>
      <w:jc w:val="center"/>
    </w:pPr>
    <w:rPr>
      <w:rFonts w:ascii=".VnTimeH" w:eastAsia="Times New Roman" w:hAnsi=".VnTimeH" w:cs="Times New Roman"/>
      <w:b/>
      <w:sz w:val="28"/>
      <w:szCs w:val="20"/>
    </w:rPr>
  </w:style>
  <w:style w:type="character" w:customStyle="1" w:styleId="SubtitleChar">
    <w:name w:val="Subtitle Char"/>
    <w:basedOn w:val="DefaultParagraphFont"/>
    <w:rsid w:val="00864799"/>
    <w:rPr>
      <w:rFonts w:eastAsiaTheme="minorEastAsia"/>
      <w:color w:val="5A5A5A" w:themeColor="text1" w:themeTint="A5"/>
      <w:spacing w:val="15"/>
    </w:rPr>
  </w:style>
  <w:style w:type="paragraph" w:styleId="Salutation">
    <w:name w:val="Salutation"/>
    <w:basedOn w:val="Normal"/>
    <w:next w:val="Normal"/>
    <w:link w:val="SalutationChar1"/>
    <w:rsid w:val="00864799"/>
    <w:pPr>
      <w:spacing w:before="0" w:after="0"/>
      <w:jc w:val="left"/>
    </w:pPr>
    <w:rPr>
      <w:rFonts w:eastAsia="Times New Roman" w:cs="Times New Roman"/>
      <w:sz w:val="28"/>
      <w:szCs w:val="28"/>
    </w:rPr>
  </w:style>
  <w:style w:type="character" w:customStyle="1" w:styleId="SalutationChar">
    <w:name w:val="Salutation Char"/>
    <w:basedOn w:val="DefaultParagraphFont"/>
    <w:rsid w:val="00864799"/>
    <w:rPr>
      <w:rFonts w:ascii="Times New Roman" w:hAnsi="Times New Roman"/>
      <w:sz w:val="24"/>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6479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basedOn w:val="Normal"/>
    <w:rsid w:val="00864799"/>
    <w:pPr>
      <w:spacing w:before="0" w:after="0"/>
      <w:jc w:val="left"/>
    </w:pPr>
    <w:rPr>
      <w:rFonts w:eastAsia="Times New Roman" w:cs="Times New Roman"/>
      <w:szCs w:val="24"/>
    </w:rPr>
  </w:style>
  <w:style w:type="paragraph" w:customStyle="1" w:styleId="body0020text">
    <w:name w:val="body_0020text"/>
    <w:basedOn w:val="Normal"/>
    <w:rsid w:val="00864799"/>
    <w:pPr>
      <w:spacing w:before="140" w:after="140"/>
      <w:jc w:val="left"/>
    </w:pPr>
    <w:rPr>
      <w:rFonts w:eastAsia="Times New Roman" w:cs="Times New Roman"/>
      <w:szCs w:val="24"/>
    </w:rPr>
  </w:style>
  <w:style w:type="paragraph" w:customStyle="1" w:styleId="normal002dp">
    <w:name w:val="normal_002dp"/>
    <w:basedOn w:val="Normal"/>
    <w:rsid w:val="00864799"/>
    <w:pPr>
      <w:spacing w:before="0" w:after="0"/>
      <w:jc w:val="left"/>
    </w:pPr>
    <w:rPr>
      <w:rFonts w:ascii="Arial" w:eastAsia="Times New Roman" w:hAnsi="Arial" w:cs="Arial"/>
      <w:sz w:val="18"/>
      <w:szCs w:val="18"/>
    </w:rPr>
  </w:style>
  <w:style w:type="character" w:customStyle="1" w:styleId="normalchar1">
    <w:name w:val="normal__char1"/>
    <w:rsid w:val="00864799"/>
    <w:rPr>
      <w:rFonts w:ascii="Times New Roman" w:hAnsi="Times New Roman" w:cs="Times New Roman" w:hint="default"/>
      <w:sz w:val="24"/>
      <w:szCs w:val="24"/>
    </w:rPr>
  </w:style>
  <w:style w:type="character" w:customStyle="1" w:styleId="body0020textchar1">
    <w:name w:val="body_0020text__char1"/>
    <w:rsid w:val="00864799"/>
    <w:rPr>
      <w:rFonts w:ascii="Times New Roman" w:hAnsi="Times New Roman" w:cs="Times New Roman" w:hint="default"/>
      <w:sz w:val="24"/>
      <w:szCs w:val="24"/>
    </w:rPr>
  </w:style>
  <w:style w:type="character" w:customStyle="1" w:styleId="strongchar1">
    <w:name w:val="strong__char1"/>
    <w:rsid w:val="00864799"/>
    <w:rPr>
      <w:b/>
      <w:bCs/>
    </w:rPr>
  </w:style>
  <w:style w:type="character" w:customStyle="1" w:styleId="emphasischar1">
    <w:name w:val="emphasis__char1"/>
    <w:rsid w:val="00864799"/>
    <w:rPr>
      <w:i/>
      <w:iCs/>
    </w:rPr>
  </w:style>
  <w:style w:type="character" w:customStyle="1" w:styleId="normal002dhchar1">
    <w:name w:val="normal_002dh__char1"/>
    <w:rsid w:val="00864799"/>
    <w:rPr>
      <w:rFonts w:ascii="Arial" w:hAnsi="Arial" w:cs="Arial" w:hint="default"/>
      <w:sz w:val="18"/>
      <w:szCs w:val="18"/>
    </w:rPr>
  </w:style>
  <w:style w:type="paragraph" w:customStyle="1" w:styleId="n-tendieu">
    <w:name w:val="n-tendieu"/>
    <w:basedOn w:val="Normal"/>
    <w:rsid w:val="00864799"/>
    <w:pPr>
      <w:spacing w:before="180" w:line="340" w:lineRule="exact"/>
      <w:ind w:firstLine="720"/>
    </w:pPr>
    <w:rPr>
      <w:rFonts w:ascii=".VnTime" w:eastAsia="MS UI Gothic" w:hAnsi=".VnTime" w:cs=".VnTime"/>
      <w:b/>
      <w:bCs/>
      <w:sz w:val="28"/>
      <w:szCs w:val="28"/>
      <w:lang w:val="en-GB"/>
    </w:rPr>
  </w:style>
  <w:style w:type="paragraph" w:customStyle="1" w:styleId="CharCharCharChar0">
    <w:name w:val="Char Char Char Char"/>
    <w:basedOn w:val="Normal"/>
    <w:semiHidden/>
    <w:rsid w:val="00864799"/>
    <w:pPr>
      <w:spacing w:before="0" w:after="160" w:line="240" w:lineRule="exact"/>
      <w:jc w:val="left"/>
    </w:pPr>
    <w:rPr>
      <w:rFonts w:ascii="Arial" w:eastAsia="Times New Roman" w:hAnsi="Arial" w:cs="Times New Roman"/>
      <w:sz w:val="22"/>
    </w:rPr>
  </w:style>
  <w:style w:type="character" w:styleId="Strong">
    <w:name w:val="Strong"/>
    <w:qFormat/>
    <w:rsid w:val="00864799"/>
    <w:rPr>
      <w:b/>
      <w:bCs/>
      <w:w w:val="100"/>
    </w:rPr>
  </w:style>
  <w:style w:type="paragraph" w:customStyle="1" w:styleId="CharChar11Char">
    <w:name w:val="Char Char11 Char"/>
    <w:basedOn w:val="Normal"/>
    <w:rsid w:val="00864799"/>
    <w:pPr>
      <w:spacing w:before="0" w:after="160" w:line="240" w:lineRule="exact"/>
      <w:jc w:val="left"/>
    </w:pPr>
    <w:rPr>
      <w:rFonts w:ascii="Verdana" w:eastAsia="Times New Roman" w:hAnsi="Verdana" w:cs="Times New Roman"/>
      <w:sz w:val="20"/>
      <w:szCs w:val="20"/>
    </w:rPr>
  </w:style>
  <w:style w:type="character" w:customStyle="1" w:styleId="bodytextindent-h">
    <w:name w:val="bodytextindent-h"/>
    <w:basedOn w:val="DefaultParagraphFont"/>
    <w:rsid w:val="00864799"/>
  </w:style>
  <w:style w:type="paragraph" w:customStyle="1" w:styleId="dieu0">
    <w:name w:val="dieu"/>
    <w:basedOn w:val="Normal"/>
    <w:link w:val="dieuChar0"/>
    <w:autoRedefine/>
    <w:rsid w:val="00864799"/>
    <w:pPr>
      <w:spacing w:before="0"/>
      <w:ind w:firstLine="720"/>
      <w:jc w:val="left"/>
    </w:pPr>
    <w:rPr>
      <w:rFonts w:eastAsia="Calibri" w:cs="Times New Roman"/>
      <w:b/>
      <w:color w:val="0000FF"/>
      <w:spacing w:val="24"/>
      <w:sz w:val="26"/>
      <w:szCs w:val="26"/>
    </w:rPr>
  </w:style>
  <w:style w:type="character" w:customStyle="1" w:styleId="dieuChar0">
    <w:name w:val="dieu Char"/>
    <w:link w:val="dieu0"/>
    <w:locked/>
    <w:rsid w:val="00864799"/>
    <w:rPr>
      <w:rFonts w:ascii="Times New Roman" w:eastAsia="Calibri" w:hAnsi="Times New Roman" w:cs="Times New Roman"/>
      <w:b/>
      <w:color w:val="0000FF"/>
      <w:spacing w:val="24"/>
      <w:sz w:val="26"/>
      <w:szCs w:val="26"/>
    </w:rPr>
  </w:style>
  <w:style w:type="character" w:styleId="Emphasis">
    <w:name w:val="Emphasis"/>
    <w:qFormat/>
    <w:rsid w:val="00864799"/>
    <w:rPr>
      <w:i/>
      <w:iCs/>
    </w:rPr>
  </w:style>
  <w:style w:type="paragraph" w:customStyle="1" w:styleId="bodytextindent-p">
    <w:name w:val="bodytextindent-p"/>
    <w:basedOn w:val="Normal"/>
    <w:rsid w:val="00864799"/>
    <w:pPr>
      <w:spacing w:before="100" w:beforeAutospacing="1" w:after="100" w:afterAutospacing="1"/>
      <w:jc w:val="left"/>
    </w:pPr>
    <w:rPr>
      <w:rFonts w:eastAsia="Times New Roman" w:cs="Times New Roman"/>
      <w:szCs w:val="24"/>
    </w:rPr>
  </w:style>
  <w:style w:type="character" w:customStyle="1" w:styleId="normal-h">
    <w:name w:val="normal-h"/>
    <w:basedOn w:val="DefaultParagraphFont"/>
    <w:rsid w:val="00864799"/>
  </w:style>
  <w:style w:type="character" w:customStyle="1" w:styleId="giua-h">
    <w:name w:val="giua-h"/>
    <w:basedOn w:val="DefaultParagraphFont"/>
    <w:rsid w:val="00864799"/>
  </w:style>
  <w:style w:type="paragraph" w:customStyle="1" w:styleId="giua-p">
    <w:name w:val="giua-p"/>
    <w:basedOn w:val="Normal"/>
    <w:rsid w:val="00864799"/>
    <w:pPr>
      <w:spacing w:before="100" w:beforeAutospacing="1" w:after="100" w:afterAutospacing="1"/>
      <w:jc w:val="left"/>
    </w:pPr>
    <w:rPr>
      <w:rFonts w:eastAsia="Times New Roman" w:cs="Times New Roman"/>
      <w:szCs w:val="24"/>
    </w:rPr>
  </w:style>
  <w:style w:type="character" w:customStyle="1" w:styleId="footer-h">
    <w:name w:val="footer-h"/>
    <w:basedOn w:val="DefaultParagraphFont"/>
    <w:rsid w:val="00864799"/>
  </w:style>
  <w:style w:type="paragraph" w:customStyle="1" w:styleId="footer-p">
    <w:name w:val="footer-p"/>
    <w:basedOn w:val="Normal"/>
    <w:rsid w:val="00864799"/>
    <w:pPr>
      <w:spacing w:before="100" w:beforeAutospacing="1" w:after="100" w:afterAutospacing="1"/>
      <w:jc w:val="left"/>
    </w:pPr>
    <w:rPr>
      <w:rFonts w:eastAsia="Times New Roman" w:cs="Times New Roman"/>
      <w:szCs w:val="24"/>
    </w:rPr>
  </w:style>
  <w:style w:type="character" w:customStyle="1" w:styleId="bodytext2-h">
    <w:name w:val="bodytext2-h"/>
    <w:basedOn w:val="DefaultParagraphFont"/>
    <w:rsid w:val="00864799"/>
  </w:style>
  <w:style w:type="paragraph" w:customStyle="1" w:styleId="bodytext2-p">
    <w:name w:val="bodytext2-p"/>
    <w:basedOn w:val="Normal"/>
    <w:rsid w:val="00864799"/>
    <w:pPr>
      <w:spacing w:before="100" w:beforeAutospacing="1" w:after="100" w:afterAutospacing="1"/>
      <w:jc w:val="left"/>
    </w:pPr>
    <w:rPr>
      <w:rFonts w:eastAsia="Times New Roman" w:cs="Times New Roman"/>
      <w:szCs w:val="24"/>
    </w:rPr>
  </w:style>
  <w:style w:type="paragraph" w:customStyle="1" w:styleId="tb">
    <w:name w:val="tb"/>
    <w:basedOn w:val="Normal"/>
    <w:rsid w:val="00864799"/>
    <w:pPr>
      <w:spacing w:after="0"/>
      <w:ind w:firstLine="720"/>
    </w:pPr>
    <w:rPr>
      <w:rFonts w:ascii=".VnTime" w:eastAsia="Times New Roman" w:hAnsi=".VnTime" w:cs="Times New Roman"/>
      <w:sz w:val="28"/>
      <w:szCs w:val="24"/>
    </w:rPr>
  </w:style>
  <w:style w:type="paragraph" w:styleId="List4">
    <w:name w:val="List 4"/>
    <w:basedOn w:val="Normal"/>
    <w:rsid w:val="00864799"/>
    <w:pPr>
      <w:spacing w:before="0" w:after="0"/>
      <w:ind w:left="1440" w:hanging="360"/>
      <w:jc w:val="left"/>
    </w:pPr>
    <w:rPr>
      <w:rFonts w:eastAsia="Times New Roman" w:cs="Times New Roman"/>
      <w:sz w:val="28"/>
      <w:szCs w:val="28"/>
    </w:rPr>
  </w:style>
  <w:style w:type="paragraph" w:styleId="List5">
    <w:name w:val="List 5"/>
    <w:basedOn w:val="Normal"/>
    <w:rsid w:val="00864799"/>
    <w:pPr>
      <w:spacing w:before="0" w:after="0"/>
      <w:ind w:left="1800" w:hanging="360"/>
      <w:jc w:val="left"/>
    </w:pPr>
    <w:rPr>
      <w:rFonts w:eastAsia="Times New Roman" w:cs="Times New Roman"/>
      <w:sz w:val="28"/>
      <w:szCs w:val="28"/>
    </w:rPr>
  </w:style>
  <w:style w:type="paragraph" w:customStyle="1" w:styleId="CharChar2Char">
    <w:name w:val="Char Char2 Char"/>
    <w:basedOn w:val="Normal"/>
    <w:autoRedefine/>
    <w:rsid w:val="00864799"/>
    <w:pPr>
      <w:keepNext/>
      <w:spacing w:before="0" w:after="160" w:line="240" w:lineRule="exact"/>
      <w:ind w:left="720"/>
      <w:jc w:val="left"/>
    </w:pPr>
    <w:rPr>
      <w:rFonts w:ascii="Arial" w:eastAsia="Times New Roman" w:hAnsi="Arial" w:cs="Verdana"/>
      <w:sz w:val="22"/>
      <w:szCs w:val="20"/>
    </w:rPr>
  </w:style>
  <w:style w:type="paragraph" w:customStyle="1" w:styleId="CharCharCharCharCharCharChar0">
    <w:name w:val="Char Char Char Char Char Char Char"/>
    <w:basedOn w:val="Normal"/>
    <w:semiHidden/>
    <w:rsid w:val="00864799"/>
    <w:pPr>
      <w:spacing w:before="0" w:after="160" w:line="240" w:lineRule="exact"/>
      <w:jc w:val="left"/>
    </w:pPr>
    <w:rPr>
      <w:rFonts w:ascii="Arial" w:eastAsia="Times New Roman" w:hAnsi="Arial" w:cs="Arial"/>
      <w:sz w:val="22"/>
    </w:rPr>
  </w:style>
  <w:style w:type="paragraph" w:customStyle="1" w:styleId="xl56">
    <w:name w:val="xl56"/>
    <w:basedOn w:val="Normal"/>
    <w:rsid w:val="00864799"/>
    <w:pPr>
      <w:pBdr>
        <w:top w:val="single" w:sz="4" w:space="0" w:color="auto"/>
        <w:left w:val="single" w:sz="4" w:space="0" w:color="auto"/>
        <w:right w:val="single" w:sz="4" w:space="0" w:color="auto"/>
      </w:pBdr>
      <w:shd w:val="clear" w:color="auto" w:fill="FFFFFF"/>
      <w:spacing w:before="100" w:beforeAutospacing="1" w:after="100" w:afterAutospacing="1"/>
      <w:jc w:val="left"/>
    </w:pPr>
    <w:rPr>
      <w:rFonts w:eastAsia="Times New Roman" w:cs="Times New Roman"/>
      <w:sz w:val="22"/>
    </w:rPr>
  </w:style>
  <w:style w:type="character" w:styleId="FollowedHyperlink">
    <w:name w:val="FollowedHyperlink"/>
    <w:rsid w:val="00864799"/>
    <w:rPr>
      <w:color w:val="800080"/>
      <w:u w:val="single"/>
    </w:rPr>
  </w:style>
  <w:style w:type="paragraph" w:customStyle="1" w:styleId="Char1">
    <w:name w:val="Char1"/>
    <w:basedOn w:val="Normal"/>
    <w:autoRedefine/>
    <w:rsid w:val="00864799"/>
    <w:pPr>
      <w:spacing w:before="0" w:after="160" w:line="240" w:lineRule="exact"/>
      <w:jc w:val="left"/>
    </w:pPr>
    <w:rPr>
      <w:rFonts w:ascii="Verdana" w:eastAsia="Times New Roman" w:hAnsi="Verdana" w:cs="Verdana"/>
      <w:sz w:val="20"/>
      <w:szCs w:val="20"/>
    </w:rPr>
  </w:style>
  <w:style w:type="paragraph" w:customStyle="1" w:styleId="CharCharCharCharChar">
    <w:name w:val="Char Char Char Char Char"/>
    <w:basedOn w:val="Normal"/>
    <w:rsid w:val="00864799"/>
    <w:pPr>
      <w:spacing w:before="0" w:after="160" w:line="240" w:lineRule="exact"/>
      <w:jc w:val="left"/>
    </w:pPr>
    <w:rPr>
      <w:rFonts w:ascii="Verdana" w:eastAsia="Times New Roman" w:hAnsi="Verdana" w:cs="Times New Roman"/>
      <w:sz w:val="20"/>
      <w:szCs w:val="20"/>
    </w:rPr>
  </w:style>
  <w:style w:type="character" w:customStyle="1" w:styleId="normal-h1">
    <w:name w:val="normal-h1"/>
    <w:rsid w:val="00864799"/>
    <w:rPr>
      <w:rFonts w:ascii=".VnTime" w:hAnsi=".VnTime" w:hint="default"/>
      <w:color w:val="0000FF"/>
      <w:sz w:val="24"/>
      <w:szCs w:val="24"/>
    </w:rPr>
  </w:style>
  <w:style w:type="paragraph" w:customStyle="1" w:styleId="heading1-p">
    <w:name w:val="heading1-p"/>
    <w:basedOn w:val="Normal"/>
    <w:rsid w:val="00864799"/>
    <w:pPr>
      <w:spacing w:before="0" w:after="0"/>
      <w:jc w:val="left"/>
    </w:pPr>
    <w:rPr>
      <w:rFonts w:eastAsia="Times New Roman" w:cs="Times New Roman"/>
      <w:sz w:val="20"/>
      <w:szCs w:val="20"/>
    </w:rPr>
  </w:style>
  <w:style w:type="paragraph" w:customStyle="1" w:styleId="heading3-p">
    <w:name w:val="heading3-p"/>
    <w:basedOn w:val="Normal"/>
    <w:rsid w:val="00864799"/>
    <w:pPr>
      <w:spacing w:before="0" w:after="0"/>
      <w:jc w:val="center"/>
    </w:pPr>
    <w:rPr>
      <w:rFonts w:eastAsia="Times New Roman" w:cs="Times New Roman"/>
      <w:sz w:val="20"/>
      <w:szCs w:val="20"/>
    </w:rPr>
  </w:style>
  <w:style w:type="character" w:customStyle="1" w:styleId="heading1-h1">
    <w:name w:val="heading1-h1"/>
    <w:rsid w:val="00864799"/>
    <w:rPr>
      <w:rFonts w:ascii=".VnTime" w:hAnsi=".VnTime" w:hint="default"/>
      <w:sz w:val="28"/>
      <w:szCs w:val="28"/>
    </w:rPr>
  </w:style>
  <w:style w:type="character" w:customStyle="1" w:styleId="heading3-h1">
    <w:name w:val="heading3-h1"/>
    <w:rsid w:val="00864799"/>
    <w:rPr>
      <w:rFonts w:ascii=".VnTimeH" w:hAnsi=".VnTimeH" w:hint="default"/>
      <w:b/>
      <w:bCs/>
      <w:sz w:val="28"/>
      <w:szCs w:val="28"/>
    </w:rPr>
  </w:style>
  <w:style w:type="paragraph" w:customStyle="1" w:styleId="g">
    <w:name w:val="g"/>
    <w:basedOn w:val="Normal"/>
    <w:link w:val="gChar"/>
    <w:rsid w:val="00864799"/>
    <w:pPr>
      <w:tabs>
        <w:tab w:val="num" w:pos="900"/>
      </w:tabs>
      <w:spacing w:before="40" w:after="20" w:line="288" w:lineRule="auto"/>
      <w:ind w:left="900" w:hanging="360"/>
    </w:pPr>
    <w:rPr>
      <w:rFonts w:ascii=".VnTime" w:eastAsia="Times New Roman" w:hAnsi=".VnTime" w:cs="Times New Roman"/>
      <w:sz w:val="26"/>
      <w:szCs w:val="26"/>
    </w:rPr>
  </w:style>
  <w:style w:type="character" w:customStyle="1" w:styleId="gChar">
    <w:name w:val="g Char"/>
    <w:link w:val="g"/>
    <w:rsid w:val="00864799"/>
    <w:rPr>
      <w:rFonts w:ascii=".VnTime" w:eastAsia="Times New Roman" w:hAnsi=".VnTime" w:cs="Times New Roman"/>
      <w:sz w:val="26"/>
      <w:szCs w:val="26"/>
    </w:rPr>
  </w:style>
  <w:style w:type="paragraph" w:customStyle="1" w:styleId="I">
    <w:name w:val="I"/>
    <w:rsid w:val="00864799"/>
    <w:pPr>
      <w:spacing w:before="120" w:after="120" w:line="240" w:lineRule="auto"/>
      <w:ind w:firstLine="720"/>
    </w:pPr>
    <w:rPr>
      <w:rFonts w:ascii="Times New Roman" w:eastAsia="Times New Roman" w:hAnsi="Times New Roman" w:cs=".VnTime"/>
      <w:b/>
      <w:sz w:val="32"/>
      <w:szCs w:val="32"/>
    </w:rPr>
  </w:style>
  <w:style w:type="paragraph" w:customStyle="1" w:styleId="than">
    <w:name w:val="than"/>
    <w:rsid w:val="00864799"/>
    <w:pPr>
      <w:spacing w:before="120" w:after="120" w:line="360" w:lineRule="exact"/>
      <w:ind w:firstLine="567"/>
      <w:jc w:val="both"/>
    </w:pPr>
    <w:rPr>
      <w:rFonts w:ascii="Times New Roman" w:eastAsia="Times New Roman" w:hAnsi="Times New Roman" w:cs="Arial"/>
      <w:sz w:val="28"/>
      <w:szCs w:val="28"/>
    </w:rPr>
  </w:style>
  <w:style w:type="paragraph" w:customStyle="1" w:styleId="tenmon">
    <w:name w:val="ten mon"/>
    <w:link w:val="tenmonChar"/>
    <w:rsid w:val="00864799"/>
    <w:pPr>
      <w:spacing w:before="120" w:after="120" w:line="240" w:lineRule="auto"/>
      <w:ind w:firstLine="720"/>
    </w:pPr>
    <w:rPr>
      <w:rFonts w:ascii="Times New Roman" w:eastAsia="Times New Roman" w:hAnsi="Times New Roman" w:cs=".VnTime"/>
      <w:b/>
      <w:sz w:val="28"/>
      <w:szCs w:val="28"/>
    </w:rPr>
  </w:style>
  <w:style w:type="character" w:customStyle="1" w:styleId="tenmonChar">
    <w:name w:val="ten mon Char"/>
    <w:link w:val="tenmon"/>
    <w:rsid w:val="00864799"/>
    <w:rPr>
      <w:rFonts w:ascii="Times New Roman" w:eastAsia="Times New Roman" w:hAnsi="Times New Roman" w:cs=".VnTime"/>
      <w:b/>
      <w:sz w:val="28"/>
      <w:szCs w:val="28"/>
    </w:rPr>
  </w:style>
  <w:style w:type="character" w:customStyle="1" w:styleId="StyleBold">
    <w:name w:val="Style Bold"/>
    <w:rsid w:val="00864799"/>
    <w:rPr>
      <w:b/>
      <w:bCs/>
    </w:rPr>
  </w:style>
  <w:style w:type="paragraph" w:customStyle="1" w:styleId="bang1">
    <w:name w:val="bang1"/>
    <w:rsid w:val="00864799"/>
    <w:pPr>
      <w:spacing w:after="0" w:line="240" w:lineRule="auto"/>
      <w:jc w:val="center"/>
    </w:pPr>
    <w:rPr>
      <w:rFonts w:ascii="Times New Roman" w:eastAsia="Times New Roman" w:hAnsi="Times New Roman" w:cs=".VnTime"/>
      <w:sz w:val="28"/>
      <w:szCs w:val="28"/>
    </w:rPr>
  </w:style>
  <w:style w:type="paragraph" w:customStyle="1" w:styleId="bang0">
    <w:name w:val="bang"/>
    <w:rsid w:val="00864799"/>
    <w:pPr>
      <w:spacing w:after="0" w:line="240" w:lineRule="auto"/>
    </w:pPr>
    <w:rPr>
      <w:rFonts w:ascii="Times New Roman" w:eastAsia="Times New Roman" w:hAnsi="Times New Roman" w:cs="Arial"/>
      <w:sz w:val="28"/>
      <w:szCs w:val="28"/>
    </w:rPr>
  </w:style>
  <w:style w:type="paragraph" w:customStyle="1" w:styleId="bang2">
    <w:name w:val="bang 2"/>
    <w:basedOn w:val="bang0"/>
    <w:rsid w:val="00864799"/>
    <w:rPr>
      <w:b/>
    </w:rPr>
  </w:style>
  <w:style w:type="paragraph" w:customStyle="1" w:styleId="tieude">
    <w:name w:val="tieu de"/>
    <w:rsid w:val="00864799"/>
    <w:pPr>
      <w:spacing w:before="360" w:after="360" w:line="240" w:lineRule="auto"/>
      <w:jc w:val="center"/>
    </w:pPr>
    <w:rPr>
      <w:rFonts w:ascii="Times New Roman" w:eastAsia="Times New Roman" w:hAnsi="Times New Roman" w:cs=".VnTime"/>
      <w:b/>
      <w:sz w:val="36"/>
      <w:szCs w:val="36"/>
    </w:rPr>
  </w:style>
  <w:style w:type="paragraph" w:customStyle="1" w:styleId="bang3">
    <w:name w:val="bang3"/>
    <w:rsid w:val="00864799"/>
    <w:pPr>
      <w:spacing w:after="0" w:line="240" w:lineRule="auto"/>
      <w:jc w:val="center"/>
    </w:pPr>
    <w:rPr>
      <w:rFonts w:ascii="Times New Roman" w:eastAsia="Times New Roman" w:hAnsi="Times New Roman" w:cs="Arial"/>
      <w:sz w:val="28"/>
      <w:szCs w:val="28"/>
    </w:rPr>
  </w:style>
  <w:style w:type="paragraph" w:styleId="BodyTextFirstIndent2">
    <w:name w:val="Body Text First Indent 2"/>
    <w:basedOn w:val="BodyTextIndent"/>
    <w:link w:val="BodyTextFirstIndent2Char1"/>
    <w:rsid w:val="00864799"/>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864799"/>
    <w:rPr>
      <w:rFonts w:ascii="Times New Roman" w:hAnsi="Times New Roman"/>
      <w:sz w:val="24"/>
    </w:rPr>
  </w:style>
  <w:style w:type="paragraph" w:styleId="ListBullet2">
    <w:name w:val="List Bullet 2"/>
    <w:basedOn w:val="Normal"/>
    <w:rsid w:val="00864799"/>
    <w:pPr>
      <w:tabs>
        <w:tab w:val="num" w:pos="1260"/>
      </w:tabs>
      <w:spacing w:before="0" w:after="0"/>
      <w:ind w:left="1260" w:hanging="360"/>
      <w:jc w:val="left"/>
    </w:pPr>
    <w:rPr>
      <w:rFonts w:eastAsia="Times New Roman" w:cs="Times New Roman"/>
      <w:szCs w:val="24"/>
    </w:rPr>
  </w:style>
  <w:style w:type="paragraph" w:customStyle="1" w:styleId="PARA1">
    <w:name w:val="PARA1"/>
    <w:basedOn w:val="BodyText"/>
    <w:rsid w:val="00864799"/>
    <w:pPr>
      <w:spacing w:after="60"/>
      <w:jc w:val="both"/>
    </w:pPr>
    <w:rPr>
      <w:rFonts w:ascii="Times New Roman" w:hAnsi="Times New Roman"/>
      <w:b w:val="0"/>
      <w:szCs w:val="24"/>
    </w:rPr>
  </w:style>
  <w:style w:type="paragraph" w:customStyle="1" w:styleId="LAMA">
    <w:name w:val="LAMA"/>
    <w:basedOn w:val="Heading4"/>
    <w:rsid w:val="00864799"/>
    <w:pPr>
      <w:keepLines w:val="0"/>
      <w:tabs>
        <w:tab w:val="clear" w:pos="2880"/>
      </w:tabs>
      <w:spacing w:line="240" w:lineRule="auto"/>
      <w:ind w:left="0" w:firstLine="0"/>
      <w:jc w:val="center"/>
    </w:pPr>
    <w:rPr>
      <w:rFonts w:eastAsia="Times New Roman" w:cs="Times New Roman"/>
      <w:b/>
      <w:bCs/>
      <w:iCs w:val="0"/>
      <w:sz w:val="24"/>
      <w:szCs w:val="24"/>
      <w:u w:val="single"/>
    </w:rPr>
  </w:style>
  <w:style w:type="paragraph" w:customStyle="1" w:styleId="Style9Char">
    <w:name w:val="Style9 Char"/>
    <w:basedOn w:val="Normal"/>
    <w:next w:val="Normal"/>
    <w:link w:val="Style9CharChar"/>
    <w:rsid w:val="00864799"/>
    <w:pPr>
      <w:spacing w:before="0" w:after="0" w:line="288" w:lineRule="auto"/>
      <w:ind w:left="720"/>
    </w:pPr>
    <w:rPr>
      <w:rFonts w:eastAsia="Times New Roman" w:cs="Times New Roman"/>
      <w:sz w:val="26"/>
      <w:szCs w:val="26"/>
      <w:lang w:val="it-IT"/>
    </w:rPr>
  </w:style>
  <w:style w:type="character" w:customStyle="1" w:styleId="Style9CharChar">
    <w:name w:val="Style9 Char Char"/>
    <w:link w:val="Style9Char"/>
    <w:rsid w:val="00864799"/>
    <w:rPr>
      <w:rFonts w:ascii="Times New Roman" w:eastAsia="Times New Roman" w:hAnsi="Times New Roman" w:cs="Times New Roman"/>
      <w:sz w:val="26"/>
      <w:szCs w:val="26"/>
      <w:lang w:val="it-IT"/>
    </w:rPr>
  </w:style>
  <w:style w:type="paragraph" w:customStyle="1" w:styleId="StyleBodyTextIndent2Italic">
    <w:name w:val="Style Body Text Indent 2 + Italic"/>
    <w:basedOn w:val="BodyTextIndent2"/>
    <w:rsid w:val="00864799"/>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864799"/>
    <w:pPr>
      <w:tabs>
        <w:tab w:val="num" w:pos="341"/>
      </w:tabs>
      <w:spacing w:before="60" w:after="60"/>
      <w:ind w:left="341" w:hanging="341"/>
    </w:pPr>
    <w:rPr>
      <w:rFonts w:ascii="Arial" w:eastAsia="Times New Roman" w:hAnsi="Arial" w:cs="Times New Roman"/>
      <w:sz w:val="22"/>
      <w:szCs w:val="20"/>
    </w:rPr>
  </w:style>
  <w:style w:type="paragraph" w:customStyle="1" w:styleId="StyleHeading2TimesNewRoman">
    <w:name w:val="Style Heading 2 + Times New Roman"/>
    <w:basedOn w:val="Heading2"/>
    <w:link w:val="StyleHeading2TimesNewRomanCharChar"/>
    <w:rsid w:val="00864799"/>
    <w:pPr>
      <w:keepLines w:val="0"/>
      <w:tabs>
        <w:tab w:val="clear" w:pos="1440"/>
        <w:tab w:val="left" w:pos="0"/>
        <w:tab w:val="num" w:pos="360"/>
        <w:tab w:val="num" w:pos="709"/>
      </w:tabs>
      <w:ind w:left="0" w:firstLine="0"/>
    </w:pPr>
    <w:rPr>
      <w:rFonts w:eastAsia="Times New Roman" w:cs="Times New Roman"/>
      <w:b/>
      <w:sz w:val="28"/>
      <w:szCs w:val="28"/>
    </w:rPr>
  </w:style>
  <w:style w:type="character" w:customStyle="1" w:styleId="StyleHeading2TimesNewRomanCharChar">
    <w:name w:val="Style Heading 2 + Times New Roman Char Char"/>
    <w:link w:val="StyleHeading2TimesNewRoman"/>
    <w:rsid w:val="00864799"/>
    <w:rPr>
      <w:rFonts w:ascii="Times New Roman" w:eastAsia="Times New Roman" w:hAnsi="Times New Roman" w:cs="Times New Roman"/>
      <w:b/>
      <w:sz w:val="28"/>
      <w:szCs w:val="28"/>
    </w:rPr>
  </w:style>
  <w:style w:type="paragraph" w:customStyle="1" w:styleId="-PAGE-">
    <w:name w:val="- PAGE -"/>
    <w:rsid w:val="00864799"/>
    <w:pPr>
      <w:spacing w:after="0" w:line="240" w:lineRule="auto"/>
    </w:pPr>
    <w:rPr>
      <w:rFonts w:ascii="Times New Roman" w:eastAsia="Times New Roman" w:hAnsi="Times New Roman" w:cs="Times New Roman"/>
      <w:sz w:val="24"/>
      <w:szCs w:val="24"/>
    </w:rPr>
  </w:style>
  <w:style w:type="paragraph" w:customStyle="1" w:styleId="i2">
    <w:name w:val="i2"/>
    <w:basedOn w:val="Normal"/>
    <w:rsid w:val="00864799"/>
    <w:pPr>
      <w:spacing w:before="0" w:after="0"/>
    </w:pPr>
    <w:rPr>
      <w:rFonts w:ascii=".VnTime" w:eastAsia="Times New Roman" w:hAnsi=".VnTime" w:cs="Times New Roman"/>
      <w:b/>
      <w:color w:val="000080"/>
      <w:sz w:val="28"/>
      <w:szCs w:val="20"/>
      <w:u w:val="single"/>
    </w:rPr>
  </w:style>
  <w:style w:type="character" w:customStyle="1" w:styleId="yshortcuts">
    <w:name w:val="yshortcuts"/>
    <w:basedOn w:val="DefaultParagraphFont"/>
    <w:rsid w:val="00864799"/>
  </w:style>
  <w:style w:type="character" w:customStyle="1" w:styleId="mw-headline">
    <w:name w:val="mw-headline"/>
    <w:basedOn w:val="DefaultParagraphFont"/>
    <w:rsid w:val="00864799"/>
  </w:style>
  <w:style w:type="character" w:customStyle="1" w:styleId="editsection">
    <w:name w:val="editsection"/>
    <w:basedOn w:val="DefaultParagraphFont"/>
    <w:rsid w:val="00864799"/>
  </w:style>
  <w:style w:type="paragraph" w:customStyle="1" w:styleId="msonormalcxspmiddle">
    <w:name w:val="msonormalcxspmiddle"/>
    <w:basedOn w:val="Normal"/>
    <w:rsid w:val="00864799"/>
    <w:pPr>
      <w:spacing w:before="100" w:beforeAutospacing="1" w:after="100" w:afterAutospacing="1"/>
      <w:jc w:val="left"/>
    </w:pPr>
    <w:rPr>
      <w:rFonts w:eastAsia="Times New Roman" w:cs="Times New Roman"/>
      <w:szCs w:val="24"/>
    </w:rPr>
  </w:style>
  <w:style w:type="paragraph" w:styleId="ListBullet">
    <w:name w:val="List Bullet"/>
    <w:basedOn w:val="Normal"/>
    <w:autoRedefine/>
    <w:rsid w:val="00864799"/>
    <w:pPr>
      <w:tabs>
        <w:tab w:val="num" w:pos="360"/>
      </w:tabs>
      <w:spacing w:before="0" w:after="0"/>
      <w:ind w:left="360" w:hanging="360"/>
      <w:jc w:val="left"/>
    </w:pPr>
    <w:rPr>
      <w:rFonts w:eastAsia="Times New Roman" w:cs="Times New Roman"/>
      <w:sz w:val="20"/>
      <w:szCs w:val="20"/>
    </w:rPr>
  </w:style>
  <w:style w:type="paragraph" w:customStyle="1" w:styleId="msonormalcxspmiddlecxsplast">
    <w:name w:val="msonormalcxspmiddlecxsplast"/>
    <w:basedOn w:val="Normal"/>
    <w:rsid w:val="00864799"/>
    <w:pPr>
      <w:spacing w:before="100" w:beforeAutospacing="1" w:after="100" w:afterAutospacing="1"/>
      <w:jc w:val="left"/>
    </w:pPr>
    <w:rPr>
      <w:rFonts w:eastAsia="Times New Roman" w:cs="Times New Roman"/>
      <w:szCs w:val="24"/>
    </w:rPr>
  </w:style>
  <w:style w:type="paragraph" w:customStyle="1" w:styleId="msonormalcxspmiddlecxspmiddle">
    <w:name w:val="msonormalcxspmiddlecxspmiddle"/>
    <w:basedOn w:val="Normal"/>
    <w:rsid w:val="00864799"/>
    <w:pPr>
      <w:spacing w:before="100" w:beforeAutospacing="1" w:after="100" w:afterAutospacing="1"/>
      <w:jc w:val="left"/>
    </w:pPr>
    <w:rPr>
      <w:rFonts w:eastAsia="Times New Roman" w:cs="Times New Roman"/>
      <w:szCs w:val="24"/>
    </w:rPr>
  </w:style>
  <w:style w:type="table" w:styleId="TableSimple1">
    <w:name w:val="Table Simple 1"/>
    <w:basedOn w:val="TableNormal"/>
    <w:rsid w:val="00864799"/>
    <w:pPr>
      <w:spacing w:after="0" w:line="240" w:lineRule="auto"/>
    </w:pPr>
    <w:rPr>
      <w:rFonts w:ascii="Times New Roman" w:eastAsia="Times New Roman" w:hAnsi="Times New Roman" w:cs="Times New Roman"/>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864799"/>
    <w:pPr>
      <w:tabs>
        <w:tab w:val="left" w:pos="1152"/>
      </w:tabs>
      <w:spacing w:before="120" w:after="120" w:line="312" w:lineRule="auto"/>
    </w:pPr>
    <w:rPr>
      <w:rFonts w:ascii="Arial" w:eastAsia="Times New Roman" w:hAnsi="Arial" w:cs="Arial"/>
      <w:sz w:val="26"/>
      <w:szCs w:val="26"/>
    </w:rPr>
  </w:style>
  <w:style w:type="paragraph" w:customStyle="1" w:styleId="Form">
    <w:name w:val="Form"/>
    <w:basedOn w:val="Normal"/>
    <w:rsid w:val="00864799"/>
    <w:pPr>
      <w:tabs>
        <w:tab w:val="left" w:pos="1440"/>
        <w:tab w:val="left" w:pos="2160"/>
        <w:tab w:val="left" w:pos="2880"/>
        <w:tab w:val="right" w:pos="7200"/>
      </w:tabs>
      <w:spacing w:before="60" w:after="60"/>
      <w:ind w:firstLine="720"/>
    </w:pPr>
    <w:rPr>
      <w:rFonts w:ascii=".VnTime" w:eastAsia="Times New Roman" w:hAnsi=".VnTime" w:cs="Times New Roman"/>
      <w:sz w:val="28"/>
      <w:szCs w:val="28"/>
      <w:lang w:val="en-GB" w:eastAsia="en-GB"/>
    </w:rPr>
  </w:style>
  <w:style w:type="paragraph" w:customStyle="1" w:styleId="BodyText22">
    <w:name w:val="Body Text 22"/>
    <w:basedOn w:val="Normal"/>
    <w:rsid w:val="00864799"/>
    <w:pPr>
      <w:overflowPunct w:val="0"/>
      <w:autoSpaceDE w:val="0"/>
      <w:autoSpaceDN w:val="0"/>
      <w:adjustRightInd w:val="0"/>
      <w:spacing w:before="140" w:after="0" w:line="380" w:lineRule="exact"/>
      <w:ind w:firstLine="737"/>
      <w:textAlignment w:val="baseline"/>
    </w:pPr>
    <w:rPr>
      <w:rFonts w:ascii=".VnTime" w:eastAsia="Times New Roman" w:hAnsi=".VnTime" w:cs="Times New Roman"/>
      <w:sz w:val="28"/>
      <w:szCs w:val="28"/>
    </w:rPr>
  </w:style>
  <w:style w:type="character" w:customStyle="1" w:styleId="normalchar">
    <w:name w:val="normal__char"/>
    <w:basedOn w:val="DefaultParagraphFont"/>
    <w:rsid w:val="00864799"/>
  </w:style>
  <w:style w:type="paragraph" w:customStyle="1" w:styleId="Body1">
    <w:name w:val="Body 1"/>
    <w:basedOn w:val="Normal"/>
    <w:rsid w:val="00864799"/>
    <w:pPr>
      <w:spacing w:after="0"/>
      <w:ind w:firstLine="720"/>
    </w:pPr>
    <w:rPr>
      <w:rFonts w:eastAsia="Times New Roman" w:cs="Times New Roman"/>
      <w:sz w:val="28"/>
      <w:szCs w:val="28"/>
      <w:lang w:val="da-DK"/>
    </w:rPr>
  </w:style>
  <w:style w:type="paragraph" w:customStyle="1" w:styleId="D-tb">
    <w:name w:val="D-tb"/>
    <w:basedOn w:val="Normal"/>
    <w:rsid w:val="00864799"/>
    <w:pPr>
      <w:spacing w:after="0"/>
      <w:ind w:firstLine="720"/>
    </w:pPr>
    <w:rPr>
      <w:rFonts w:eastAsia="Times New Roman" w:cs="Times New Roman"/>
      <w:sz w:val="28"/>
      <w:szCs w:val="26"/>
    </w:rPr>
  </w:style>
  <w:style w:type="character" w:customStyle="1" w:styleId="apple-style-span">
    <w:name w:val="apple-style-span"/>
    <w:basedOn w:val="DefaultParagraphFont"/>
    <w:rsid w:val="00864799"/>
  </w:style>
  <w:style w:type="paragraph" w:customStyle="1" w:styleId="CharChar2CharCharCharCharCharChar">
    <w:name w:val="Char Char2 Char Char Char Char Char Char"/>
    <w:aliases w:val=" Char Char2 Char Char Char Char Char Char Char Char Char Char"/>
    <w:basedOn w:val="Normal"/>
    <w:rsid w:val="00864799"/>
    <w:pPr>
      <w:tabs>
        <w:tab w:val="left" w:pos="709"/>
      </w:tabs>
      <w:spacing w:before="0" w:after="0"/>
      <w:jc w:val="left"/>
    </w:pPr>
    <w:rPr>
      <w:rFonts w:ascii="Tahoma" w:eastAsia="Times New Roman" w:hAnsi="Tahoma" w:cs="Times New Roman"/>
      <w:szCs w:val="24"/>
      <w:lang w:val="pl-PL" w:eastAsia="pl-PL"/>
    </w:rPr>
  </w:style>
  <w:style w:type="paragraph" w:styleId="PlainText">
    <w:name w:val="Plain Text"/>
    <w:basedOn w:val="Normal"/>
    <w:link w:val="PlainTextChar1"/>
    <w:rsid w:val="00864799"/>
    <w:pPr>
      <w:spacing w:before="0" w:after="0"/>
      <w:jc w:val="left"/>
    </w:pPr>
    <w:rPr>
      <w:rFonts w:ascii="Courier New" w:eastAsia="Times New Roman" w:hAnsi="Courier New" w:cs="Courier New"/>
      <w:sz w:val="20"/>
      <w:szCs w:val="20"/>
    </w:rPr>
  </w:style>
  <w:style w:type="character" w:customStyle="1" w:styleId="PlainTextChar">
    <w:name w:val="Plain Text Char"/>
    <w:basedOn w:val="DefaultParagraphFont"/>
    <w:rsid w:val="00864799"/>
    <w:rPr>
      <w:rFonts w:ascii="Consolas" w:hAnsi="Consolas"/>
      <w:sz w:val="21"/>
      <w:szCs w:val="21"/>
    </w:rPr>
  </w:style>
  <w:style w:type="character" w:customStyle="1" w:styleId="shorttext">
    <w:name w:val="short_text"/>
    <w:basedOn w:val="DefaultParagraphFont"/>
    <w:rsid w:val="00864799"/>
  </w:style>
  <w:style w:type="character" w:customStyle="1" w:styleId="hps">
    <w:name w:val="hps"/>
    <w:basedOn w:val="DefaultParagraphFont"/>
    <w:rsid w:val="00864799"/>
  </w:style>
  <w:style w:type="character" w:customStyle="1" w:styleId="hpsatn">
    <w:name w:val="hps atn"/>
    <w:basedOn w:val="DefaultParagraphFont"/>
    <w:rsid w:val="00864799"/>
  </w:style>
  <w:style w:type="paragraph" w:customStyle="1" w:styleId="giua">
    <w:name w:val="giua"/>
    <w:basedOn w:val="Normal"/>
    <w:rsid w:val="00864799"/>
    <w:pPr>
      <w:autoSpaceDE w:val="0"/>
      <w:autoSpaceDN w:val="0"/>
      <w:spacing w:before="0"/>
      <w:jc w:val="center"/>
    </w:pPr>
    <w:rPr>
      <w:rFonts w:ascii=".VnTime" w:eastAsia="Times New Roman" w:hAnsi=".VnTime" w:cs=".VnTime"/>
      <w:color w:val="0000FF"/>
      <w:szCs w:val="24"/>
    </w:rPr>
  </w:style>
  <w:style w:type="paragraph" w:customStyle="1" w:styleId="Tieudephu">
    <w:name w:val="Tieu de phu"/>
    <w:basedOn w:val="Normal"/>
    <w:rsid w:val="00864799"/>
    <w:pPr>
      <w:spacing w:before="0"/>
      <w:jc w:val="center"/>
    </w:pPr>
    <w:rPr>
      <w:rFonts w:ascii="PdTime" w:eastAsia="Times New Roman" w:hAnsi="PdTime" w:cs="PdTime"/>
      <w:b/>
      <w:bCs/>
      <w:spacing w:val="4"/>
      <w:sz w:val="26"/>
      <w:szCs w:val="26"/>
      <w:lang w:val="en-GB"/>
    </w:rPr>
  </w:style>
  <w:style w:type="paragraph" w:customStyle="1" w:styleId="Muc">
    <w:name w:val="Muc"/>
    <w:rsid w:val="00864799"/>
    <w:pPr>
      <w:spacing w:before="120" w:after="120" w:line="360" w:lineRule="auto"/>
      <w:jc w:val="center"/>
    </w:pPr>
    <w:rPr>
      <w:rFonts w:ascii="Times New Roman" w:eastAsia="Times New Roman" w:hAnsi="Times New Roman" w:cs="Times New Roman"/>
      <w:b/>
      <w:sz w:val="28"/>
      <w:szCs w:val="28"/>
      <w:lang w:eastAsia="vi-VN"/>
    </w:rPr>
  </w:style>
  <w:style w:type="paragraph" w:customStyle="1" w:styleId="TieuDeMuc">
    <w:name w:val="TieuDeMuc"/>
    <w:rsid w:val="00864799"/>
    <w:pPr>
      <w:spacing w:before="120" w:after="120" w:line="360" w:lineRule="auto"/>
      <w:jc w:val="center"/>
    </w:pPr>
    <w:rPr>
      <w:rFonts w:ascii="Times New Roman" w:eastAsia="Times New Roman" w:hAnsi="Times New Roman" w:cs="Times New Roman"/>
      <w:b/>
      <w:sz w:val="26"/>
      <w:szCs w:val="28"/>
      <w:lang w:eastAsia="vi-VN"/>
    </w:rPr>
  </w:style>
  <w:style w:type="paragraph" w:customStyle="1" w:styleId="Than0">
    <w:name w:val="Than"/>
    <w:basedOn w:val="Normal"/>
    <w:rsid w:val="00864799"/>
    <w:pPr>
      <w:spacing w:line="360" w:lineRule="auto"/>
      <w:ind w:firstLine="720"/>
    </w:pPr>
    <w:rPr>
      <w:rFonts w:eastAsia="Times New Roman" w:cs="Times New Roman"/>
      <w:sz w:val="28"/>
      <w:szCs w:val="28"/>
      <w:lang w:val="vi-VN" w:eastAsia="vi-VN"/>
    </w:rPr>
  </w:style>
  <w:style w:type="paragraph" w:styleId="Revision">
    <w:name w:val="Revision"/>
    <w:hidden/>
    <w:semiHidden/>
    <w:rsid w:val="00864799"/>
    <w:pPr>
      <w:spacing w:after="0" w:line="240" w:lineRule="auto"/>
    </w:pPr>
    <w:rPr>
      <w:rFonts w:ascii="Times New Roman" w:eastAsia="Times New Roman" w:hAnsi="Times New Roman" w:cs="Times New Roman"/>
      <w:sz w:val="24"/>
      <w:szCs w:val="24"/>
    </w:rPr>
  </w:style>
  <w:style w:type="paragraph" w:customStyle="1" w:styleId="font5">
    <w:name w:val="font5"/>
    <w:basedOn w:val="Normal"/>
    <w:rsid w:val="00864799"/>
    <w:pPr>
      <w:spacing w:before="100" w:beforeAutospacing="1" w:after="100" w:afterAutospacing="1"/>
      <w:jc w:val="left"/>
    </w:pPr>
    <w:rPr>
      <w:rFonts w:ascii=".VnTime" w:eastAsia="Times New Roman" w:hAnsi=".VnTime" w:cs="Times New Roman"/>
      <w:sz w:val="26"/>
      <w:szCs w:val="26"/>
    </w:rPr>
  </w:style>
  <w:style w:type="paragraph" w:customStyle="1" w:styleId="font6">
    <w:name w:val="font6"/>
    <w:basedOn w:val="Normal"/>
    <w:rsid w:val="00864799"/>
    <w:pPr>
      <w:spacing w:before="100" w:beforeAutospacing="1" w:after="100" w:afterAutospacing="1"/>
      <w:jc w:val="left"/>
    </w:pPr>
    <w:rPr>
      <w:rFonts w:eastAsia="Times New Roman" w:cs="Times New Roman"/>
      <w:b/>
      <w:bCs/>
      <w:sz w:val="28"/>
      <w:szCs w:val="28"/>
    </w:rPr>
  </w:style>
  <w:style w:type="paragraph" w:customStyle="1" w:styleId="xl67">
    <w:name w:val="xl67"/>
    <w:basedOn w:val="Normal"/>
    <w:rsid w:val="00864799"/>
    <w:pPr>
      <w:spacing w:before="100" w:beforeAutospacing="1" w:after="100" w:afterAutospacing="1"/>
      <w:jc w:val="center"/>
    </w:pPr>
    <w:rPr>
      <w:rFonts w:ascii=".VnTime" w:eastAsia="Times New Roman" w:hAnsi=".VnTime" w:cs="Times New Roman"/>
      <w:i/>
      <w:iCs/>
      <w:szCs w:val="24"/>
    </w:rPr>
  </w:style>
  <w:style w:type="paragraph" w:customStyle="1" w:styleId="xl68">
    <w:name w:val="xl68"/>
    <w:basedOn w:val="Normal"/>
    <w:rsid w:val="00864799"/>
    <w:pPr>
      <w:spacing w:before="100" w:beforeAutospacing="1" w:after="100" w:afterAutospacing="1"/>
      <w:jc w:val="left"/>
    </w:pPr>
    <w:rPr>
      <w:rFonts w:eastAsia="Times New Roman" w:cs="Times New Roman"/>
      <w:b/>
      <w:bCs/>
      <w:szCs w:val="24"/>
    </w:rPr>
  </w:style>
  <w:style w:type="paragraph" w:customStyle="1" w:styleId="xl69">
    <w:name w:val="xl69"/>
    <w:basedOn w:val="Normal"/>
    <w:rsid w:val="00864799"/>
    <w:pPr>
      <w:spacing w:before="100" w:beforeAutospacing="1" w:after="100" w:afterAutospacing="1"/>
      <w:jc w:val="center"/>
    </w:pPr>
    <w:rPr>
      <w:rFonts w:ascii=".VnTime" w:eastAsia="Times New Roman" w:hAnsi=".VnTime" w:cs="Times New Roman"/>
      <w:i/>
      <w:iCs/>
      <w:sz w:val="26"/>
      <w:szCs w:val="26"/>
    </w:rPr>
  </w:style>
  <w:style w:type="paragraph" w:customStyle="1" w:styleId="xl70">
    <w:name w:val="xl70"/>
    <w:basedOn w:val="Normal"/>
    <w:rsid w:val="00864799"/>
    <w:pPr>
      <w:spacing w:before="100" w:beforeAutospacing="1" w:after="100" w:afterAutospacing="1"/>
      <w:jc w:val="center"/>
    </w:pPr>
    <w:rPr>
      <w:rFonts w:ascii=".VnTime" w:eastAsia="Times New Roman" w:hAnsi=".VnTime" w:cs="Times New Roman"/>
      <w:b/>
      <w:bCs/>
      <w:szCs w:val="24"/>
    </w:rPr>
  </w:style>
  <w:style w:type="paragraph" w:customStyle="1" w:styleId="xl71">
    <w:name w:val="xl7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sz w:val="26"/>
      <w:szCs w:val="26"/>
    </w:rPr>
  </w:style>
  <w:style w:type="paragraph" w:customStyle="1" w:styleId="xl72">
    <w:name w:val="xl7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sz w:val="26"/>
      <w:szCs w:val="26"/>
    </w:rPr>
  </w:style>
  <w:style w:type="paragraph" w:customStyle="1" w:styleId="xl73">
    <w:name w:val="xl7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rPr>
  </w:style>
  <w:style w:type="paragraph" w:customStyle="1" w:styleId="xl74">
    <w:name w:val="xl7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75">
    <w:name w:val="xl7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sz w:val="26"/>
      <w:szCs w:val="26"/>
    </w:rPr>
  </w:style>
  <w:style w:type="paragraph" w:customStyle="1" w:styleId="xl76">
    <w:name w:val="xl7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sz w:val="26"/>
      <w:szCs w:val="26"/>
    </w:rPr>
  </w:style>
  <w:style w:type="paragraph" w:customStyle="1" w:styleId="xl77">
    <w:name w:val="xl77"/>
    <w:basedOn w:val="Normal"/>
    <w:rsid w:val="00864799"/>
    <w:pPr>
      <w:pBdr>
        <w:top w:val="single" w:sz="4" w:space="0" w:color="auto"/>
        <w:left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rPr>
  </w:style>
  <w:style w:type="paragraph" w:customStyle="1" w:styleId="xl78">
    <w:name w:val="xl78"/>
    <w:basedOn w:val="Normal"/>
    <w:rsid w:val="00864799"/>
    <w:pPr>
      <w:pBdr>
        <w:top w:val="single" w:sz="4" w:space="0" w:color="auto"/>
        <w:left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79">
    <w:name w:val="xl7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80">
    <w:name w:val="xl8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sz w:val="26"/>
      <w:szCs w:val="26"/>
    </w:rPr>
  </w:style>
  <w:style w:type="paragraph" w:customStyle="1" w:styleId="xl81">
    <w:name w:val="xl8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VnTime" w:eastAsia="Times New Roman" w:hAnsi=".VnTime" w:cs="Times New Roman"/>
      <w:sz w:val="26"/>
      <w:szCs w:val="26"/>
    </w:rPr>
  </w:style>
  <w:style w:type="paragraph" w:customStyle="1" w:styleId="xl82">
    <w:name w:val="xl8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sz w:val="26"/>
      <w:szCs w:val="26"/>
    </w:rPr>
  </w:style>
  <w:style w:type="paragraph" w:customStyle="1" w:styleId="xl83">
    <w:name w:val="xl8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84">
    <w:name w:val="xl84"/>
    <w:basedOn w:val="Normal"/>
    <w:rsid w:val="00864799"/>
    <w:pPr>
      <w:pBdr>
        <w:top w:val="single" w:sz="4" w:space="0" w:color="auto"/>
        <w:left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85">
    <w:name w:val="xl85"/>
    <w:basedOn w:val="Normal"/>
    <w:rsid w:val="00864799"/>
    <w:pPr>
      <w:pBdr>
        <w:top w:val="single" w:sz="4" w:space="0" w:color="auto"/>
        <w:left w:val="single" w:sz="4" w:space="0" w:color="auto"/>
        <w:right w:val="single" w:sz="4" w:space="0" w:color="auto"/>
      </w:pBdr>
      <w:spacing w:before="100" w:beforeAutospacing="1" w:after="100" w:afterAutospacing="1"/>
      <w:jc w:val="left"/>
    </w:pPr>
    <w:rPr>
      <w:rFonts w:ascii=".VnTime" w:eastAsia="Times New Roman" w:hAnsi=".VnTime" w:cs="Times New Roman"/>
      <w:sz w:val="26"/>
      <w:szCs w:val="26"/>
    </w:rPr>
  </w:style>
  <w:style w:type="paragraph" w:customStyle="1" w:styleId="xl86">
    <w:name w:val="xl8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rPr>
  </w:style>
  <w:style w:type="paragraph" w:customStyle="1" w:styleId="xl87">
    <w:name w:val="xl8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rPr>
  </w:style>
  <w:style w:type="paragraph" w:customStyle="1" w:styleId="xl88">
    <w:name w:val="xl8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89">
    <w:name w:val="xl8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sz w:val="26"/>
      <w:szCs w:val="26"/>
    </w:rPr>
  </w:style>
  <w:style w:type="paragraph" w:customStyle="1" w:styleId="xl90">
    <w:name w:val="xl9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eastAsia="Times New Roman" w:hAnsi=".VnTime" w:cs="Times New Roman"/>
      <w:sz w:val="26"/>
      <w:szCs w:val="26"/>
    </w:rPr>
  </w:style>
  <w:style w:type="paragraph" w:customStyle="1" w:styleId="xl91">
    <w:name w:val="xl9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VnTime" w:eastAsia="Times New Roman" w:hAnsi=".VnTime" w:cs="Times New Roman"/>
      <w:sz w:val="26"/>
      <w:szCs w:val="26"/>
    </w:rPr>
  </w:style>
  <w:style w:type="paragraph" w:customStyle="1" w:styleId="xl92">
    <w:name w:val="xl9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eastAsia="Times New Roman" w:hAnsi=".VnTime" w:cs="Times New Roman"/>
      <w:sz w:val="26"/>
      <w:szCs w:val="26"/>
    </w:rPr>
  </w:style>
  <w:style w:type="paragraph" w:customStyle="1" w:styleId="xl93">
    <w:name w:val="xl9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VnTime" w:eastAsia="Times New Roman" w:hAnsi=".VnTime" w:cs="Times New Roman"/>
      <w:sz w:val="26"/>
      <w:szCs w:val="26"/>
    </w:rPr>
  </w:style>
  <w:style w:type="paragraph" w:customStyle="1" w:styleId="xl94">
    <w:name w:val="xl94"/>
    <w:basedOn w:val="Normal"/>
    <w:rsid w:val="00864799"/>
    <w:pPr>
      <w:pBdr>
        <w:top w:val="single" w:sz="4" w:space="0" w:color="auto"/>
        <w:left w:val="single" w:sz="4" w:space="0" w:color="auto"/>
        <w:bottom w:val="single" w:sz="4" w:space="0" w:color="auto"/>
      </w:pBdr>
      <w:spacing w:before="100" w:beforeAutospacing="1" w:after="100" w:afterAutospacing="1"/>
      <w:textAlignment w:val="center"/>
    </w:pPr>
    <w:rPr>
      <w:rFonts w:ascii=".VnTime" w:eastAsia="Times New Roman" w:hAnsi=".VnTime" w:cs="Times New Roman"/>
      <w:sz w:val="26"/>
      <w:szCs w:val="26"/>
    </w:rPr>
  </w:style>
  <w:style w:type="paragraph" w:customStyle="1" w:styleId="xl95">
    <w:name w:val="xl95"/>
    <w:basedOn w:val="Normal"/>
    <w:rsid w:val="00864799"/>
    <w:pPr>
      <w:pBdr>
        <w:top w:val="single" w:sz="4" w:space="0" w:color="auto"/>
        <w:left w:val="single" w:sz="4" w:space="0" w:color="auto"/>
        <w:bottom w:val="single" w:sz="4" w:space="0" w:color="auto"/>
      </w:pBdr>
      <w:spacing w:before="100" w:beforeAutospacing="1" w:after="100" w:afterAutospacing="1"/>
      <w:textAlignment w:val="center"/>
    </w:pPr>
    <w:rPr>
      <w:rFonts w:ascii=".VnTime" w:eastAsia="Times New Roman" w:hAnsi=".VnTime" w:cs="Times New Roman"/>
      <w:sz w:val="26"/>
      <w:szCs w:val="26"/>
    </w:rPr>
  </w:style>
  <w:style w:type="paragraph" w:customStyle="1" w:styleId="xl96">
    <w:name w:val="xl96"/>
    <w:basedOn w:val="Normal"/>
    <w:rsid w:val="00864799"/>
    <w:pPr>
      <w:pBdr>
        <w:top w:val="single" w:sz="4" w:space="0" w:color="auto"/>
        <w:left w:val="single" w:sz="4" w:space="0" w:color="auto"/>
        <w:bottom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97">
    <w:name w:val="xl9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eastAsia="Times New Roman" w:hAnsi=".VnTime" w:cs="Times New Roman"/>
      <w:sz w:val="26"/>
      <w:szCs w:val="26"/>
    </w:rPr>
  </w:style>
  <w:style w:type="paragraph" w:customStyle="1" w:styleId="xl98">
    <w:name w:val="xl9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VnTime" w:eastAsia="Times New Roman" w:hAnsi=".VnTime" w:cs="Times New Roman"/>
      <w:sz w:val="26"/>
      <w:szCs w:val="26"/>
    </w:rPr>
  </w:style>
  <w:style w:type="paragraph" w:customStyle="1" w:styleId="xl99">
    <w:name w:val="xl99"/>
    <w:basedOn w:val="Normal"/>
    <w:rsid w:val="00864799"/>
    <w:pPr>
      <w:pBdr>
        <w:top w:val="single" w:sz="4" w:space="0" w:color="auto"/>
        <w:left w:val="single" w:sz="4" w:space="0" w:color="auto"/>
        <w:bottom w:val="single" w:sz="4" w:space="0" w:color="auto"/>
      </w:pBdr>
      <w:spacing w:before="100" w:beforeAutospacing="1" w:after="100" w:afterAutospacing="1"/>
    </w:pPr>
    <w:rPr>
      <w:rFonts w:ascii=".VnTime" w:eastAsia="Times New Roman" w:hAnsi=".VnTime" w:cs="Times New Roman"/>
      <w:i/>
      <w:iCs/>
      <w:sz w:val="26"/>
      <w:szCs w:val="26"/>
    </w:rPr>
  </w:style>
  <w:style w:type="paragraph" w:customStyle="1" w:styleId="xl100">
    <w:name w:val="xl10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eastAsia="Times New Roman" w:hAnsi=".VnTime" w:cs="Times New Roman"/>
      <w:sz w:val="26"/>
      <w:szCs w:val="26"/>
    </w:rPr>
  </w:style>
  <w:style w:type="paragraph" w:customStyle="1" w:styleId="xl101">
    <w:name w:val="xl10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VnTime" w:eastAsia="Times New Roman" w:hAnsi=".VnTime" w:cs="Times New Roman"/>
      <w:sz w:val="26"/>
      <w:szCs w:val="26"/>
    </w:rPr>
  </w:style>
  <w:style w:type="paragraph" w:customStyle="1" w:styleId="xl102">
    <w:name w:val="xl10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sz w:val="26"/>
      <w:szCs w:val="26"/>
    </w:rPr>
  </w:style>
  <w:style w:type="paragraph" w:customStyle="1" w:styleId="xl103">
    <w:name w:val="xl10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i/>
      <w:iCs/>
      <w:sz w:val="26"/>
      <w:szCs w:val="26"/>
    </w:rPr>
  </w:style>
  <w:style w:type="paragraph" w:customStyle="1" w:styleId="xl104">
    <w:name w:val="xl10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i/>
      <w:iCs/>
      <w:sz w:val="26"/>
      <w:szCs w:val="26"/>
    </w:rPr>
  </w:style>
  <w:style w:type="paragraph" w:customStyle="1" w:styleId="xl105">
    <w:name w:val="xl10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sz w:val="26"/>
      <w:szCs w:val="26"/>
    </w:rPr>
  </w:style>
  <w:style w:type="paragraph" w:customStyle="1" w:styleId="xl106">
    <w:name w:val="xl10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sz w:val="26"/>
      <w:szCs w:val="26"/>
    </w:rPr>
  </w:style>
  <w:style w:type="paragraph" w:customStyle="1" w:styleId="xl107">
    <w:name w:val="xl10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sz w:val="26"/>
      <w:szCs w:val="26"/>
    </w:rPr>
  </w:style>
  <w:style w:type="paragraph" w:customStyle="1" w:styleId="xl108">
    <w:name w:val="xl10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rPr>
  </w:style>
  <w:style w:type="paragraph" w:customStyle="1" w:styleId="xl109">
    <w:name w:val="xl10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b/>
      <w:bCs/>
      <w:sz w:val="26"/>
      <w:szCs w:val="26"/>
    </w:rPr>
  </w:style>
  <w:style w:type="paragraph" w:customStyle="1" w:styleId="xl110">
    <w:name w:val="xl11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b/>
      <w:bCs/>
      <w:sz w:val="26"/>
      <w:szCs w:val="26"/>
    </w:rPr>
  </w:style>
  <w:style w:type="paragraph" w:customStyle="1" w:styleId="xl111">
    <w:name w:val="xl11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b/>
      <w:bCs/>
      <w:sz w:val="26"/>
      <w:szCs w:val="26"/>
    </w:rPr>
  </w:style>
  <w:style w:type="paragraph" w:customStyle="1" w:styleId="xl112">
    <w:name w:val="xl112"/>
    <w:basedOn w:val="Normal"/>
    <w:rsid w:val="00864799"/>
    <w:pPr>
      <w:spacing w:before="100" w:beforeAutospacing="1" w:after="100" w:afterAutospacing="1"/>
      <w:jc w:val="left"/>
    </w:pPr>
    <w:rPr>
      <w:rFonts w:eastAsia="Times New Roman" w:cs="Times New Roman"/>
      <w:b/>
      <w:bCs/>
      <w:sz w:val="26"/>
      <w:szCs w:val="26"/>
    </w:rPr>
  </w:style>
  <w:style w:type="paragraph" w:customStyle="1" w:styleId="xl113">
    <w:name w:val="xl113"/>
    <w:basedOn w:val="Normal"/>
    <w:rsid w:val="00864799"/>
    <w:pPr>
      <w:pBdr>
        <w:left w:val="single" w:sz="4" w:space="0" w:color="auto"/>
        <w:right w:val="single" w:sz="4" w:space="0" w:color="auto"/>
      </w:pBdr>
      <w:spacing w:before="100" w:beforeAutospacing="1" w:after="100" w:afterAutospacing="1"/>
      <w:jc w:val="left"/>
    </w:pPr>
    <w:rPr>
      <w:rFonts w:eastAsia="Times New Roman" w:cs="Times New Roman"/>
      <w:sz w:val="28"/>
      <w:szCs w:val="28"/>
    </w:rPr>
  </w:style>
  <w:style w:type="paragraph" w:customStyle="1" w:styleId="xl114">
    <w:name w:val="xl11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115">
    <w:name w:val="xl11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sz w:val="26"/>
      <w:szCs w:val="26"/>
    </w:rPr>
  </w:style>
  <w:style w:type="paragraph" w:customStyle="1" w:styleId="xl116">
    <w:name w:val="xl11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117">
    <w:name w:val="xl11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H" w:eastAsia="Times New Roman" w:hAnsi=".VnTimeH" w:cs="Times New Roman"/>
      <w:sz w:val="26"/>
      <w:szCs w:val="26"/>
    </w:rPr>
  </w:style>
  <w:style w:type="paragraph" w:customStyle="1" w:styleId="xl118">
    <w:name w:val="xl11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rPr>
  </w:style>
  <w:style w:type="paragraph" w:customStyle="1" w:styleId="xl119">
    <w:name w:val="xl119"/>
    <w:basedOn w:val="Normal"/>
    <w:rsid w:val="00864799"/>
    <w:pPr>
      <w:spacing w:before="100" w:beforeAutospacing="1" w:after="100" w:afterAutospacing="1"/>
      <w:jc w:val="left"/>
    </w:pPr>
    <w:rPr>
      <w:rFonts w:eastAsia="Times New Roman" w:cs="Times New Roman"/>
      <w:b/>
      <w:bCs/>
      <w:sz w:val="26"/>
      <w:szCs w:val="26"/>
    </w:rPr>
  </w:style>
  <w:style w:type="paragraph" w:customStyle="1" w:styleId="xl120">
    <w:name w:val="xl120"/>
    <w:basedOn w:val="Normal"/>
    <w:rsid w:val="00864799"/>
    <w:pPr>
      <w:spacing w:before="100" w:beforeAutospacing="1" w:after="100" w:afterAutospacing="1"/>
    </w:pPr>
    <w:rPr>
      <w:rFonts w:ascii=".VnArial Narrow" w:eastAsia="Times New Roman" w:hAnsi=".VnArial Narrow" w:cs="Times New Roman"/>
      <w:b/>
      <w:bCs/>
      <w:szCs w:val="24"/>
    </w:rPr>
  </w:style>
  <w:style w:type="paragraph" w:customStyle="1" w:styleId="xl121">
    <w:name w:val="xl121"/>
    <w:basedOn w:val="Normal"/>
    <w:rsid w:val="00864799"/>
    <w:pPr>
      <w:spacing w:before="100" w:beforeAutospacing="1" w:after="100" w:afterAutospacing="1"/>
    </w:pPr>
    <w:rPr>
      <w:rFonts w:ascii=".VnTime" w:eastAsia="Times New Roman" w:hAnsi=".VnTime" w:cs="Times New Roman"/>
      <w:i/>
      <w:iCs/>
      <w:sz w:val="26"/>
      <w:szCs w:val="26"/>
    </w:rPr>
  </w:style>
  <w:style w:type="paragraph" w:customStyle="1" w:styleId="xl122">
    <w:name w:val="xl122"/>
    <w:basedOn w:val="Normal"/>
    <w:rsid w:val="00864799"/>
    <w:pPr>
      <w:spacing w:before="100" w:beforeAutospacing="1" w:after="100" w:afterAutospacing="1"/>
    </w:pPr>
    <w:rPr>
      <w:rFonts w:ascii=".VnTime" w:eastAsia="Times New Roman" w:hAnsi=".VnTime" w:cs="Times New Roman"/>
      <w:szCs w:val="24"/>
    </w:rPr>
  </w:style>
  <w:style w:type="paragraph" w:customStyle="1" w:styleId="xl123">
    <w:name w:val="xl12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b/>
      <w:bCs/>
      <w:sz w:val="26"/>
      <w:szCs w:val="26"/>
    </w:rPr>
  </w:style>
  <w:style w:type="paragraph" w:customStyle="1" w:styleId="xl124">
    <w:name w:val="xl12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b/>
      <w:bCs/>
      <w:sz w:val="26"/>
      <w:szCs w:val="26"/>
    </w:rPr>
  </w:style>
  <w:style w:type="paragraph" w:customStyle="1" w:styleId="xl125">
    <w:name w:val="xl12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 w:eastAsia="Times New Roman" w:hAnsi=".VnTime" w:cs="Times New Roman"/>
      <w:b/>
      <w:bCs/>
      <w:sz w:val="26"/>
      <w:szCs w:val="26"/>
    </w:rPr>
  </w:style>
  <w:style w:type="paragraph" w:customStyle="1" w:styleId="xl126">
    <w:name w:val="xl12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eastAsia="Times New Roman" w:hAnsi=".VnTimeH" w:cs="Times New Roman"/>
      <w:b/>
      <w:bCs/>
      <w:sz w:val="26"/>
      <w:szCs w:val="26"/>
    </w:rPr>
  </w:style>
  <w:style w:type="paragraph" w:customStyle="1" w:styleId="xl127">
    <w:name w:val="xl12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H" w:eastAsia="Times New Roman" w:hAnsi=".VnTimeH" w:cs="Times New Roman"/>
      <w:b/>
      <w:bCs/>
      <w:sz w:val="26"/>
      <w:szCs w:val="26"/>
    </w:rPr>
  </w:style>
  <w:style w:type="paragraph" w:customStyle="1" w:styleId="xl128">
    <w:name w:val="xl12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nTimeH" w:eastAsia="Times New Roman" w:hAnsi=".VnTimeH" w:cs="Times New Roman"/>
      <w:b/>
      <w:bCs/>
      <w:sz w:val="26"/>
      <w:szCs w:val="26"/>
    </w:rPr>
  </w:style>
  <w:style w:type="paragraph" w:customStyle="1" w:styleId="xl129">
    <w:name w:val="xl12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eastAsia="Times New Roman" w:hAnsi=".VnTimeH" w:cs="Times New Roman"/>
      <w:b/>
      <w:bCs/>
      <w:sz w:val="26"/>
      <w:szCs w:val="26"/>
    </w:rPr>
  </w:style>
  <w:style w:type="paragraph" w:customStyle="1" w:styleId="xl130">
    <w:name w:val="xl130"/>
    <w:basedOn w:val="Normal"/>
    <w:rsid w:val="00864799"/>
    <w:pPr>
      <w:spacing w:before="100" w:beforeAutospacing="1" w:after="100" w:afterAutospacing="1"/>
      <w:jc w:val="center"/>
    </w:pPr>
    <w:rPr>
      <w:rFonts w:ascii=".VnTimeH" w:eastAsia="Times New Roman" w:hAnsi=".VnTimeH" w:cs="Times New Roman"/>
      <w:b/>
      <w:bCs/>
      <w:sz w:val="26"/>
      <w:szCs w:val="26"/>
    </w:rPr>
  </w:style>
  <w:style w:type="paragraph" w:customStyle="1" w:styleId="xl131">
    <w:name w:val="xl131"/>
    <w:basedOn w:val="Normal"/>
    <w:rsid w:val="00864799"/>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sz w:val="26"/>
      <w:szCs w:val="26"/>
    </w:rPr>
  </w:style>
  <w:style w:type="paragraph" w:customStyle="1" w:styleId="xl132">
    <w:name w:val="xl132"/>
    <w:basedOn w:val="Normal"/>
    <w:rsid w:val="00864799"/>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sz w:val="26"/>
      <w:szCs w:val="26"/>
    </w:rPr>
  </w:style>
  <w:style w:type="paragraph" w:customStyle="1" w:styleId="xl133">
    <w:name w:val="xl133"/>
    <w:basedOn w:val="Normal"/>
    <w:rsid w:val="00864799"/>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sz w:val="26"/>
      <w:szCs w:val="26"/>
    </w:rPr>
  </w:style>
  <w:style w:type="paragraph" w:customStyle="1" w:styleId="xl134">
    <w:name w:val="xl134"/>
    <w:basedOn w:val="Normal"/>
    <w:rsid w:val="00864799"/>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sz w:val="26"/>
      <w:szCs w:val="26"/>
    </w:rPr>
  </w:style>
  <w:style w:type="paragraph" w:customStyle="1" w:styleId="xl135">
    <w:name w:val="xl135"/>
    <w:basedOn w:val="Normal"/>
    <w:rsid w:val="00864799"/>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sz w:val="26"/>
      <w:szCs w:val="26"/>
    </w:rPr>
  </w:style>
  <w:style w:type="paragraph" w:customStyle="1" w:styleId="xl136">
    <w:name w:val="xl136"/>
    <w:basedOn w:val="Normal"/>
    <w:rsid w:val="00864799"/>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sz w:val="26"/>
      <w:szCs w:val="26"/>
    </w:rPr>
  </w:style>
  <w:style w:type="paragraph" w:customStyle="1" w:styleId="xl137">
    <w:name w:val="xl137"/>
    <w:basedOn w:val="Normal"/>
    <w:rsid w:val="00864799"/>
    <w:pPr>
      <w:pBdr>
        <w:top w:val="single" w:sz="4" w:space="0" w:color="auto"/>
        <w:left w:val="single" w:sz="4" w:space="0" w:color="auto"/>
        <w:right w:val="single" w:sz="4" w:space="0" w:color="auto"/>
      </w:pBdr>
      <w:spacing w:before="100" w:beforeAutospacing="1" w:after="100" w:afterAutospacing="1"/>
      <w:textAlignment w:val="center"/>
    </w:pPr>
    <w:rPr>
      <w:rFonts w:ascii=".VnTime" w:eastAsia="Times New Roman" w:hAnsi=".VnTime" w:cs="Times New Roman"/>
      <w:sz w:val="26"/>
      <w:szCs w:val="26"/>
    </w:rPr>
  </w:style>
  <w:style w:type="paragraph" w:customStyle="1" w:styleId="xl138">
    <w:name w:val="xl138"/>
    <w:basedOn w:val="Normal"/>
    <w:rsid w:val="00864799"/>
    <w:pPr>
      <w:pBdr>
        <w:left w:val="single" w:sz="4" w:space="0" w:color="auto"/>
        <w:right w:val="single" w:sz="4" w:space="0" w:color="auto"/>
      </w:pBdr>
      <w:spacing w:before="100" w:beforeAutospacing="1" w:after="100" w:afterAutospacing="1"/>
      <w:textAlignment w:val="center"/>
    </w:pPr>
    <w:rPr>
      <w:rFonts w:ascii=".VnTime" w:eastAsia="Times New Roman" w:hAnsi=".VnTime" w:cs="Times New Roman"/>
      <w:sz w:val="26"/>
      <w:szCs w:val="26"/>
    </w:rPr>
  </w:style>
  <w:style w:type="paragraph" w:customStyle="1" w:styleId="xl139">
    <w:name w:val="xl139"/>
    <w:basedOn w:val="Normal"/>
    <w:rsid w:val="00864799"/>
    <w:pPr>
      <w:pBdr>
        <w:left w:val="single" w:sz="4" w:space="0" w:color="auto"/>
        <w:bottom w:val="single" w:sz="4" w:space="0" w:color="auto"/>
        <w:right w:val="single" w:sz="4" w:space="0" w:color="auto"/>
      </w:pBdr>
      <w:spacing w:before="100" w:beforeAutospacing="1" w:after="100" w:afterAutospacing="1"/>
      <w:textAlignment w:val="center"/>
    </w:pPr>
    <w:rPr>
      <w:rFonts w:ascii=".VnTime" w:eastAsia="Times New Roman" w:hAnsi=".VnTime" w:cs="Times New Roman"/>
      <w:sz w:val="26"/>
      <w:szCs w:val="26"/>
    </w:rPr>
  </w:style>
  <w:style w:type="character" w:customStyle="1" w:styleId="CharChar17">
    <w:name w:val="Char Char17"/>
    <w:locked/>
    <w:rsid w:val="00864799"/>
    <w:rPr>
      <w:rFonts w:ascii="Times New Roman" w:hAnsi="Times New Roman" w:cs="Times New Roman"/>
      <w:b/>
      <w:bCs/>
      <w:sz w:val="28"/>
      <w:szCs w:val="28"/>
      <w:lang w:val="en-US" w:eastAsia="en-US"/>
    </w:rPr>
  </w:style>
  <w:style w:type="character" w:customStyle="1" w:styleId="CharChar16">
    <w:name w:val="Char Char16"/>
    <w:locked/>
    <w:rsid w:val="00864799"/>
    <w:rPr>
      <w:b/>
      <w:bCs/>
      <w:sz w:val="24"/>
      <w:szCs w:val="24"/>
      <w:lang w:val="en-US" w:eastAsia="en-US"/>
    </w:rPr>
  </w:style>
  <w:style w:type="character" w:customStyle="1" w:styleId="CharChar15">
    <w:name w:val="Char Char15"/>
    <w:locked/>
    <w:rsid w:val="00864799"/>
    <w:rPr>
      <w:rFonts w:ascii="Arial" w:hAnsi="Arial" w:cs="Arial"/>
      <w:b/>
      <w:bCs/>
      <w:sz w:val="26"/>
      <w:szCs w:val="26"/>
      <w:lang w:val="en-US" w:eastAsia="en-US"/>
    </w:rPr>
  </w:style>
  <w:style w:type="character" w:customStyle="1" w:styleId="CharChar80">
    <w:name w:val="Char Char8"/>
    <w:rsid w:val="00864799"/>
    <w:rPr>
      <w:b/>
      <w:bCs/>
      <w:sz w:val="24"/>
      <w:szCs w:val="24"/>
      <w:lang w:val="en-US" w:eastAsia="en-US"/>
    </w:rPr>
  </w:style>
  <w:style w:type="character" w:customStyle="1" w:styleId="CharChar70">
    <w:name w:val="Char Char7"/>
    <w:rsid w:val="00864799"/>
    <w:rPr>
      <w:b/>
      <w:bCs/>
      <w:sz w:val="28"/>
      <w:szCs w:val="28"/>
      <w:lang w:val="en-US" w:eastAsia="en-US"/>
    </w:rPr>
  </w:style>
  <w:style w:type="character" w:customStyle="1" w:styleId="CharCharChar0">
    <w:name w:val="Char Char Char"/>
    <w:aliases w:val="Heading 6 Char Char Char Char Char"/>
    <w:rsid w:val="00864799"/>
    <w:rPr>
      <w:rFonts w:ascii="Times New Roman" w:hAnsi="Times New Roman" w:cs="Times New Roman"/>
      <w:b/>
      <w:bCs/>
      <w:i/>
      <w:iCs/>
      <w:sz w:val="26"/>
      <w:szCs w:val="26"/>
      <w:lang w:val="en-US" w:eastAsia="en-US"/>
    </w:rPr>
  </w:style>
  <w:style w:type="character" w:customStyle="1" w:styleId="CharChar60">
    <w:name w:val="Char Char6"/>
    <w:rsid w:val="00864799"/>
    <w:rPr>
      <w:sz w:val="24"/>
      <w:szCs w:val="24"/>
      <w:lang w:val="en-US" w:eastAsia="en-US"/>
    </w:rPr>
  </w:style>
  <w:style w:type="character" w:customStyle="1" w:styleId="CharChar5">
    <w:name w:val="Char Char5"/>
    <w:rsid w:val="00864799"/>
    <w:rPr>
      <w:rFonts w:ascii="Arial" w:hAnsi="Arial" w:cs="Arial"/>
      <w:sz w:val="22"/>
      <w:szCs w:val="22"/>
      <w:lang w:val="en-US" w:eastAsia="en-US"/>
    </w:rPr>
  </w:style>
  <w:style w:type="character" w:customStyle="1" w:styleId="CharChar40">
    <w:name w:val="Char Char4"/>
    <w:rsid w:val="00864799"/>
    <w:rPr>
      <w:rFonts w:ascii="Times New Roman" w:hAnsi="Times New Roman" w:cs="Times New Roman"/>
      <w:b/>
      <w:bCs/>
      <w:sz w:val="24"/>
      <w:szCs w:val="24"/>
      <w:lang w:val="en-US" w:eastAsia="en-US"/>
    </w:rPr>
  </w:style>
  <w:style w:type="character" w:customStyle="1" w:styleId="CharChar10">
    <w:name w:val="Char Char1"/>
    <w:rsid w:val="00864799"/>
    <w:rPr>
      <w:rFonts w:ascii="Times New Roman" w:hAnsi="Times New Roman" w:cs="Times New Roman"/>
      <w:sz w:val="28"/>
      <w:szCs w:val="28"/>
      <w:lang w:val="en-US" w:eastAsia="en-US"/>
    </w:rPr>
  </w:style>
  <w:style w:type="character" w:customStyle="1" w:styleId="CharChar30">
    <w:name w:val="Char Char3"/>
    <w:rsid w:val="00864799"/>
    <w:rPr>
      <w:sz w:val="16"/>
      <w:szCs w:val="16"/>
      <w:lang w:val="en-US" w:eastAsia="en-US"/>
    </w:rPr>
  </w:style>
  <w:style w:type="character" w:customStyle="1" w:styleId="CharChar20">
    <w:name w:val="Char Char2"/>
    <w:rsid w:val="00864799"/>
    <w:rPr>
      <w:lang w:val="en-US" w:eastAsia="en-US"/>
    </w:rPr>
  </w:style>
  <w:style w:type="character" w:customStyle="1" w:styleId="CharChar0">
    <w:name w:val="Char Char"/>
    <w:rsid w:val="00864799"/>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864799"/>
    <w:pPr>
      <w:pageBreakBefore/>
      <w:spacing w:before="100" w:beforeAutospacing="1" w:after="100" w:afterAutospacing="1"/>
      <w:jc w:val="left"/>
    </w:pPr>
    <w:rPr>
      <w:rFonts w:ascii="Tahoma" w:eastAsia="Times New Roman"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864799"/>
    <w:pPr>
      <w:pageBreakBefore/>
      <w:spacing w:before="100" w:beforeAutospacing="1" w:after="100" w:afterAutospacing="1"/>
      <w:jc w:val="left"/>
    </w:pPr>
    <w:rPr>
      <w:rFonts w:ascii="Tahoma" w:eastAsia="Times New Roman"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864799"/>
    <w:pPr>
      <w:pageBreakBefore/>
      <w:spacing w:before="100" w:beforeAutospacing="1" w:after="100" w:afterAutospacing="1"/>
      <w:jc w:val="left"/>
    </w:pPr>
    <w:rPr>
      <w:rFonts w:ascii="Tahoma" w:eastAsia="Times New Roman"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864799"/>
    <w:pPr>
      <w:pageBreakBefore/>
      <w:spacing w:before="100" w:beforeAutospacing="1" w:after="100" w:afterAutospacing="1"/>
      <w:jc w:val="left"/>
    </w:pPr>
    <w:rPr>
      <w:rFonts w:ascii="Tahoma" w:eastAsia="Times New Roman"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864799"/>
    <w:pPr>
      <w:pageBreakBefore/>
      <w:spacing w:before="100" w:beforeAutospacing="1" w:after="100" w:afterAutospacing="1"/>
      <w:jc w:val="left"/>
    </w:pPr>
    <w:rPr>
      <w:rFonts w:ascii="Tahoma" w:eastAsia="Times New Roman" w:hAnsi="Tahoma" w:cs="Tahoma"/>
      <w:sz w:val="20"/>
      <w:szCs w:val="20"/>
    </w:rPr>
  </w:style>
  <w:style w:type="paragraph" w:customStyle="1" w:styleId="Char30">
    <w:name w:val="Char3"/>
    <w:basedOn w:val="Normal"/>
    <w:rsid w:val="00864799"/>
    <w:pPr>
      <w:spacing w:after="160" w:line="240" w:lineRule="exact"/>
      <w:ind w:firstLine="720"/>
    </w:pPr>
    <w:rPr>
      <w:rFonts w:eastAsia="Times New Roman" w:cs="Times New Roman"/>
      <w:noProof/>
      <w:sz w:val="20"/>
      <w:szCs w:val="20"/>
      <w:lang w:val="en-AU"/>
    </w:rPr>
  </w:style>
  <w:style w:type="paragraph" w:customStyle="1" w:styleId="Char1CharChar1">
    <w:name w:val="Char1 (文字) (文字) Char (文字) (文字) Char1"/>
    <w:basedOn w:val="Normal"/>
    <w:rsid w:val="00864799"/>
    <w:pPr>
      <w:spacing w:before="0" w:after="160" w:line="240" w:lineRule="exact"/>
      <w:jc w:val="left"/>
    </w:pPr>
    <w:rPr>
      <w:rFonts w:ascii="Arial" w:eastAsia="Times New Roman" w:hAnsi="Arial" w:cs="Arial"/>
      <w:sz w:val="20"/>
      <w:szCs w:val="20"/>
    </w:rPr>
  </w:style>
  <w:style w:type="paragraph" w:customStyle="1" w:styleId="CharChar11Char0">
    <w:name w:val="Char Char11 Char"/>
    <w:basedOn w:val="Normal"/>
    <w:rsid w:val="00864799"/>
    <w:pPr>
      <w:spacing w:before="0" w:after="160" w:line="240" w:lineRule="exact"/>
      <w:jc w:val="left"/>
    </w:pPr>
    <w:rPr>
      <w:rFonts w:ascii="Verdana" w:eastAsia="Times New Roman" w:hAnsi="Verdana" w:cs="Verdana"/>
      <w:sz w:val="20"/>
      <w:szCs w:val="20"/>
    </w:rPr>
  </w:style>
  <w:style w:type="paragraph" w:customStyle="1" w:styleId="Char10">
    <w:name w:val="Char1"/>
    <w:basedOn w:val="Normal"/>
    <w:autoRedefine/>
    <w:rsid w:val="00864799"/>
    <w:pPr>
      <w:spacing w:before="0" w:after="160" w:line="240" w:lineRule="exact"/>
      <w:jc w:val="left"/>
    </w:pPr>
    <w:rPr>
      <w:rFonts w:ascii="Verdana" w:eastAsia="Times New Roman"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864799"/>
    <w:pPr>
      <w:tabs>
        <w:tab w:val="left" w:pos="709"/>
      </w:tabs>
      <w:spacing w:before="0" w:after="0"/>
      <w:jc w:val="left"/>
    </w:pPr>
    <w:rPr>
      <w:rFonts w:ascii="Tahoma" w:eastAsia="Times New Roman" w:hAnsi="Tahoma" w:cs="Tahoma"/>
      <w:szCs w:val="24"/>
      <w:lang w:val="pl-PL" w:eastAsia="pl-PL"/>
    </w:rPr>
  </w:style>
  <w:style w:type="character" w:customStyle="1" w:styleId="normal10">
    <w:name w:val="normal1"/>
    <w:basedOn w:val="DefaultParagraphFont"/>
    <w:rsid w:val="00864799"/>
  </w:style>
  <w:style w:type="paragraph" w:customStyle="1" w:styleId="1">
    <w:name w:val="1"/>
    <w:aliases w:val="môc I"/>
    <w:basedOn w:val="Normal"/>
    <w:rsid w:val="00864799"/>
    <w:pPr>
      <w:overflowPunct w:val="0"/>
      <w:autoSpaceDE w:val="0"/>
      <w:autoSpaceDN w:val="0"/>
      <w:adjustRightInd w:val="0"/>
      <w:spacing w:after="40" w:line="380" w:lineRule="atLeast"/>
      <w:ind w:firstLine="567"/>
      <w:textAlignment w:val="baseline"/>
    </w:pPr>
    <w:rPr>
      <w:rFonts w:ascii=".VnTime" w:eastAsia="Times New Roman" w:hAnsi=".VnTime" w:cs="Times New Roman"/>
      <w:b/>
      <w:spacing w:val="6"/>
      <w:sz w:val="30"/>
      <w:szCs w:val="20"/>
    </w:rPr>
  </w:style>
  <w:style w:type="paragraph" w:styleId="HTMLPreformatted">
    <w:name w:val="HTML Preformatted"/>
    <w:basedOn w:val="Normal"/>
    <w:link w:val="HTMLPreformattedChar1"/>
    <w:rsid w:val="0086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semiHidden/>
    <w:rsid w:val="00864799"/>
    <w:rPr>
      <w:rFonts w:ascii="Consolas" w:hAnsi="Consolas"/>
      <w:sz w:val="20"/>
      <w:szCs w:val="20"/>
    </w:rPr>
  </w:style>
  <w:style w:type="paragraph" w:customStyle="1" w:styleId="n-dieu">
    <w:name w:val="n-dieu"/>
    <w:basedOn w:val="Normal"/>
    <w:rsid w:val="00864799"/>
    <w:pPr>
      <w:widowControl w:val="0"/>
      <w:spacing w:after="180"/>
      <w:ind w:firstLine="709"/>
      <w:jc w:val="left"/>
    </w:pPr>
    <w:rPr>
      <w:rFonts w:ascii=".VnTime" w:eastAsia="Times New Roman" w:hAnsi=".VnTime" w:cs=".VnTime"/>
      <w:b/>
      <w:bCs/>
      <w:i/>
      <w:iCs/>
      <w:color w:val="0000FF"/>
      <w:sz w:val="28"/>
      <w:szCs w:val="28"/>
    </w:rPr>
  </w:style>
  <w:style w:type="character" w:customStyle="1" w:styleId="StyleKhoan213ptChar">
    <w:name w:val="Style Khoan2 + 13 pt Char"/>
    <w:rsid w:val="00864799"/>
    <w:rPr>
      <w:rFonts w:ascii=".VnTime" w:hAnsi=".VnTime" w:cs=".VnTime"/>
      <w:color w:val="000000"/>
      <w:sz w:val="26"/>
      <w:szCs w:val="26"/>
      <w:lang w:val="en-US" w:eastAsia="en-US"/>
    </w:rPr>
  </w:style>
  <w:style w:type="character" w:customStyle="1" w:styleId="apple-converted-space">
    <w:name w:val="apple-converted-space"/>
    <w:basedOn w:val="DefaultParagraphFont"/>
    <w:rsid w:val="00864799"/>
  </w:style>
  <w:style w:type="character" w:customStyle="1" w:styleId="msonormal0">
    <w:name w:val="msonormal0"/>
    <w:basedOn w:val="DefaultParagraphFont"/>
    <w:rsid w:val="00864799"/>
  </w:style>
  <w:style w:type="character" w:customStyle="1" w:styleId="c9y6tc1">
    <w:name w:val="c9y6tc1"/>
    <w:rsid w:val="00864799"/>
    <w:rPr>
      <w:color w:val="0000FF"/>
    </w:rPr>
  </w:style>
  <w:style w:type="character" w:customStyle="1" w:styleId="c194kg1">
    <w:name w:val="c194kg1"/>
    <w:rsid w:val="00864799"/>
    <w:rPr>
      <w:color w:val="602020"/>
    </w:rPr>
  </w:style>
  <w:style w:type="character" w:customStyle="1" w:styleId="c7dqy41">
    <w:name w:val="c7dqy41"/>
    <w:rsid w:val="00864799"/>
    <w:rPr>
      <w:color w:val="AC30BD"/>
    </w:rPr>
  </w:style>
  <w:style w:type="character" w:customStyle="1" w:styleId="c18yc01">
    <w:name w:val="c18yc01"/>
    <w:rsid w:val="00864799"/>
    <w:rPr>
      <w:color w:val="D00020"/>
    </w:rPr>
  </w:style>
  <w:style w:type="character" w:customStyle="1" w:styleId="c5m9s01">
    <w:name w:val="c5m9s01"/>
    <w:rsid w:val="00864799"/>
    <w:rPr>
      <w:color w:val="000090"/>
    </w:rPr>
  </w:style>
  <w:style w:type="paragraph" w:customStyle="1" w:styleId="soTCVN-T">
    <w:name w:val="soTCVN-T"/>
    <w:basedOn w:val="Normal"/>
    <w:rsid w:val="00864799"/>
    <w:pPr>
      <w:spacing w:before="2400" w:after="0" w:line="360" w:lineRule="auto"/>
      <w:jc w:val="center"/>
    </w:pPr>
    <w:rPr>
      <w:rFonts w:ascii=".VnArialH" w:eastAsia="Times New Roman" w:hAnsi=".VnArialH" w:cs="Times New Roman"/>
      <w:b/>
      <w:sz w:val="36"/>
      <w:szCs w:val="20"/>
    </w:rPr>
  </w:style>
  <w:style w:type="paragraph" w:customStyle="1" w:styleId="HANOI-O">
    <w:name w:val="HANOI-O"/>
    <w:basedOn w:val="Heading1"/>
    <w:rsid w:val="00864799"/>
    <w:pPr>
      <w:keepNext w:val="0"/>
      <w:keepLines w:val="0"/>
      <w:tabs>
        <w:tab w:val="clear" w:pos="720"/>
      </w:tabs>
      <w:ind w:left="0" w:firstLine="0"/>
      <w:jc w:val="center"/>
    </w:pPr>
    <w:rPr>
      <w:rFonts w:ascii=".VnArialH" w:eastAsia="Times New Roman" w:hAnsi=".VnArialH" w:cs="Times New Roman"/>
      <w:spacing w:val="5"/>
      <w:kern w:val="28"/>
      <w:sz w:val="24"/>
      <w:szCs w:val="20"/>
    </w:rPr>
  </w:style>
  <w:style w:type="paragraph" w:customStyle="1" w:styleId="kinhgui">
    <w:name w:val="kinhgui"/>
    <w:basedOn w:val="Normal"/>
    <w:next w:val="Normal"/>
    <w:rsid w:val="00864799"/>
    <w:pPr>
      <w:widowControl w:val="0"/>
      <w:tabs>
        <w:tab w:val="left" w:pos="3544"/>
      </w:tabs>
      <w:spacing w:before="240"/>
      <w:ind w:left="3544" w:hanging="1276"/>
      <w:jc w:val="left"/>
    </w:pPr>
    <w:rPr>
      <w:rFonts w:eastAsia="Times New Roman" w:cs="Times New Roman"/>
      <w:sz w:val="28"/>
      <w:szCs w:val="28"/>
    </w:rPr>
  </w:style>
  <w:style w:type="paragraph" w:customStyle="1" w:styleId="style10">
    <w:name w:val="style1"/>
    <w:basedOn w:val="Normal"/>
    <w:rsid w:val="00864799"/>
    <w:pPr>
      <w:spacing w:before="100" w:beforeAutospacing="1" w:after="100" w:afterAutospacing="1"/>
      <w:jc w:val="left"/>
    </w:pPr>
    <w:rPr>
      <w:rFonts w:eastAsia="Times New Roman" w:cs="Times New Roman"/>
      <w:szCs w:val="24"/>
    </w:rPr>
  </w:style>
  <w:style w:type="character" w:customStyle="1" w:styleId="CharChar11">
    <w:name w:val="Char Char11"/>
    <w:rsid w:val="00864799"/>
    <w:rPr>
      <w:rFonts w:eastAsia="Times New Roman"/>
      <w:sz w:val="28"/>
      <w:szCs w:val="24"/>
    </w:rPr>
  </w:style>
  <w:style w:type="paragraph" w:customStyle="1" w:styleId="gravity">
    <w:name w:val="gravity"/>
    <w:basedOn w:val="Normal"/>
    <w:rsid w:val="00864799"/>
    <w:pPr>
      <w:autoSpaceDE w:val="0"/>
      <w:autoSpaceDN w:val="0"/>
      <w:adjustRightInd w:val="0"/>
      <w:spacing w:before="0" w:after="0" w:line="360" w:lineRule="auto"/>
    </w:pPr>
    <w:rPr>
      <w:rFonts w:ascii=".VnTime" w:eastAsia="Times New Roman" w:hAnsi=".VnTime" w:cs="Times New Roman"/>
      <w:sz w:val="28"/>
      <w:szCs w:val="28"/>
    </w:rPr>
  </w:style>
  <w:style w:type="paragraph" w:styleId="BodyTextFirstIndent">
    <w:name w:val="Body Text First Indent"/>
    <w:basedOn w:val="BodyText"/>
    <w:link w:val="BodyTextFirstIndentChar1"/>
    <w:rsid w:val="00864799"/>
    <w:pPr>
      <w:spacing w:after="120"/>
      <w:ind w:firstLine="210"/>
    </w:pPr>
    <w:rPr>
      <w:rFonts w:ascii="Times New Roman" w:hAnsi="Times New Roman"/>
      <w:b w:val="0"/>
      <w:szCs w:val="24"/>
    </w:rPr>
  </w:style>
  <w:style w:type="character" w:customStyle="1" w:styleId="BodyTextFirstIndentChar">
    <w:name w:val="Body Text First Indent Char"/>
    <w:basedOn w:val="BodyTextChar"/>
    <w:rsid w:val="00864799"/>
    <w:rPr>
      <w:rFonts w:ascii="Times New Roman" w:hAnsi="Times New Roman"/>
      <w:sz w:val="24"/>
    </w:rPr>
  </w:style>
  <w:style w:type="paragraph" w:styleId="Closing">
    <w:name w:val="Closing"/>
    <w:basedOn w:val="Normal"/>
    <w:link w:val="ClosingChar1"/>
    <w:rsid w:val="00864799"/>
    <w:pPr>
      <w:spacing w:before="0" w:after="0"/>
      <w:ind w:left="4320"/>
      <w:jc w:val="left"/>
    </w:pPr>
    <w:rPr>
      <w:rFonts w:eastAsia="Times New Roman" w:cs="Times New Roman"/>
      <w:szCs w:val="24"/>
    </w:rPr>
  </w:style>
  <w:style w:type="character" w:customStyle="1" w:styleId="ClosingChar">
    <w:name w:val="Closing Char"/>
    <w:basedOn w:val="DefaultParagraphFont"/>
    <w:rsid w:val="00864799"/>
    <w:rPr>
      <w:rFonts w:ascii="Times New Roman" w:hAnsi="Times New Roman"/>
      <w:sz w:val="24"/>
    </w:rPr>
  </w:style>
  <w:style w:type="paragraph" w:styleId="Date">
    <w:name w:val="Date"/>
    <w:basedOn w:val="Normal"/>
    <w:next w:val="Normal"/>
    <w:link w:val="DateChar1"/>
    <w:rsid w:val="00864799"/>
    <w:pPr>
      <w:spacing w:before="0" w:after="0"/>
      <w:jc w:val="left"/>
    </w:pPr>
    <w:rPr>
      <w:rFonts w:eastAsia="Times New Roman" w:cs="Times New Roman"/>
      <w:szCs w:val="24"/>
    </w:rPr>
  </w:style>
  <w:style w:type="character" w:customStyle="1" w:styleId="DateChar">
    <w:name w:val="Date Char"/>
    <w:basedOn w:val="DefaultParagraphFont"/>
    <w:rsid w:val="00864799"/>
    <w:rPr>
      <w:rFonts w:ascii="Times New Roman" w:hAnsi="Times New Roman"/>
      <w:sz w:val="24"/>
    </w:rPr>
  </w:style>
  <w:style w:type="character" w:customStyle="1" w:styleId="DateChar1">
    <w:name w:val="Date Char1"/>
    <w:link w:val="Date"/>
    <w:locked/>
    <w:rsid w:val="00864799"/>
    <w:rPr>
      <w:rFonts w:ascii="Times New Roman" w:eastAsia="Times New Roman" w:hAnsi="Times New Roman" w:cs="Times New Roman"/>
      <w:sz w:val="24"/>
      <w:szCs w:val="24"/>
    </w:rPr>
  </w:style>
  <w:style w:type="paragraph" w:styleId="E-mailSignature">
    <w:name w:val="E-mail Signature"/>
    <w:basedOn w:val="Normal"/>
    <w:link w:val="E-mailSignatureChar1"/>
    <w:rsid w:val="00864799"/>
    <w:pPr>
      <w:spacing w:before="0" w:after="0"/>
      <w:jc w:val="left"/>
    </w:pPr>
    <w:rPr>
      <w:rFonts w:eastAsia="Times New Roman" w:cs="Times New Roman"/>
      <w:szCs w:val="24"/>
    </w:rPr>
  </w:style>
  <w:style w:type="character" w:customStyle="1" w:styleId="E-mailSignatureChar">
    <w:name w:val="E-mail Signature Char"/>
    <w:basedOn w:val="DefaultParagraphFont"/>
    <w:rsid w:val="00864799"/>
    <w:rPr>
      <w:rFonts w:ascii="Times New Roman" w:hAnsi="Times New Roman"/>
      <w:sz w:val="24"/>
    </w:rPr>
  </w:style>
  <w:style w:type="paragraph" w:styleId="EndnoteText">
    <w:name w:val="endnote text"/>
    <w:basedOn w:val="Normal"/>
    <w:link w:val="EndnoteTextChar1"/>
    <w:semiHidden/>
    <w:rsid w:val="00864799"/>
    <w:pPr>
      <w:spacing w:before="0" w:after="0"/>
      <w:jc w:val="left"/>
    </w:pPr>
    <w:rPr>
      <w:rFonts w:eastAsia="Times New Roman" w:cs="Times New Roman"/>
      <w:sz w:val="20"/>
      <w:szCs w:val="20"/>
    </w:rPr>
  </w:style>
  <w:style w:type="character" w:customStyle="1" w:styleId="EndnoteTextChar">
    <w:name w:val="Endnote Text Char"/>
    <w:basedOn w:val="DefaultParagraphFont"/>
    <w:semiHidden/>
    <w:rsid w:val="00864799"/>
    <w:rPr>
      <w:rFonts w:ascii="Times New Roman" w:hAnsi="Times New Roman"/>
      <w:sz w:val="20"/>
      <w:szCs w:val="20"/>
    </w:rPr>
  </w:style>
  <w:style w:type="paragraph" w:styleId="EnvelopeAddress">
    <w:name w:val="envelope address"/>
    <w:basedOn w:val="Normal"/>
    <w:rsid w:val="00864799"/>
    <w:pPr>
      <w:framePr w:w="7920" w:h="1980" w:hRule="exact" w:hSpace="180" w:wrap="auto" w:hAnchor="page" w:xAlign="center" w:yAlign="bottom"/>
      <w:spacing w:before="0" w:after="0"/>
      <w:ind w:left="2880"/>
      <w:jc w:val="left"/>
    </w:pPr>
    <w:rPr>
      <w:rFonts w:ascii="Arial" w:eastAsia="Times New Roman" w:hAnsi="Arial" w:cs="Arial"/>
      <w:szCs w:val="24"/>
    </w:rPr>
  </w:style>
  <w:style w:type="paragraph" w:styleId="EnvelopeReturn">
    <w:name w:val="envelope return"/>
    <w:basedOn w:val="Normal"/>
    <w:rsid w:val="00864799"/>
    <w:pPr>
      <w:spacing w:before="0" w:after="0"/>
      <w:jc w:val="left"/>
    </w:pPr>
    <w:rPr>
      <w:rFonts w:ascii="Arial" w:eastAsia="Times New Roman" w:hAnsi="Arial" w:cs="Arial"/>
      <w:sz w:val="20"/>
      <w:szCs w:val="20"/>
    </w:rPr>
  </w:style>
  <w:style w:type="paragraph" w:styleId="HTMLAddress">
    <w:name w:val="HTML Address"/>
    <w:basedOn w:val="Normal"/>
    <w:link w:val="HTMLAddressChar1"/>
    <w:rsid w:val="00864799"/>
    <w:pPr>
      <w:spacing w:before="0" w:after="0"/>
      <w:jc w:val="left"/>
    </w:pPr>
    <w:rPr>
      <w:rFonts w:eastAsia="Times New Roman" w:cs="Times New Roman"/>
      <w:i/>
      <w:iCs/>
      <w:szCs w:val="24"/>
    </w:rPr>
  </w:style>
  <w:style w:type="character" w:customStyle="1" w:styleId="HTMLAddressChar">
    <w:name w:val="HTML Address Char"/>
    <w:basedOn w:val="DefaultParagraphFont"/>
    <w:rsid w:val="00864799"/>
    <w:rPr>
      <w:rFonts w:ascii="Times New Roman" w:hAnsi="Times New Roman"/>
      <w:i/>
      <w:iCs/>
      <w:sz w:val="24"/>
    </w:rPr>
  </w:style>
  <w:style w:type="paragraph" w:styleId="Index1">
    <w:name w:val="index 1"/>
    <w:basedOn w:val="Normal"/>
    <w:next w:val="Normal"/>
    <w:autoRedefine/>
    <w:semiHidden/>
    <w:rsid w:val="00864799"/>
    <w:pPr>
      <w:spacing w:before="0" w:after="0"/>
      <w:ind w:left="240" w:hanging="240"/>
      <w:jc w:val="left"/>
    </w:pPr>
    <w:rPr>
      <w:rFonts w:eastAsia="Times New Roman" w:cs="Times New Roman"/>
      <w:szCs w:val="24"/>
    </w:rPr>
  </w:style>
  <w:style w:type="paragraph" w:styleId="Index2">
    <w:name w:val="index 2"/>
    <w:basedOn w:val="Normal"/>
    <w:next w:val="Normal"/>
    <w:autoRedefine/>
    <w:semiHidden/>
    <w:rsid w:val="00864799"/>
    <w:pPr>
      <w:spacing w:before="0" w:after="0"/>
      <w:ind w:left="480" w:hanging="240"/>
      <w:jc w:val="left"/>
    </w:pPr>
    <w:rPr>
      <w:rFonts w:eastAsia="Times New Roman" w:cs="Times New Roman"/>
      <w:szCs w:val="24"/>
    </w:rPr>
  </w:style>
  <w:style w:type="paragraph" w:styleId="Index3">
    <w:name w:val="index 3"/>
    <w:basedOn w:val="Normal"/>
    <w:next w:val="Normal"/>
    <w:autoRedefine/>
    <w:semiHidden/>
    <w:rsid w:val="00864799"/>
    <w:pPr>
      <w:spacing w:before="0" w:after="0"/>
      <w:ind w:left="720" w:hanging="240"/>
      <w:jc w:val="left"/>
    </w:pPr>
    <w:rPr>
      <w:rFonts w:eastAsia="Times New Roman" w:cs="Times New Roman"/>
      <w:szCs w:val="24"/>
    </w:rPr>
  </w:style>
  <w:style w:type="paragraph" w:styleId="Index4">
    <w:name w:val="index 4"/>
    <w:basedOn w:val="Normal"/>
    <w:next w:val="Normal"/>
    <w:autoRedefine/>
    <w:semiHidden/>
    <w:rsid w:val="00864799"/>
    <w:pPr>
      <w:spacing w:before="0" w:after="0"/>
      <w:ind w:left="960" w:hanging="240"/>
      <w:jc w:val="left"/>
    </w:pPr>
    <w:rPr>
      <w:rFonts w:eastAsia="Times New Roman" w:cs="Times New Roman"/>
      <w:szCs w:val="24"/>
    </w:rPr>
  </w:style>
  <w:style w:type="paragraph" w:styleId="Index5">
    <w:name w:val="index 5"/>
    <w:basedOn w:val="Normal"/>
    <w:next w:val="Normal"/>
    <w:autoRedefine/>
    <w:semiHidden/>
    <w:rsid w:val="00864799"/>
    <w:pPr>
      <w:spacing w:before="0" w:after="0"/>
      <w:ind w:left="1200" w:hanging="240"/>
      <w:jc w:val="left"/>
    </w:pPr>
    <w:rPr>
      <w:rFonts w:eastAsia="Times New Roman" w:cs="Times New Roman"/>
      <w:szCs w:val="24"/>
    </w:rPr>
  </w:style>
  <w:style w:type="paragraph" w:styleId="Index6">
    <w:name w:val="index 6"/>
    <w:basedOn w:val="Normal"/>
    <w:next w:val="Normal"/>
    <w:autoRedefine/>
    <w:semiHidden/>
    <w:rsid w:val="00864799"/>
    <w:pPr>
      <w:spacing w:before="0" w:after="0"/>
      <w:ind w:left="1440" w:hanging="240"/>
      <w:jc w:val="left"/>
    </w:pPr>
    <w:rPr>
      <w:rFonts w:eastAsia="Times New Roman" w:cs="Times New Roman"/>
      <w:szCs w:val="24"/>
    </w:rPr>
  </w:style>
  <w:style w:type="paragraph" w:styleId="Index7">
    <w:name w:val="index 7"/>
    <w:basedOn w:val="Normal"/>
    <w:next w:val="Normal"/>
    <w:autoRedefine/>
    <w:semiHidden/>
    <w:rsid w:val="00864799"/>
    <w:pPr>
      <w:spacing w:before="0" w:after="0"/>
      <w:ind w:left="1680" w:hanging="240"/>
      <w:jc w:val="left"/>
    </w:pPr>
    <w:rPr>
      <w:rFonts w:eastAsia="Times New Roman" w:cs="Times New Roman"/>
      <w:szCs w:val="24"/>
    </w:rPr>
  </w:style>
  <w:style w:type="paragraph" w:styleId="Index8">
    <w:name w:val="index 8"/>
    <w:basedOn w:val="Normal"/>
    <w:next w:val="Normal"/>
    <w:autoRedefine/>
    <w:semiHidden/>
    <w:rsid w:val="00864799"/>
    <w:pPr>
      <w:spacing w:before="0" w:after="0"/>
      <w:ind w:left="1920" w:hanging="240"/>
      <w:jc w:val="left"/>
    </w:pPr>
    <w:rPr>
      <w:rFonts w:eastAsia="Times New Roman" w:cs="Times New Roman"/>
      <w:szCs w:val="24"/>
    </w:rPr>
  </w:style>
  <w:style w:type="paragraph" w:styleId="Index9">
    <w:name w:val="index 9"/>
    <w:basedOn w:val="Normal"/>
    <w:next w:val="Normal"/>
    <w:autoRedefine/>
    <w:semiHidden/>
    <w:rsid w:val="00864799"/>
    <w:pPr>
      <w:spacing w:before="0" w:after="0"/>
      <w:ind w:left="2160" w:hanging="240"/>
      <w:jc w:val="left"/>
    </w:pPr>
    <w:rPr>
      <w:rFonts w:eastAsia="Times New Roman" w:cs="Times New Roman"/>
      <w:szCs w:val="24"/>
    </w:rPr>
  </w:style>
  <w:style w:type="paragraph" w:styleId="IndexHeading">
    <w:name w:val="index heading"/>
    <w:basedOn w:val="Normal"/>
    <w:next w:val="Index1"/>
    <w:semiHidden/>
    <w:rsid w:val="00864799"/>
    <w:pPr>
      <w:spacing w:before="0" w:after="0"/>
      <w:jc w:val="left"/>
    </w:pPr>
    <w:rPr>
      <w:rFonts w:ascii="Arial" w:eastAsia="Times New Roman" w:hAnsi="Arial" w:cs="Arial"/>
      <w:b/>
      <w:bCs/>
      <w:szCs w:val="24"/>
    </w:rPr>
  </w:style>
  <w:style w:type="paragraph" w:styleId="List">
    <w:name w:val="List"/>
    <w:basedOn w:val="Normal"/>
    <w:rsid w:val="00864799"/>
    <w:pPr>
      <w:spacing w:before="0" w:after="0"/>
      <w:ind w:left="360" w:hanging="360"/>
      <w:jc w:val="left"/>
    </w:pPr>
    <w:rPr>
      <w:rFonts w:eastAsia="Times New Roman" w:cs="Times New Roman"/>
      <w:szCs w:val="24"/>
    </w:rPr>
  </w:style>
  <w:style w:type="paragraph" w:styleId="List2">
    <w:name w:val="List 2"/>
    <w:basedOn w:val="Normal"/>
    <w:rsid w:val="00864799"/>
    <w:pPr>
      <w:spacing w:before="0" w:after="0"/>
      <w:ind w:left="720" w:hanging="360"/>
      <w:jc w:val="left"/>
    </w:pPr>
    <w:rPr>
      <w:rFonts w:eastAsia="Times New Roman" w:cs="Times New Roman"/>
      <w:szCs w:val="24"/>
    </w:rPr>
  </w:style>
  <w:style w:type="paragraph" w:styleId="List3">
    <w:name w:val="List 3"/>
    <w:basedOn w:val="Normal"/>
    <w:rsid w:val="00864799"/>
    <w:pPr>
      <w:spacing w:before="0" w:after="0"/>
      <w:ind w:left="1080" w:hanging="360"/>
      <w:jc w:val="left"/>
    </w:pPr>
    <w:rPr>
      <w:rFonts w:eastAsia="Times New Roman" w:cs="Times New Roman"/>
      <w:szCs w:val="24"/>
    </w:rPr>
  </w:style>
  <w:style w:type="paragraph" w:styleId="ListBullet3">
    <w:name w:val="List Bullet 3"/>
    <w:basedOn w:val="Normal"/>
    <w:rsid w:val="00864799"/>
    <w:pPr>
      <w:tabs>
        <w:tab w:val="num" w:pos="1080"/>
      </w:tabs>
      <w:spacing w:before="0" w:after="0"/>
      <w:ind w:left="1080" w:hanging="360"/>
      <w:jc w:val="left"/>
    </w:pPr>
    <w:rPr>
      <w:rFonts w:eastAsia="Times New Roman" w:cs="Times New Roman"/>
      <w:szCs w:val="24"/>
    </w:rPr>
  </w:style>
  <w:style w:type="paragraph" w:styleId="ListBullet4">
    <w:name w:val="List Bullet 4"/>
    <w:basedOn w:val="Normal"/>
    <w:rsid w:val="00864799"/>
    <w:pPr>
      <w:tabs>
        <w:tab w:val="num" w:pos="1440"/>
      </w:tabs>
      <w:spacing w:before="0" w:after="0"/>
      <w:ind w:left="1440" w:hanging="360"/>
      <w:jc w:val="left"/>
    </w:pPr>
    <w:rPr>
      <w:rFonts w:eastAsia="Times New Roman" w:cs="Times New Roman"/>
      <w:szCs w:val="24"/>
    </w:rPr>
  </w:style>
  <w:style w:type="paragraph" w:styleId="ListBullet5">
    <w:name w:val="List Bullet 5"/>
    <w:basedOn w:val="Normal"/>
    <w:rsid w:val="00864799"/>
    <w:pPr>
      <w:tabs>
        <w:tab w:val="num" w:pos="1800"/>
      </w:tabs>
      <w:spacing w:before="0" w:after="0"/>
      <w:ind w:left="1800" w:hanging="360"/>
      <w:jc w:val="left"/>
    </w:pPr>
    <w:rPr>
      <w:rFonts w:eastAsia="Times New Roman" w:cs="Times New Roman"/>
      <w:szCs w:val="24"/>
    </w:rPr>
  </w:style>
  <w:style w:type="paragraph" w:styleId="ListContinue">
    <w:name w:val="List Continue"/>
    <w:basedOn w:val="Normal"/>
    <w:rsid w:val="00864799"/>
    <w:pPr>
      <w:spacing w:before="0"/>
      <w:ind w:left="360"/>
      <w:jc w:val="left"/>
    </w:pPr>
    <w:rPr>
      <w:rFonts w:eastAsia="Times New Roman" w:cs="Times New Roman"/>
      <w:szCs w:val="24"/>
    </w:rPr>
  </w:style>
  <w:style w:type="paragraph" w:styleId="ListContinue2">
    <w:name w:val="List Continue 2"/>
    <w:basedOn w:val="Normal"/>
    <w:rsid w:val="00864799"/>
    <w:pPr>
      <w:spacing w:before="0"/>
      <w:ind w:left="720"/>
      <w:jc w:val="left"/>
    </w:pPr>
    <w:rPr>
      <w:rFonts w:eastAsia="Times New Roman" w:cs="Times New Roman"/>
      <w:szCs w:val="24"/>
    </w:rPr>
  </w:style>
  <w:style w:type="paragraph" w:styleId="ListNumber">
    <w:name w:val="List Number"/>
    <w:basedOn w:val="Normal"/>
    <w:rsid w:val="00864799"/>
    <w:pPr>
      <w:tabs>
        <w:tab w:val="num" w:pos="360"/>
      </w:tabs>
      <w:spacing w:before="0" w:after="0"/>
      <w:ind w:left="360" w:hanging="360"/>
      <w:jc w:val="left"/>
    </w:pPr>
    <w:rPr>
      <w:rFonts w:eastAsia="Times New Roman" w:cs="Times New Roman"/>
      <w:szCs w:val="24"/>
    </w:rPr>
  </w:style>
  <w:style w:type="paragraph" w:styleId="ListNumber2">
    <w:name w:val="List Number 2"/>
    <w:basedOn w:val="Normal"/>
    <w:rsid w:val="00864799"/>
    <w:pPr>
      <w:tabs>
        <w:tab w:val="num" w:pos="720"/>
      </w:tabs>
      <w:spacing w:before="0" w:after="0"/>
      <w:ind w:left="720" w:hanging="360"/>
      <w:jc w:val="left"/>
    </w:pPr>
    <w:rPr>
      <w:rFonts w:eastAsia="Times New Roman" w:cs="Times New Roman"/>
      <w:szCs w:val="24"/>
    </w:rPr>
  </w:style>
  <w:style w:type="paragraph" w:styleId="ListNumber3">
    <w:name w:val="List Number 3"/>
    <w:basedOn w:val="Normal"/>
    <w:rsid w:val="00864799"/>
    <w:pPr>
      <w:tabs>
        <w:tab w:val="num" w:pos="1080"/>
      </w:tabs>
      <w:spacing w:before="0" w:after="0"/>
      <w:ind w:left="1080" w:hanging="360"/>
      <w:jc w:val="left"/>
    </w:pPr>
    <w:rPr>
      <w:rFonts w:eastAsia="Times New Roman" w:cs="Times New Roman"/>
      <w:szCs w:val="24"/>
    </w:rPr>
  </w:style>
  <w:style w:type="paragraph" w:styleId="ListNumber4">
    <w:name w:val="List Number 4"/>
    <w:basedOn w:val="Normal"/>
    <w:rsid w:val="00864799"/>
    <w:pPr>
      <w:tabs>
        <w:tab w:val="num" w:pos="1440"/>
      </w:tabs>
      <w:spacing w:before="0" w:after="0"/>
      <w:ind w:left="1440" w:hanging="360"/>
      <w:jc w:val="left"/>
    </w:pPr>
    <w:rPr>
      <w:rFonts w:eastAsia="Times New Roman" w:cs="Times New Roman"/>
      <w:szCs w:val="24"/>
    </w:rPr>
  </w:style>
  <w:style w:type="paragraph" w:styleId="ListNumber5">
    <w:name w:val="List Number 5"/>
    <w:basedOn w:val="Normal"/>
    <w:rsid w:val="00864799"/>
    <w:pPr>
      <w:tabs>
        <w:tab w:val="num" w:pos="1800"/>
      </w:tabs>
      <w:spacing w:before="0" w:after="0"/>
      <w:ind w:left="1800" w:hanging="360"/>
      <w:jc w:val="left"/>
    </w:pPr>
    <w:rPr>
      <w:rFonts w:eastAsia="Times New Roman" w:cs="Times New Roman"/>
      <w:szCs w:val="24"/>
    </w:rPr>
  </w:style>
  <w:style w:type="paragraph" w:styleId="MacroText">
    <w:name w:val="macro"/>
    <w:link w:val="MacroTextChar"/>
    <w:semiHidden/>
    <w:rsid w:val="0086479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864799"/>
    <w:rPr>
      <w:rFonts w:ascii="Courier New" w:eastAsia="Times New Roman" w:hAnsi="Courier New" w:cs="Courier New"/>
      <w:sz w:val="20"/>
      <w:szCs w:val="20"/>
    </w:rPr>
  </w:style>
  <w:style w:type="paragraph" w:styleId="MessageHeader">
    <w:name w:val="Message Header"/>
    <w:basedOn w:val="Normal"/>
    <w:link w:val="MessageHeaderChar1"/>
    <w:rsid w:val="00864799"/>
    <w:pPr>
      <w:pBdr>
        <w:top w:val="single" w:sz="6" w:space="1" w:color="auto"/>
        <w:left w:val="single" w:sz="6" w:space="1" w:color="auto"/>
        <w:bottom w:val="single" w:sz="6" w:space="1" w:color="auto"/>
        <w:right w:val="single" w:sz="6" w:space="1" w:color="auto"/>
      </w:pBdr>
      <w:shd w:val="pct20" w:color="auto" w:fill="auto"/>
      <w:spacing w:before="0" w:after="0"/>
      <w:ind w:left="1080" w:hanging="1080"/>
      <w:jc w:val="left"/>
    </w:pPr>
    <w:rPr>
      <w:rFonts w:ascii="Arial" w:eastAsia="Times New Roman" w:hAnsi="Arial" w:cs="Arial"/>
      <w:szCs w:val="24"/>
    </w:rPr>
  </w:style>
  <w:style w:type="character" w:customStyle="1" w:styleId="MessageHeaderChar">
    <w:name w:val="Message Header Char"/>
    <w:basedOn w:val="DefaultParagraphFont"/>
    <w:rsid w:val="00864799"/>
    <w:rPr>
      <w:rFonts w:asciiTheme="majorHAnsi" w:eastAsiaTheme="majorEastAsia" w:hAnsiTheme="majorHAnsi" w:cstheme="majorBidi"/>
      <w:sz w:val="24"/>
      <w:szCs w:val="24"/>
      <w:shd w:val="pct20" w:color="auto" w:fill="auto"/>
    </w:rPr>
  </w:style>
  <w:style w:type="paragraph" w:styleId="NormalIndent0">
    <w:name w:val="Normal Indent"/>
    <w:basedOn w:val="Normal"/>
    <w:rsid w:val="00864799"/>
    <w:pPr>
      <w:spacing w:before="0" w:after="0"/>
      <w:ind w:left="720"/>
      <w:jc w:val="left"/>
    </w:pPr>
    <w:rPr>
      <w:rFonts w:eastAsia="Times New Roman" w:cs="Times New Roman"/>
      <w:szCs w:val="24"/>
    </w:rPr>
  </w:style>
  <w:style w:type="paragraph" w:styleId="NoteHeading">
    <w:name w:val="Note Heading"/>
    <w:basedOn w:val="Normal"/>
    <w:next w:val="Normal"/>
    <w:link w:val="NoteHeadingChar1"/>
    <w:rsid w:val="00864799"/>
    <w:pPr>
      <w:spacing w:before="0" w:after="0"/>
      <w:jc w:val="left"/>
    </w:pPr>
    <w:rPr>
      <w:rFonts w:eastAsia="Times New Roman" w:cs="Times New Roman"/>
      <w:szCs w:val="24"/>
    </w:rPr>
  </w:style>
  <w:style w:type="character" w:customStyle="1" w:styleId="NoteHeadingChar">
    <w:name w:val="Note Heading Char"/>
    <w:basedOn w:val="DefaultParagraphFont"/>
    <w:rsid w:val="00864799"/>
    <w:rPr>
      <w:rFonts w:ascii="Times New Roman" w:hAnsi="Times New Roman"/>
      <w:sz w:val="24"/>
    </w:rPr>
  </w:style>
  <w:style w:type="paragraph" w:styleId="Signature">
    <w:name w:val="Signature"/>
    <w:basedOn w:val="Normal"/>
    <w:link w:val="SignatureChar1"/>
    <w:rsid w:val="00864799"/>
    <w:pPr>
      <w:spacing w:before="0" w:after="0"/>
      <w:ind w:left="4320"/>
      <w:jc w:val="left"/>
    </w:pPr>
    <w:rPr>
      <w:rFonts w:eastAsia="Times New Roman" w:cs="Times New Roman"/>
      <w:szCs w:val="24"/>
    </w:rPr>
  </w:style>
  <w:style w:type="character" w:customStyle="1" w:styleId="SignatureChar">
    <w:name w:val="Signature Char"/>
    <w:basedOn w:val="DefaultParagraphFont"/>
    <w:rsid w:val="00864799"/>
    <w:rPr>
      <w:rFonts w:ascii="Times New Roman" w:hAnsi="Times New Roman"/>
      <w:sz w:val="24"/>
    </w:rPr>
  </w:style>
  <w:style w:type="paragraph" w:styleId="TableofAuthorities">
    <w:name w:val="table of authorities"/>
    <w:basedOn w:val="Normal"/>
    <w:next w:val="Normal"/>
    <w:semiHidden/>
    <w:rsid w:val="00864799"/>
    <w:pPr>
      <w:spacing w:before="0" w:after="0"/>
      <w:ind w:left="240" w:hanging="240"/>
      <w:jc w:val="left"/>
    </w:pPr>
    <w:rPr>
      <w:rFonts w:eastAsia="Times New Roman" w:cs="Times New Roman"/>
      <w:szCs w:val="24"/>
    </w:rPr>
  </w:style>
  <w:style w:type="character" w:customStyle="1" w:styleId="n002dchuongtenchar">
    <w:name w:val="n_002dchuongten__char"/>
    <w:basedOn w:val="DefaultParagraphFont"/>
    <w:rsid w:val="00864799"/>
  </w:style>
  <w:style w:type="paragraph" w:customStyle="1" w:styleId="I0">
    <w:name w:val="I."/>
    <w:basedOn w:val="Normal"/>
    <w:rsid w:val="00864799"/>
    <w:pPr>
      <w:tabs>
        <w:tab w:val="num" w:pos="1288"/>
      </w:tabs>
      <w:ind w:left="1288" w:hanging="720"/>
    </w:pPr>
    <w:rPr>
      <w:rFonts w:ascii=".VnTime" w:eastAsia="Times New Roman" w:hAnsi=".VnTime" w:cs="Times New Roman"/>
      <w:b/>
      <w:sz w:val="30"/>
      <w:szCs w:val="20"/>
      <w:lang w:eastAsia="en-AU"/>
    </w:rPr>
  </w:style>
  <w:style w:type="paragraph" w:customStyle="1" w:styleId="mcI1">
    <w:name w:val="môc I.1."/>
    <w:basedOn w:val="Normal"/>
    <w:rsid w:val="00864799"/>
    <w:pPr>
      <w:spacing w:line="360" w:lineRule="exact"/>
    </w:pPr>
    <w:rPr>
      <w:rFonts w:ascii=".VnTime" w:eastAsia="Times New Roman" w:hAnsi=".VnTime" w:cs="Times New Roman"/>
      <w:b/>
      <w:sz w:val="28"/>
      <w:szCs w:val="20"/>
    </w:rPr>
  </w:style>
  <w:style w:type="paragraph" w:customStyle="1" w:styleId="Appendix">
    <w:name w:val="Appendix"/>
    <w:basedOn w:val="Normal"/>
    <w:rsid w:val="00864799"/>
    <w:pPr>
      <w:tabs>
        <w:tab w:val="num" w:pos="360"/>
      </w:tabs>
      <w:spacing w:before="60" w:after="60" w:line="300" w:lineRule="exact"/>
      <w:ind w:left="284" w:hanging="284"/>
      <w:jc w:val="center"/>
    </w:pPr>
    <w:rPr>
      <w:rFonts w:ascii=".VnTime" w:eastAsia="Times New Roman" w:hAnsi=".VnTime" w:cs="Times New Roman"/>
      <w:b/>
      <w:sz w:val="26"/>
      <w:szCs w:val="20"/>
      <w:lang w:val="en-GB"/>
    </w:rPr>
  </w:style>
  <w:style w:type="paragraph" w:customStyle="1" w:styleId="Style7">
    <w:name w:val="Style7"/>
    <w:basedOn w:val="Normal"/>
    <w:link w:val="Style7Char"/>
    <w:rsid w:val="00864799"/>
    <w:pPr>
      <w:tabs>
        <w:tab w:val="num" w:pos="1723"/>
      </w:tabs>
      <w:spacing w:before="0" w:after="0"/>
      <w:ind w:left="1723" w:hanging="1723"/>
      <w:jc w:val="left"/>
    </w:pPr>
    <w:rPr>
      <w:rFonts w:eastAsia="Times New Roman" w:cs="Times New Roman"/>
      <w:sz w:val="20"/>
      <w:szCs w:val="20"/>
    </w:rPr>
  </w:style>
  <w:style w:type="paragraph" w:customStyle="1" w:styleId="Heading2A">
    <w:name w:val="Heading 2A"/>
    <w:basedOn w:val="Heading2"/>
    <w:rsid w:val="00864799"/>
    <w:pPr>
      <w:keepLines w:val="0"/>
      <w:tabs>
        <w:tab w:val="clear" w:pos="1440"/>
        <w:tab w:val="num" w:pos="864"/>
      </w:tabs>
      <w:spacing w:before="120" w:after="120" w:line="300" w:lineRule="exact"/>
      <w:ind w:left="862" w:hanging="862"/>
    </w:pPr>
    <w:rPr>
      <w:rFonts w:ascii=".VnTime" w:eastAsia="Times New Roman" w:hAnsi=".VnTime" w:cs="Times New Roman"/>
      <w:b/>
      <w:sz w:val="28"/>
      <w:szCs w:val="28"/>
      <w:lang w:val="en-GB"/>
    </w:rPr>
  </w:style>
  <w:style w:type="paragraph" w:customStyle="1" w:styleId="Heading3A">
    <w:name w:val="Heading 3A"/>
    <w:basedOn w:val="Heading3"/>
    <w:rsid w:val="00864799"/>
    <w:pPr>
      <w:keepLines w:val="0"/>
      <w:tabs>
        <w:tab w:val="clear" w:pos="2160"/>
        <w:tab w:val="num" w:pos="864"/>
      </w:tabs>
      <w:spacing w:before="120" w:after="120" w:line="300" w:lineRule="exact"/>
      <w:ind w:left="862" w:hanging="862"/>
    </w:pPr>
    <w:rPr>
      <w:rFonts w:ascii=".VnTime" w:eastAsia="Times New Roman" w:hAnsi=".VnTime" w:cs="Times New Roman"/>
      <w:b/>
      <w:i/>
      <w:sz w:val="28"/>
      <w:szCs w:val="20"/>
      <w:lang w:val="en-GB"/>
    </w:rPr>
  </w:style>
  <w:style w:type="paragraph" w:customStyle="1" w:styleId="chuong">
    <w:name w:val="chuong"/>
    <w:basedOn w:val="Normal"/>
    <w:rsid w:val="00864799"/>
    <w:pPr>
      <w:spacing w:before="0" w:after="0" w:line="360" w:lineRule="auto"/>
      <w:jc w:val="center"/>
    </w:pPr>
    <w:rPr>
      <w:rFonts w:ascii=".VnTimeH" w:eastAsia="Times New Roman" w:hAnsi=".VnTimeH" w:cs="Times New Roman"/>
      <w:b/>
      <w:sz w:val="26"/>
      <w:szCs w:val="20"/>
      <w:lang w:val="en-GB"/>
    </w:rPr>
  </w:style>
  <w:style w:type="paragraph" w:customStyle="1" w:styleId="phn">
    <w:name w:val="phÇn"/>
    <w:basedOn w:val="Normal"/>
    <w:rsid w:val="00864799"/>
    <w:pPr>
      <w:spacing w:before="60" w:after="60"/>
      <w:jc w:val="center"/>
    </w:pPr>
    <w:rPr>
      <w:rFonts w:ascii=".VnHelvetInsH" w:eastAsia="Times New Roman" w:hAnsi=".VnHelvetInsH" w:cs="Times New Roman"/>
      <w:sz w:val="26"/>
      <w:szCs w:val="20"/>
    </w:rPr>
  </w:style>
  <w:style w:type="paragraph" w:customStyle="1" w:styleId="mca">
    <w:name w:val="môc a"/>
    <w:basedOn w:val="Normal"/>
    <w:rsid w:val="00864799"/>
    <w:pPr>
      <w:spacing w:before="60" w:after="60" w:line="300" w:lineRule="exact"/>
    </w:pPr>
    <w:rPr>
      <w:rFonts w:ascii=".VnTime" w:eastAsia="Times New Roman" w:hAnsi=".VnTime" w:cs="Times New Roman"/>
      <w:b/>
      <w:bCs/>
      <w:i/>
      <w:iCs/>
      <w:sz w:val="26"/>
      <w:szCs w:val="28"/>
    </w:rPr>
  </w:style>
  <w:style w:type="paragraph" w:customStyle="1" w:styleId="BodyText21">
    <w:name w:val="Body Text 21"/>
    <w:basedOn w:val="Normal"/>
    <w:rsid w:val="00864799"/>
    <w:pPr>
      <w:widowControl w:val="0"/>
      <w:overflowPunct w:val="0"/>
      <w:autoSpaceDE w:val="0"/>
      <w:autoSpaceDN w:val="0"/>
      <w:adjustRightInd w:val="0"/>
      <w:spacing w:before="0" w:after="0"/>
      <w:ind w:firstLine="720"/>
      <w:textAlignment w:val="baseline"/>
    </w:pPr>
    <w:rPr>
      <w:rFonts w:ascii=".VnTime" w:eastAsia="Times New Roman" w:hAnsi=".VnTime" w:cs="Times New Roman"/>
      <w:sz w:val="28"/>
      <w:szCs w:val="20"/>
    </w:rPr>
  </w:style>
  <w:style w:type="paragraph" w:customStyle="1" w:styleId="a2">
    <w:name w:val="a2"/>
    <w:basedOn w:val="Normal"/>
    <w:next w:val="Normal"/>
    <w:rsid w:val="00864799"/>
    <w:pPr>
      <w:overflowPunct w:val="0"/>
      <w:autoSpaceDE w:val="0"/>
      <w:autoSpaceDN w:val="0"/>
      <w:adjustRightInd w:val="0"/>
      <w:spacing w:line="360" w:lineRule="atLeast"/>
      <w:ind w:left="1134" w:hanging="1134"/>
    </w:pPr>
    <w:rPr>
      <w:rFonts w:ascii=".VnTime" w:eastAsia="Times New Roman" w:hAnsi=".VnTime" w:cs="Times New Roman"/>
      <w:b/>
      <w:sz w:val="28"/>
      <w:szCs w:val="20"/>
    </w:rPr>
  </w:style>
  <w:style w:type="paragraph" w:customStyle="1" w:styleId="xl65">
    <w:name w:val="xl65"/>
    <w:basedOn w:val="Normal"/>
    <w:rsid w:val="00864799"/>
    <w:pPr>
      <w:pBdr>
        <w:left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i/>
      <w:iCs/>
      <w:szCs w:val="24"/>
    </w:rPr>
  </w:style>
  <w:style w:type="paragraph" w:customStyle="1" w:styleId="Macdinh">
    <w:name w:val="Mac dinh"/>
    <w:basedOn w:val="Normal"/>
    <w:rsid w:val="00864799"/>
    <w:pPr>
      <w:widowControl w:val="0"/>
      <w:overflowPunct w:val="0"/>
      <w:autoSpaceDE w:val="0"/>
      <w:autoSpaceDN w:val="0"/>
      <w:adjustRightInd w:val="0"/>
      <w:spacing w:before="60" w:after="60" w:line="-400" w:lineRule="auto"/>
      <w:ind w:firstLine="720"/>
      <w:textAlignment w:val="baseline"/>
    </w:pPr>
    <w:rPr>
      <w:rFonts w:ascii=".VnTime" w:eastAsia="Times New Roman" w:hAnsi=".VnTime" w:cs="Times New Roman"/>
      <w:sz w:val="28"/>
      <w:szCs w:val="20"/>
      <w:lang w:val="en-GB"/>
    </w:rPr>
  </w:style>
  <w:style w:type="paragraph" w:customStyle="1" w:styleId="BodyText23">
    <w:name w:val="Body Text 23"/>
    <w:basedOn w:val="Normal"/>
    <w:rsid w:val="00864799"/>
    <w:pPr>
      <w:widowControl w:val="0"/>
      <w:overflowPunct w:val="0"/>
      <w:autoSpaceDE w:val="0"/>
      <w:autoSpaceDN w:val="0"/>
      <w:adjustRightInd w:val="0"/>
      <w:spacing w:after="0"/>
      <w:ind w:firstLine="720"/>
      <w:textAlignment w:val="baseline"/>
    </w:pPr>
    <w:rPr>
      <w:rFonts w:ascii=".VnTime" w:eastAsia="Times New Roman" w:hAnsi=".VnTime" w:cs="Times New Roman"/>
      <w:b/>
      <w:sz w:val="28"/>
      <w:szCs w:val="20"/>
    </w:rPr>
  </w:style>
  <w:style w:type="paragraph" w:customStyle="1" w:styleId="Baocao">
    <w:name w:val="Baocao"/>
    <w:basedOn w:val="Normal"/>
    <w:rsid w:val="00864799"/>
    <w:pPr>
      <w:widowControl w:val="0"/>
      <w:ind w:firstLine="720"/>
    </w:pPr>
    <w:rPr>
      <w:rFonts w:ascii=".VnTime" w:eastAsia="Times New Roman" w:hAnsi=".VnTime" w:cs="Times New Roman"/>
      <w:sz w:val="28"/>
      <w:szCs w:val="28"/>
    </w:rPr>
  </w:style>
  <w:style w:type="paragraph" w:customStyle="1" w:styleId="cvbody">
    <w:name w:val="cvbody"/>
    <w:basedOn w:val="Normal"/>
    <w:rsid w:val="00864799"/>
    <w:pPr>
      <w:widowControl w:val="0"/>
      <w:spacing w:line="288" w:lineRule="auto"/>
    </w:pPr>
    <w:rPr>
      <w:rFonts w:ascii=".VnTime" w:eastAsia="Times New Roman" w:hAnsi=".VnTime" w:cs="Times New Roman"/>
      <w:sz w:val="28"/>
      <w:szCs w:val="20"/>
    </w:rPr>
  </w:style>
  <w:style w:type="character" w:customStyle="1" w:styleId="Heading1ACharChar">
    <w:name w:val="Heading 1A Char Char"/>
    <w:locked/>
    <w:rsid w:val="00864799"/>
    <w:rPr>
      <w:rFonts w:ascii=".VnTimeH" w:hAnsi=".VnTimeH"/>
      <w:b/>
      <w:bCs/>
      <w:sz w:val="26"/>
      <w:szCs w:val="24"/>
      <w:lang w:val="en-US" w:eastAsia="en-US" w:bidi="ar-SA"/>
    </w:rPr>
  </w:style>
  <w:style w:type="paragraph" w:customStyle="1" w:styleId="Normal11">
    <w:name w:val="Normal1"/>
    <w:basedOn w:val="Normal"/>
    <w:rsid w:val="00864799"/>
    <w:pPr>
      <w:spacing w:after="60"/>
      <w:ind w:left="900"/>
    </w:pPr>
    <w:rPr>
      <w:rFonts w:eastAsia="Times New Roman" w:cs="Times New Roman"/>
      <w:bCs/>
      <w:sz w:val="26"/>
      <w:szCs w:val="26"/>
      <w:lang w:val="en-GB"/>
    </w:rPr>
  </w:style>
  <w:style w:type="paragraph" w:customStyle="1" w:styleId="phead">
    <w:name w:val="phead"/>
    <w:basedOn w:val="Normal"/>
    <w:rsid w:val="00864799"/>
    <w:pPr>
      <w:spacing w:before="100" w:beforeAutospacing="1" w:after="100" w:afterAutospacing="1"/>
      <w:jc w:val="left"/>
    </w:pPr>
    <w:rPr>
      <w:rFonts w:eastAsia="Times New Roman" w:cs="Times New Roman"/>
      <w:szCs w:val="24"/>
    </w:rPr>
  </w:style>
  <w:style w:type="paragraph" w:customStyle="1" w:styleId="StyleBodyTextBodyText1Left05">
    <w:name w:val="Style Body TextBody Text 1 + Left:  0.5&quot;"/>
    <w:basedOn w:val="Normal"/>
    <w:link w:val="StyleBodyTextBodyText1Left05Char"/>
    <w:autoRedefine/>
    <w:rsid w:val="00864799"/>
    <w:pPr>
      <w:widowControl w:val="0"/>
      <w:spacing w:afterLines="50" w:after="200" w:line="276" w:lineRule="auto"/>
      <w:ind w:left="706"/>
      <w:jc w:val="left"/>
    </w:pPr>
    <w:rPr>
      <w:rFonts w:ascii="Arial" w:eastAsia="Times New Roman"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864799"/>
    <w:rPr>
      <w:rFonts w:ascii="Arial" w:eastAsia="Times New Roman" w:hAnsi="Arial" w:cs="Cordia New"/>
      <w:spacing w:val="-4"/>
      <w:sz w:val="21"/>
      <w:szCs w:val="20"/>
      <w:lang w:val="vi-VN" w:bidi="en-US"/>
    </w:rPr>
  </w:style>
  <w:style w:type="paragraph" w:customStyle="1" w:styleId="ReptHndg3">
    <w:name w:val="Rept_Hndg3"/>
    <w:basedOn w:val="Normal"/>
    <w:rsid w:val="00864799"/>
    <w:pPr>
      <w:spacing w:line="276" w:lineRule="auto"/>
      <w:jc w:val="left"/>
    </w:pPr>
    <w:rPr>
      <w:rFonts w:ascii="Arial" w:eastAsia="MS Mincho" w:hAnsi="Arial" w:cs="Arial"/>
      <w:b/>
      <w:sz w:val="21"/>
      <w:szCs w:val="21"/>
      <w:lang w:bidi="en-US"/>
    </w:rPr>
  </w:style>
  <w:style w:type="character" w:customStyle="1" w:styleId="portlettext21">
    <w:name w:val="portlettext21"/>
    <w:rsid w:val="00864799"/>
    <w:rPr>
      <w:rFonts w:ascii="Arial" w:hAnsi="Arial" w:cs="Arial" w:hint="default"/>
      <w:color w:val="000000"/>
      <w:sz w:val="18"/>
      <w:szCs w:val="18"/>
    </w:rPr>
  </w:style>
  <w:style w:type="paragraph" w:styleId="Quote">
    <w:name w:val="Quote"/>
    <w:basedOn w:val="Normal"/>
    <w:next w:val="Normal"/>
    <w:link w:val="QuoteChar"/>
    <w:qFormat/>
    <w:rsid w:val="00864799"/>
    <w:pPr>
      <w:spacing w:before="0" w:after="200" w:line="276" w:lineRule="auto"/>
      <w:jc w:val="left"/>
    </w:pPr>
    <w:rPr>
      <w:rFonts w:ascii="Calibri" w:eastAsia="Times New Roman" w:hAnsi="Calibri" w:cs="Cordia New"/>
      <w:i/>
      <w:iCs/>
      <w:color w:val="000000"/>
      <w:sz w:val="22"/>
      <w:lang w:bidi="en-US"/>
    </w:rPr>
  </w:style>
  <w:style w:type="character" w:customStyle="1" w:styleId="QuoteChar">
    <w:name w:val="Quote Char"/>
    <w:basedOn w:val="DefaultParagraphFont"/>
    <w:link w:val="Quote"/>
    <w:rsid w:val="00864799"/>
    <w:rPr>
      <w:rFonts w:ascii="Calibri" w:eastAsia="Times New Roman" w:hAnsi="Calibri" w:cs="Cordia New"/>
      <w:i/>
      <w:iCs/>
      <w:color w:val="000000"/>
      <w:lang w:bidi="en-US"/>
    </w:rPr>
  </w:style>
  <w:style w:type="paragraph" w:styleId="IntenseQuote">
    <w:name w:val="Intense Quote"/>
    <w:basedOn w:val="Normal"/>
    <w:next w:val="Normal"/>
    <w:link w:val="IntenseQuoteChar"/>
    <w:qFormat/>
    <w:rsid w:val="00864799"/>
    <w:pPr>
      <w:pBdr>
        <w:bottom w:val="single" w:sz="4" w:space="4" w:color="4F81BD"/>
      </w:pBdr>
      <w:spacing w:before="200" w:after="280" w:line="276" w:lineRule="auto"/>
      <w:ind w:left="936" w:right="936"/>
      <w:jc w:val="left"/>
    </w:pPr>
    <w:rPr>
      <w:rFonts w:ascii="Calibri" w:eastAsia="Times New Roman" w:hAnsi="Calibri" w:cs="Cordia New"/>
      <w:b/>
      <w:bCs/>
      <w:i/>
      <w:iCs/>
      <w:color w:val="4F81BD"/>
      <w:sz w:val="22"/>
      <w:lang w:bidi="en-US"/>
    </w:rPr>
  </w:style>
  <w:style w:type="character" w:customStyle="1" w:styleId="IntenseQuoteChar">
    <w:name w:val="Intense Quote Char"/>
    <w:basedOn w:val="DefaultParagraphFont"/>
    <w:link w:val="IntenseQuote"/>
    <w:rsid w:val="00864799"/>
    <w:rPr>
      <w:rFonts w:ascii="Calibri" w:eastAsia="Times New Roman" w:hAnsi="Calibri" w:cs="Cordia New"/>
      <w:b/>
      <w:bCs/>
      <w:i/>
      <w:iCs/>
      <w:color w:val="4F81BD"/>
      <w:lang w:bidi="en-US"/>
    </w:rPr>
  </w:style>
  <w:style w:type="character" w:styleId="SubtleEmphasis">
    <w:name w:val="Subtle Emphasis"/>
    <w:qFormat/>
    <w:rsid w:val="00864799"/>
    <w:rPr>
      <w:i/>
      <w:iCs/>
      <w:color w:val="808080"/>
    </w:rPr>
  </w:style>
  <w:style w:type="character" w:styleId="IntenseEmphasis">
    <w:name w:val="Intense Emphasis"/>
    <w:qFormat/>
    <w:rsid w:val="00864799"/>
    <w:rPr>
      <w:b/>
      <w:bCs/>
      <w:i/>
      <w:iCs/>
      <w:color w:val="4F81BD"/>
    </w:rPr>
  </w:style>
  <w:style w:type="character" w:styleId="SubtleReference">
    <w:name w:val="Subtle Reference"/>
    <w:qFormat/>
    <w:rsid w:val="00864799"/>
    <w:rPr>
      <w:smallCaps/>
      <w:color w:val="C0504D"/>
      <w:u w:val="single"/>
    </w:rPr>
  </w:style>
  <w:style w:type="character" w:styleId="IntenseReference">
    <w:name w:val="Intense Reference"/>
    <w:qFormat/>
    <w:rsid w:val="00864799"/>
    <w:rPr>
      <w:b/>
      <w:bCs/>
      <w:smallCaps/>
      <w:color w:val="C0504D"/>
      <w:spacing w:val="5"/>
      <w:u w:val="single"/>
    </w:rPr>
  </w:style>
  <w:style w:type="character" w:styleId="BookTitle">
    <w:name w:val="Book Title"/>
    <w:qFormat/>
    <w:rsid w:val="00864799"/>
    <w:rPr>
      <w:b/>
      <w:bCs/>
      <w:smallCaps/>
      <w:spacing w:val="5"/>
    </w:rPr>
  </w:style>
  <w:style w:type="character" w:customStyle="1" w:styleId="phuluc">
    <w:name w:val="phuluc"/>
    <w:rsid w:val="00864799"/>
    <w:rPr>
      <w:rFonts w:ascii="Times New Roman" w:hAnsi="Times New Roman" w:cs="Arial"/>
      <w:color w:val="000000"/>
      <w:sz w:val="26"/>
      <w:szCs w:val="18"/>
    </w:rPr>
  </w:style>
  <w:style w:type="character" w:styleId="FootnoteReference">
    <w:name w:val="footnote reference"/>
    <w:rsid w:val="00864799"/>
    <w:rPr>
      <w:vertAlign w:val="superscript"/>
    </w:rPr>
  </w:style>
  <w:style w:type="paragraph" w:customStyle="1" w:styleId="ten-vb-p">
    <w:name w:val="ten-vb-p"/>
    <w:basedOn w:val="Normal"/>
    <w:rsid w:val="00864799"/>
    <w:pPr>
      <w:spacing w:before="100" w:beforeAutospacing="1" w:after="100" w:afterAutospacing="1"/>
      <w:jc w:val="left"/>
    </w:pPr>
    <w:rPr>
      <w:rFonts w:eastAsia="Times New Roman" w:cs="Times New Roman"/>
      <w:szCs w:val="24"/>
    </w:rPr>
  </w:style>
  <w:style w:type="character" w:customStyle="1" w:styleId="ten-vb-h">
    <w:name w:val="ten-vb-h"/>
    <w:rsid w:val="00864799"/>
  </w:style>
  <w:style w:type="character" w:customStyle="1" w:styleId="dieu-h">
    <w:name w:val="dieu-h"/>
    <w:rsid w:val="00864799"/>
  </w:style>
  <w:style w:type="character" w:styleId="EndnoteReference">
    <w:name w:val="endnote reference"/>
    <w:rsid w:val="00864799"/>
    <w:rPr>
      <w:vertAlign w:val="superscript"/>
    </w:rPr>
  </w:style>
  <w:style w:type="paragraph" w:styleId="z-TopofForm">
    <w:name w:val="HTML Top of Form"/>
    <w:basedOn w:val="Normal"/>
    <w:next w:val="Normal"/>
    <w:link w:val="z-TopofFormChar1"/>
    <w:hidden/>
    <w:semiHidden/>
    <w:unhideWhenUsed/>
    <w:rsid w:val="00864799"/>
    <w:pPr>
      <w:pBdr>
        <w:bottom w:val="single" w:sz="6" w:space="1" w:color="auto"/>
      </w:pBdr>
      <w:spacing w:before="0" w:after="0"/>
      <w:jc w:val="center"/>
    </w:pPr>
    <w:rPr>
      <w:rFonts w:ascii="Arial" w:eastAsia="Times New Roman" w:hAnsi="Arial" w:cs="Times New Roman"/>
      <w:vanish/>
      <w:sz w:val="16"/>
      <w:szCs w:val="16"/>
    </w:rPr>
  </w:style>
  <w:style w:type="character" w:customStyle="1" w:styleId="z-TopofFormChar">
    <w:name w:val="z-Top of Form Char"/>
    <w:basedOn w:val="DefaultParagraphFont"/>
    <w:rsid w:val="00864799"/>
    <w:rPr>
      <w:rFonts w:ascii="Arial" w:hAnsi="Arial" w:cs="Arial"/>
      <w:vanish/>
      <w:sz w:val="16"/>
      <w:szCs w:val="16"/>
    </w:rPr>
  </w:style>
  <w:style w:type="character" w:customStyle="1" w:styleId="st1">
    <w:name w:val="st1"/>
    <w:basedOn w:val="DefaultParagraphFont"/>
    <w:rsid w:val="00864799"/>
  </w:style>
  <w:style w:type="paragraph" w:customStyle="1" w:styleId="CharCharCharCharCharChar1CharCharChar">
    <w:name w:val="Char Char Char Char Char Char1 Char Char Char"/>
    <w:basedOn w:val="Normal"/>
    <w:rsid w:val="00864799"/>
    <w:pPr>
      <w:spacing w:before="0" w:after="160" w:line="240" w:lineRule="exact"/>
      <w:jc w:val="left"/>
    </w:pPr>
    <w:rPr>
      <w:rFonts w:ascii="Verdana" w:eastAsia="Times New Roman" w:hAnsi="Verdana" w:cs="Angsana New"/>
      <w:sz w:val="20"/>
      <w:szCs w:val="20"/>
      <w:lang w:val="en-GB"/>
    </w:rPr>
  </w:style>
  <w:style w:type="paragraph" w:customStyle="1" w:styleId="1Char">
    <w:name w:val="1 Char"/>
    <w:basedOn w:val="DocumentMap"/>
    <w:autoRedefine/>
    <w:rsid w:val="00864799"/>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864799"/>
    <w:pPr>
      <w:spacing w:before="0" w:after="160" w:line="240" w:lineRule="exact"/>
      <w:jc w:val="left"/>
    </w:pPr>
    <w:rPr>
      <w:rFonts w:ascii="Verdana" w:eastAsia="Times New Roman" w:hAnsi="Verdana" w:cs="Verdana"/>
      <w:sz w:val="20"/>
      <w:szCs w:val="20"/>
    </w:rPr>
  </w:style>
  <w:style w:type="character" w:customStyle="1" w:styleId="blacksml">
    <w:name w:val="blacksml"/>
    <w:basedOn w:val="DefaultParagraphFont"/>
    <w:rsid w:val="00864799"/>
  </w:style>
  <w:style w:type="character" w:customStyle="1" w:styleId="author">
    <w:name w:val="author"/>
    <w:basedOn w:val="DefaultParagraphFont"/>
    <w:rsid w:val="00864799"/>
  </w:style>
  <w:style w:type="paragraph" w:customStyle="1" w:styleId="blacksml1">
    <w:name w:val="blacksml1"/>
    <w:basedOn w:val="Normal"/>
    <w:rsid w:val="00864799"/>
    <w:pPr>
      <w:spacing w:before="100" w:beforeAutospacing="1" w:after="100" w:afterAutospacing="1"/>
      <w:jc w:val="left"/>
    </w:pPr>
    <w:rPr>
      <w:rFonts w:ascii="Arial Unicode MS" w:eastAsia="Arial Unicode MS" w:hAnsi="Arial Unicode MS" w:cs="Arial Unicode MS"/>
      <w:szCs w:val="24"/>
    </w:rPr>
  </w:style>
  <w:style w:type="character" w:customStyle="1" w:styleId="articletext">
    <w:name w:val="articletext"/>
    <w:basedOn w:val="DefaultParagraphFont"/>
    <w:rsid w:val="00864799"/>
  </w:style>
  <w:style w:type="paragraph" w:customStyle="1" w:styleId="CM14">
    <w:name w:val="CM14"/>
    <w:basedOn w:val="Default"/>
    <w:next w:val="Default"/>
    <w:rsid w:val="00864799"/>
    <w:pPr>
      <w:spacing w:line="256" w:lineRule="atLeast"/>
    </w:pPr>
    <w:rPr>
      <w:rFonts w:ascii="Arial," w:hAnsi="Arial,"/>
      <w:color w:val="auto"/>
    </w:rPr>
  </w:style>
  <w:style w:type="paragraph" w:customStyle="1" w:styleId="CM78">
    <w:name w:val="CM78"/>
    <w:basedOn w:val="Default"/>
    <w:next w:val="Default"/>
    <w:rsid w:val="00864799"/>
    <w:pPr>
      <w:spacing w:line="256" w:lineRule="atLeast"/>
    </w:pPr>
    <w:rPr>
      <w:rFonts w:ascii="Arial," w:hAnsi="Arial,"/>
      <w:color w:val="auto"/>
    </w:rPr>
  </w:style>
  <w:style w:type="paragraph" w:customStyle="1" w:styleId="CM88">
    <w:name w:val="CM88"/>
    <w:basedOn w:val="Default"/>
    <w:next w:val="Default"/>
    <w:rsid w:val="00864799"/>
    <w:pPr>
      <w:spacing w:line="253" w:lineRule="atLeast"/>
    </w:pPr>
    <w:rPr>
      <w:rFonts w:ascii="Arial," w:hAnsi="Arial,"/>
      <w:color w:val="auto"/>
    </w:rPr>
  </w:style>
  <w:style w:type="paragraph" w:customStyle="1" w:styleId="CM18">
    <w:name w:val="CM18"/>
    <w:basedOn w:val="Default"/>
    <w:next w:val="Default"/>
    <w:rsid w:val="00864799"/>
    <w:pPr>
      <w:spacing w:line="256" w:lineRule="atLeast"/>
    </w:pPr>
    <w:rPr>
      <w:rFonts w:ascii="Arial," w:hAnsi="Arial,"/>
      <w:color w:val="auto"/>
    </w:rPr>
  </w:style>
  <w:style w:type="paragraph" w:customStyle="1" w:styleId="CM84">
    <w:name w:val="CM84"/>
    <w:basedOn w:val="Default"/>
    <w:next w:val="Default"/>
    <w:rsid w:val="00864799"/>
    <w:pPr>
      <w:spacing w:line="256" w:lineRule="atLeast"/>
    </w:pPr>
    <w:rPr>
      <w:rFonts w:ascii="Arial," w:hAnsi="Arial,"/>
      <w:color w:val="auto"/>
    </w:rPr>
  </w:style>
  <w:style w:type="paragraph" w:customStyle="1" w:styleId="CM106">
    <w:name w:val="CM106"/>
    <w:basedOn w:val="Default"/>
    <w:next w:val="Default"/>
    <w:rsid w:val="00864799"/>
    <w:rPr>
      <w:rFonts w:ascii="Arial," w:hAnsi="Arial,"/>
      <w:color w:val="auto"/>
    </w:rPr>
  </w:style>
  <w:style w:type="character" w:customStyle="1" w:styleId="headers">
    <w:name w:val="headers"/>
    <w:basedOn w:val="DefaultParagraphFont"/>
    <w:rsid w:val="00864799"/>
  </w:style>
  <w:style w:type="character" w:customStyle="1" w:styleId="source">
    <w:name w:val="source"/>
    <w:basedOn w:val="DefaultParagraphFont"/>
    <w:rsid w:val="00864799"/>
  </w:style>
  <w:style w:type="character" w:customStyle="1" w:styleId="specialcell">
    <w:name w:val="specialcell"/>
    <w:basedOn w:val="DefaultParagraphFont"/>
    <w:rsid w:val="00864799"/>
  </w:style>
  <w:style w:type="character" w:customStyle="1" w:styleId="toptitle">
    <w:name w:val="top_title"/>
    <w:basedOn w:val="DefaultParagraphFont"/>
    <w:rsid w:val="00864799"/>
  </w:style>
  <w:style w:type="paragraph" w:customStyle="1" w:styleId="content">
    <w:name w:val="content"/>
    <w:basedOn w:val="Normal"/>
    <w:rsid w:val="00864799"/>
    <w:pPr>
      <w:spacing w:before="100" w:beforeAutospacing="1" w:after="100" w:afterAutospacing="1"/>
      <w:jc w:val="left"/>
    </w:pPr>
    <w:rPr>
      <w:rFonts w:eastAsia="Times New Roman" w:cs="Times New Roman"/>
      <w:szCs w:val="24"/>
    </w:rPr>
  </w:style>
  <w:style w:type="character" w:customStyle="1" w:styleId="sapeau">
    <w:name w:val="sapeau"/>
    <w:basedOn w:val="DefaultParagraphFont"/>
    <w:rsid w:val="00864799"/>
  </w:style>
  <w:style w:type="paragraph" w:customStyle="1" w:styleId="CharCharCharCharCharCharChar1Char">
    <w:name w:val="Char Char Char Char Char Char Char1 Char"/>
    <w:basedOn w:val="Normal"/>
    <w:rsid w:val="00864799"/>
    <w:pPr>
      <w:pageBreakBefore/>
      <w:spacing w:before="100" w:beforeAutospacing="1" w:after="100" w:afterAutospacing="1"/>
    </w:pPr>
    <w:rPr>
      <w:rFonts w:ascii="Tahoma" w:eastAsia="Times New Roman" w:hAnsi="Tahoma" w:cs="Times New Roman"/>
      <w:sz w:val="20"/>
      <w:szCs w:val="20"/>
    </w:rPr>
  </w:style>
  <w:style w:type="paragraph" w:customStyle="1" w:styleId="xl66">
    <w:name w:val="xl6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Times New Roman" w:cs="Times New Roman"/>
      <w:sz w:val="28"/>
      <w:szCs w:val="28"/>
    </w:rPr>
  </w:style>
  <w:style w:type="paragraph" w:customStyle="1" w:styleId="NoidungDieu">
    <w:name w:val="Noidung_Dieu"/>
    <w:basedOn w:val="Normal"/>
    <w:rsid w:val="00864799"/>
    <w:pPr>
      <w:tabs>
        <w:tab w:val="num" w:pos="360"/>
      </w:tabs>
      <w:spacing w:after="0"/>
      <w:ind w:left="360" w:hanging="360"/>
    </w:pPr>
    <w:rPr>
      <w:rFonts w:eastAsia="Times New Roman" w:cs="Times New Roman"/>
      <w:spacing w:val="-2"/>
      <w:sz w:val="28"/>
      <w:szCs w:val="28"/>
    </w:rPr>
  </w:style>
  <w:style w:type="character" w:customStyle="1" w:styleId="st">
    <w:name w:val="st"/>
    <w:rsid w:val="00864799"/>
  </w:style>
  <w:style w:type="paragraph" w:customStyle="1" w:styleId="dautru">
    <w:name w:val="dau tru"/>
    <w:basedOn w:val="Normal"/>
    <w:rsid w:val="00864799"/>
    <w:pPr>
      <w:tabs>
        <w:tab w:val="num" w:pos="327"/>
      </w:tabs>
      <w:spacing w:before="0" w:after="0"/>
      <w:ind w:left="341" w:hanging="284"/>
    </w:pPr>
    <w:rPr>
      <w:rFonts w:eastAsia="Times New Roman" w:cs="Times New Roman"/>
      <w:bCs/>
      <w:sz w:val="28"/>
      <w:szCs w:val="28"/>
    </w:rPr>
  </w:style>
  <w:style w:type="paragraph" w:customStyle="1" w:styleId="daucong">
    <w:name w:val="dau cong"/>
    <w:basedOn w:val="Normal"/>
    <w:rsid w:val="00864799"/>
    <w:pPr>
      <w:tabs>
        <w:tab w:val="num" w:pos="720"/>
      </w:tabs>
      <w:spacing w:before="0" w:after="0"/>
      <w:ind w:left="720" w:hanging="380"/>
    </w:pPr>
    <w:rPr>
      <w:rFonts w:eastAsia="Times New Roman" w:cs="Times New Roman"/>
      <w:bCs/>
      <w:sz w:val="28"/>
      <w:szCs w:val="28"/>
    </w:rPr>
  </w:style>
  <w:style w:type="paragraph" w:customStyle="1" w:styleId="Char5">
    <w:name w:val="Char5"/>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character" w:customStyle="1" w:styleId="menutrang1">
    <w:name w:val="menutrang1"/>
    <w:rsid w:val="00864799"/>
    <w:rPr>
      <w:rFonts w:ascii="Tahoma" w:hAnsi="Tahoma" w:cs="Tahoma" w:hint="default"/>
      <w:b/>
      <w:bCs/>
      <w:color w:val="FFFFFF"/>
      <w:sz w:val="17"/>
      <w:szCs w:val="17"/>
    </w:rPr>
  </w:style>
  <w:style w:type="paragraph" w:customStyle="1" w:styleId="boxtextarial">
    <w:name w:val="box text arial"/>
    <w:basedOn w:val="Normal"/>
    <w:rsid w:val="00864799"/>
    <w:pPr>
      <w:spacing w:before="80" w:after="80" w:line="260" w:lineRule="atLeast"/>
      <w:jc w:val="left"/>
    </w:pPr>
    <w:rPr>
      <w:rFonts w:ascii="Arial" w:eastAsia="Times New Roman" w:hAnsi="Arial" w:cs="Times New Roman"/>
      <w:b/>
      <w:sz w:val="20"/>
      <w:szCs w:val="20"/>
      <w:lang w:eastAsia="ko-KR"/>
    </w:rPr>
  </w:style>
  <w:style w:type="paragraph" w:customStyle="1" w:styleId="boxsmallheading">
    <w:name w:val="box small heading"/>
    <w:basedOn w:val="Normal"/>
    <w:rsid w:val="00864799"/>
    <w:pPr>
      <w:spacing w:before="80" w:after="0"/>
      <w:jc w:val="left"/>
    </w:pPr>
    <w:rPr>
      <w:rFonts w:ascii="Arial" w:eastAsia="Times New Roman" w:hAnsi="Arial" w:cs="Times New Roman"/>
      <w:b/>
      <w:sz w:val="20"/>
      <w:szCs w:val="20"/>
      <w:lang w:eastAsia="ko-KR"/>
    </w:rPr>
  </w:style>
  <w:style w:type="paragraph" w:customStyle="1" w:styleId="Char50">
    <w:name w:val="Char5"/>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paragraph" w:customStyle="1" w:styleId="Cap2">
    <w:name w:val=".Cap 2"/>
    <w:basedOn w:val="Normal"/>
    <w:rsid w:val="00864799"/>
    <w:pPr>
      <w:suppressAutoHyphens/>
      <w:spacing w:before="0" w:after="0"/>
      <w:jc w:val="left"/>
    </w:pPr>
    <w:rPr>
      <w:rFonts w:ascii=".VnArial Narrow" w:eastAsia="Times New Roman" w:hAnsi=".VnArial Narrow" w:cs="Times New Roman"/>
      <w:szCs w:val="24"/>
      <w:lang w:eastAsia="ar-SA"/>
    </w:rPr>
  </w:style>
  <w:style w:type="paragraph" w:customStyle="1" w:styleId="Cap1">
    <w:name w:val=".Cap 1"/>
    <w:basedOn w:val="Normal"/>
    <w:rsid w:val="00864799"/>
    <w:pPr>
      <w:suppressAutoHyphens/>
      <w:spacing w:before="0" w:after="0"/>
      <w:jc w:val="left"/>
    </w:pPr>
    <w:rPr>
      <w:rFonts w:ascii=".VnArial Narrow" w:eastAsia="Times New Roman" w:hAnsi=".VnArial Narrow" w:cs="Times New Roman"/>
      <w:b/>
      <w:bCs/>
      <w:szCs w:val="24"/>
      <w:lang w:eastAsia="ar-SA"/>
    </w:rPr>
  </w:style>
  <w:style w:type="character" w:customStyle="1" w:styleId="dropcap">
    <w:name w:val="dropcap"/>
    <w:rsid w:val="00864799"/>
    <w:rPr>
      <w:rFonts w:cs="Times New Roman"/>
    </w:rPr>
  </w:style>
  <w:style w:type="paragraph" w:customStyle="1" w:styleId="h">
    <w:name w:val="h"/>
    <w:basedOn w:val="Normal"/>
    <w:rsid w:val="00864799"/>
    <w:pPr>
      <w:widowControl w:val="0"/>
      <w:autoSpaceDE w:val="0"/>
      <w:autoSpaceDN w:val="0"/>
      <w:adjustRightInd w:val="0"/>
      <w:spacing w:before="0" w:after="0" w:line="312" w:lineRule="auto"/>
      <w:ind w:left="181"/>
      <w:jc w:val="left"/>
    </w:pPr>
    <w:rPr>
      <w:rFonts w:ascii=".VnTime" w:eastAsia="Times New Roman" w:hAnsi=".VnTime" w:cs=".VnTime"/>
      <w:color w:val="000000"/>
      <w:sz w:val="28"/>
      <w:szCs w:val="28"/>
    </w:rPr>
  </w:style>
  <w:style w:type="paragraph" w:customStyle="1" w:styleId="CharCharChar1">
    <w:name w:val="Char Char Char1"/>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paragraph" w:customStyle="1" w:styleId="CharChar21">
    <w:name w:val="Char Char21"/>
    <w:basedOn w:val="Normal"/>
    <w:autoRedefine/>
    <w:rsid w:val="00864799"/>
    <w:pPr>
      <w:pageBreakBefore/>
      <w:tabs>
        <w:tab w:val="left" w:pos="850"/>
        <w:tab w:val="left" w:pos="1191"/>
        <w:tab w:val="left" w:pos="1531"/>
      </w:tabs>
      <w:spacing w:before="0"/>
      <w:jc w:val="center"/>
    </w:pPr>
    <w:rPr>
      <w:rFonts w:ascii="Tahoma" w:eastAsia="Times New Roman" w:hAnsi="Tahoma" w:cs="Tahoma"/>
      <w:bCs/>
      <w:iCs/>
      <w:color w:val="FFFFFF"/>
      <w:spacing w:val="20"/>
      <w:sz w:val="22"/>
      <w:lang w:val="en-GB" w:eastAsia="zh-CN"/>
    </w:rPr>
  </w:style>
  <w:style w:type="paragraph" w:customStyle="1" w:styleId="CH-XH-CN-VN">
    <w:name w:val="CH-XH-CN-VN"/>
    <w:basedOn w:val="Normal"/>
    <w:rsid w:val="00864799"/>
    <w:pPr>
      <w:tabs>
        <w:tab w:val="center" w:pos="1701"/>
        <w:tab w:val="center" w:pos="6379"/>
      </w:tabs>
      <w:autoSpaceDE w:val="0"/>
      <w:autoSpaceDN w:val="0"/>
      <w:spacing w:before="0" w:after="0"/>
      <w:jc w:val="left"/>
    </w:pPr>
    <w:rPr>
      <w:rFonts w:ascii="PdTimeH" w:eastAsia="Times New Roman" w:hAnsi="PdTimeH" w:cs="PdTimeH"/>
      <w:b/>
      <w:bCs/>
      <w:sz w:val="22"/>
      <w:lang w:val="en-GB"/>
    </w:rPr>
  </w:style>
  <w:style w:type="paragraph" w:customStyle="1" w:styleId="boxlink">
    <w:name w:val="boxlink"/>
    <w:basedOn w:val="Normal"/>
    <w:rsid w:val="00864799"/>
    <w:pPr>
      <w:spacing w:before="100" w:beforeAutospacing="1" w:after="100" w:afterAutospacing="1"/>
      <w:jc w:val="left"/>
    </w:pPr>
    <w:rPr>
      <w:rFonts w:eastAsia="Times New Roman" w:cs="Times New Roman"/>
      <w:szCs w:val="24"/>
    </w:rPr>
  </w:style>
  <w:style w:type="paragraph" w:customStyle="1" w:styleId="Quyetdinh">
    <w:name w:val="Quyet dinh"/>
    <w:basedOn w:val="Normal"/>
    <w:rsid w:val="00864799"/>
    <w:pPr>
      <w:spacing w:before="480" w:after="40" w:line="264" w:lineRule="auto"/>
      <w:jc w:val="center"/>
    </w:pPr>
    <w:rPr>
      <w:rFonts w:ascii=".VnAvantH" w:eastAsia="MS Mincho" w:hAnsi=".VnAvantH" w:cs="Times New Roman"/>
      <w:b/>
      <w:sz w:val="26"/>
      <w:szCs w:val="20"/>
    </w:rPr>
  </w:style>
  <w:style w:type="paragraph" w:customStyle="1" w:styleId="titbieu">
    <w:name w:val="tit bieu"/>
    <w:basedOn w:val="Quyetdinh"/>
    <w:rsid w:val="00864799"/>
    <w:rPr>
      <w:rFonts w:ascii=".VnHelvetInsH" w:hAnsi=".VnHelvetInsH"/>
      <w:b w:val="0"/>
      <w:bCs/>
    </w:rPr>
  </w:style>
  <w:style w:type="paragraph" w:customStyle="1" w:styleId="noidung">
    <w:name w:val="noi dung"/>
    <w:basedOn w:val="Normal"/>
    <w:rsid w:val="00864799"/>
    <w:pPr>
      <w:widowControl w:val="0"/>
      <w:tabs>
        <w:tab w:val="left" w:pos="4111"/>
      </w:tabs>
      <w:spacing w:before="40" w:after="40" w:line="300" w:lineRule="exact"/>
      <w:ind w:firstLine="425"/>
    </w:pPr>
    <w:rPr>
      <w:rFonts w:ascii=".VnCentury Schoolbook" w:eastAsia="MS Mincho" w:hAnsi=".VnCentury Schoolbook" w:cs="Times New Roman"/>
      <w:sz w:val="22"/>
      <w:szCs w:val="20"/>
    </w:rPr>
  </w:style>
  <w:style w:type="paragraph" w:customStyle="1" w:styleId="1nho">
    <w:name w:val="1 nho"/>
    <w:basedOn w:val="Normal"/>
    <w:link w:val="1nhoChar"/>
    <w:rsid w:val="00864799"/>
    <w:pPr>
      <w:autoSpaceDE w:val="0"/>
      <w:autoSpaceDN w:val="0"/>
      <w:adjustRightInd w:val="0"/>
      <w:spacing w:after="80" w:line="300" w:lineRule="exact"/>
      <w:ind w:firstLine="425"/>
    </w:pPr>
    <w:rPr>
      <w:rFonts w:ascii=".VnCentury Schoolbook" w:eastAsia="Times New Roman" w:hAnsi=".VnCentury Schoolbook" w:cs="Times New Roman"/>
      <w:b/>
      <w:bCs/>
      <w:color w:val="000000"/>
      <w:sz w:val="22"/>
      <w:szCs w:val="24"/>
    </w:rPr>
  </w:style>
  <w:style w:type="paragraph" w:customStyle="1" w:styleId="donvitinh">
    <w:name w:val="don vi tinh"/>
    <w:basedOn w:val="Normal"/>
    <w:rsid w:val="00864799"/>
    <w:pPr>
      <w:spacing w:line="260" w:lineRule="exact"/>
      <w:jc w:val="right"/>
    </w:pPr>
    <w:rPr>
      <w:rFonts w:ascii=".VnArial" w:eastAsia="Times New Roman" w:hAnsi=".VnArial" w:cs="Times New Roman"/>
      <w:i/>
      <w:sz w:val="18"/>
      <w:szCs w:val="20"/>
    </w:rPr>
  </w:style>
  <w:style w:type="paragraph" w:customStyle="1" w:styleId="Alon">
    <w:name w:val="A lon"/>
    <w:basedOn w:val="Heading7"/>
    <w:rsid w:val="00864799"/>
    <w:pPr>
      <w:keepLines w:val="0"/>
      <w:tabs>
        <w:tab w:val="clear" w:pos="5040"/>
      </w:tabs>
      <w:autoSpaceDE w:val="0"/>
      <w:autoSpaceDN w:val="0"/>
      <w:adjustRightInd w:val="0"/>
      <w:spacing w:before="40" w:after="40" w:line="260" w:lineRule="exact"/>
      <w:ind w:left="0" w:firstLine="0"/>
    </w:pPr>
    <w:rPr>
      <w:rFonts w:ascii=".VnAvantH" w:eastAsia="Times New Roman" w:hAnsi=".VnAvantH" w:cs="Times New Roman"/>
      <w:b/>
      <w:bCs/>
      <w:iCs w:val="0"/>
      <w:color w:val="000000"/>
      <w:szCs w:val="24"/>
    </w:rPr>
  </w:style>
  <w:style w:type="paragraph" w:customStyle="1" w:styleId="Lama0">
    <w:name w:val="La ma"/>
    <w:basedOn w:val="Normal"/>
    <w:rsid w:val="00864799"/>
    <w:pPr>
      <w:jc w:val="center"/>
    </w:pPr>
    <w:rPr>
      <w:rFonts w:ascii=".VnTimeH" w:eastAsia="Times New Roman" w:hAnsi=".VnTimeH" w:cs="Times New Roman"/>
      <w:sz w:val="28"/>
      <w:szCs w:val="24"/>
    </w:rPr>
  </w:style>
  <w:style w:type="paragraph" w:customStyle="1" w:styleId="Chiphi">
    <w:name w:val="Chi phi"/>
    <w:basedOn w:val="Normal"/>
    <w:rsid w:val="00864799"/>
    <w:pPr>
      <w:spacing w:after="0"/>
      <w:ind w:firstLine="720"/>
    </w:pPr>
    <w:rPr>
      <w:rFonts w:ascii=".VnVogue" w:eastAsia="Times New Roman" w:hAnsi=".VnVogue" w:cs="Times New Roman"/>
      <w:i/>
      <w:sz w:val="28"/>
      <w:szCs w:val="24"/>
    </w:rPr>
  </w:style>
  <w:style w:type="paragraph" w:customStyle="1" w:styleId="Noidung2">
    <w:name w:val="Noi dung 2"/>
    <w:basedOn w:val="noidung"/>
    <w:rsid w:val="00864799"/>
    <w:pPr>
      <w:tabs>
        <w:tab w:val="clear" w:pos="4111"/>
      </w:tabs>
      <w:spacing w:before="60" w:after="60" w:line="296" w:lineRule="exact"/>
    </w:pPr>
    <w:rPr>
      <w:rFonts w:cs="Courier New"/>
      <w:sz w:val="23"/>
    </w:rPr>
  </w:style>
  <w:style w:type="paragraph" w:customStyle="1" w:styleId="Strang">
    <w:name w:val="Sè trang"/>
    <w:basedOn w:val="Normal"/>
    <w:autoRedefine/>
    <w:rsid w:val="00864799"/>
    <w:pPr>
      <w:tabs>
        <w:tab w:val="num" w:pos="720"/>
        <w:tab w:val="right" w:leader="dot" w:pos="8789"/>
      </w:tabs>
      <w:spacing w:before="20" w:after="20" w:line="308" w:lineRule="exact"/>
      <w:ind w:left="357" w:hanging="357"/>
      <w:jc w:val="left"/>
    </w:pPr>
    <w:rPr>
      <w:rFonts w:ascii=".VnCentury Schoolbook" w:eastAsia="Times New Roman" w:hAnsi=".VnCentury Schoolbook" w:cs="Times New Roman"/>
      <w:sz w:val="22"/>
      <w:szCs w:val="20"/>
    </w:rPr>
  </w:style>
  <w:style w:type="paragraph" w:customStyle="1" w:styleId="daubai">
    <w:name w:val="dau bai"/>
    <w:basedOn w:val="Normal"/>
    <w:autoRedefine/>
    <w:rsid w:val="00864799"/>
    <w:pPr>
      <w:spacing w:before="600" w:after="240" w:line="360" w:lineRule="auto"/>
      <w:jc w:val="center"/>
    </w:pPr>
    <w:rPr>
      <w:rFonts w:ascii=".VnCentury SchoolbookH" w:eastAsia="MS Mincho" w:hAnsi=".VnCentury SchoolbookH" w:cs="Times New Roman"/>
      <w:b/>
      <w:sz w:val="30"/>
      <w:szCs w:val="20"/>
    </w:rPr>
  </w:style>
  <w:style w:type="paragraph" w:customStyle="1" w:styleId="anho">
    <w:name w:val="a nho"/>
    <w:basedOn w:val="Normal"/>
    <w:rsid w:val="00864799"/>
    <w:pPr>
      <w:autoSpaceDE w:val="0"/>
      <w:autoSpaceDN w:val="0"/>
      <w:adjustRightInd w:val="0"/>
      <w:spacing w:after="80" w:line="300" w:lineRule="exact"/>
      <w:ind w:firstLine="425"/>
    </w:pPr>
    <w:rPr>
      <w:rFonts w:ascii=".VnCentury Schoolbook" w:eastAsia="Times New Roman" w:hAnsi=".VnCentury Schoolbook" w:cs="Times New Roman"/>
      <w:b/>
      <w:bCs/>
      <w:i/>
      <w:iCs/>
      <w:color w:val="000000"/>
      <w:sz w:val="22"/>
      <w:szCs w:val="24"/>
    </w:rPr>
  </w:style>
  <w:style w:type="paragraph" w:customStyle="1" w:styleId="noidungbang">
    <w:name w:val="noi dung bang"/>
    <w:basedOn w:val="Normal"/>
    <w:rsid w:val="00864799"/>
    <w:pPr>
      <w:autoSpaceDE w:val="0"/>
      <w:autoSpaceDN w:val="0"/>
      <w:adjustRightInd w:val="0"/>
      <w:spacing w:before="40" w:after="40" w:line="260" w:lineRule="exact"/>
      <w:ind w:left="680"/>
      <w:jc w:val="left"/>
    </w:pPr>
    <w:rPr>
      <w:rFonts w:ascii=".VnArial" w:eastAsia="Times New Roman" w:hAnsi=".VnArial" w:cs="Times New Roman"/>
      <w:color w:val="000000"/>
      <w:sz w:val="20"/>
      <w:szCs w:val="24"/>
    </w:rPr>
  </w:style>
  <w:style w:type="paragraph" w:customStyle="1" w:styleId="titbang">
    <w:name w:val="tit bang"/>
    <w:basedOn w:val="Normal"/>
    <w:autoRedefine/>
    <w:rsid w:val="00864799"/>
    <w:pPr>
      <w:widowControl w:val="0"/>
      <w:tabs>
        <w:tab w:val="left" w:pos="4111"/>
      </w:tabs>
      <w:spacing w:before="40" w:after="40" w:line="300" w:lineRule="exact"/>
      <w:jc w:val="center"/>
    </w:pPr>
    <w:rPr>
      <w:rFonts w:ascii=".VnCentury Schoolbook" w:eastAsia="MS Mincho" w:hAnsi=".VnCentury Schoolbook" w:cs="Times New Roman"/>
      <w:sz w:val="22"/>
      <w:szCs w:val="20"/>
    </w:rPr>
  </w:style>
  <w:style w:type="paragraph" w:customStyle="1" w:styleId="Vvic">
    <w:name w:val="VÒ viÖc"/>
    <w:basedOn w:val="BodyTextIndent2"/>
    <w:rsid w:val="00864799"/>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864799"/>
    <w:rPr>
      <w:b w:val="0"/>
    </w:rPr>
  </w:style>
  <w:style w:type="paragraph" w:customStyle="1" w:styleId="arial">
    <w:name w:val="arial"/>
    <w:basedOn w:val="duoia"/>
    <w:rsid w:val="00864799"/>
    <w:rPr>
      <w:rFonts w:ascii=".VnArial" w:hAnsi=".VnArial"/>
      <w:i w:val="0"/>
      <w:sz w:val="20"/>
    </w:rPr>
  </w:style>
  <w:style w:type="paragraph" w:customStyle="1" w:styleId="lama1">
    <w:name w:val="la ma"/>
    <w:basedOn w:val="PlainText"/>
    <w:rsid w:val="00864799"/>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864799"/>
    <w:pPr>
      <w:tabs>
        <w:tab w:val="num" w:pos="720"/>
      </w:tabs>
      <w:spacing w:before="60" w:after="60" w:line="300" w:lineRule="atLeast"/>
      <w:ind w:left="714" w:hanging="357"/>
    </w:pPr>
    <w:rPr>
      <w:rFonts w:ascii=".VnCentury Schoolbook" w:eastAsia="Times New Roman" w:hAnsi=".VnCentury Schoolbook" w:cs="Times New Roman"/>
      <w:szCs w:val="24"/>
      <w:lang w:val="vi-VN"/>
    </w:rPr>
  </w:style>
  <w:style w:type="paragraph" w:customStyle="1" w:styleId="tenchuong">
    <w:name w:val="ten chuong"/>
    <w:basedOn w:val="Normal"/>
    <w:rsid w:val="00864799"/>
    <w:pPr>
      <w:spacing w:before="0" w:after="400"/>
      <w:jc w:val="center"/>
    </w:pPr>
    <w:rPr>
      <w:rFonts w:ascii=".VnAvantH" w:eastAsia="Times New Roman" w:hAnsi=".VnAvantH" w:cs="Times New Roman"/>
      <w:b/>
      <w:sz w:val="26"/>
      <w:szCs w:val="20"/>
    </w:rPr>
  </w:style>
  <w:style w:type="paragraph" w:customStyle="1" w:styleId="Avant11">
    <w:name w:val="Avant 11"/>
    <w:basedOn w:val="noidung"/>
    <w:rsid w:val="00864799"/>
    <w:rPr>
      <w:rFonts w:ascii=".VnAvant" w:hAnsi=".VnAvant"/>
      <w:b/>
    </w:rPr>
  </w:style>
  <w:style w:type="paragraph" w:customStyle="1" w:styleId="font7">
    <w:name w:val="font7"/>
    <w:basedOn w:val="Normal"/>
    <w:rsid w:val="00864799"/>
    <w:pPr>
      <w:spacing w:before="100" w:beforeAutospacing="1" w:after="100" w:afterAutospacing="1"/>
      <w:jc w:val="left"/>
    </w:pPr>
    <w:rPr>
      <w:rFonts w:ascii=".VnArialH" w:eastAsia="Times New Roman" w:hAnsi=".VnArialH" w:cs="Times New Roman"/>
      <w:b/>
      <w:bCs/>
      <w:i/>
      <w:iCs/>
      <w:szCs w:val="24"/>
    </w:rPr>
  </w:style>
  <w:style w:type="paragraph" w:customStyle="1" w:styleId="xl140">
    <w:name w:val="xl140"/>
    <w:basedOn w:val="Normal"/>
    <w:rsid w:val="00864799"/>
    <w:pPr>
      <w:pBdr>
        <w:bottom w:val="single" w:sz="8" w:space="0" w:color="auto"/>
        <w:right w:val="single" w:sz="8" w:space="0" w:color="auto"/>
      </w:pBdr>
      <w:shd w:val="clear" w:color="auto" w:fill="FFFFFF"/>
      <w:spacing w:before="100" w:beforeAutospacing="1" w:after="100" w:afterAutospacing="1"/>
      <w:jc w:val="center"/>
    </w:pPr>
    <w:rPr>
      <w:rFonts w:ascii=".VnArial" w:eastAsia="Times New Roman" w:hAnsi=".VnArial" w:cs="Times New Roman"/>
      <w:b/>
      <w:bCs/>
      <w:i/>
      <w:iCs/>
      <w:szCs w:val="24"/>
    </w:rPr>
  </w:style>
  <w:style w:type="paragraph" w:customStyle="1" w:styleId="xl141">
    <w:name w:val="xl141"/>
    <w:basedOn w:val="Normal"/>
    <w:rsid w:val="00864799"/>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eastAsia="Times New Roman" w:hAnsi=".VnArial" w:cs="Times New Roman"/>
      <w:b/>
      <w:bCs/>
      <w:sz w:val="20"/>
      <w:szCs w:val="20"/>
    </w:rPr>
  </w:style>
  <w:style w:type="paragraph" w:customStyle="1" w:styleId="xl142">
    <w:name w:val="xl142"/>
    <w:basedOn w:val="Normal"/>
    <w:rsid w:val="00864799"/>
    <w:pPr>
      <w:pBdr>
        <w:top w:val="single" w:sz="4" w:space="0" w:color="auto"/>
        <w:bottom w:val="single" w:sz="4" w:space="0" w:color="auto"/>
      </w:pBdr>
      <w:shd w:val="clear" w:color="auto" w:fill="FFFFFF"/>
      <w:spacing w:before="100" w:beforeAutospacing="1" w:after="100" w:afterAutospacing="1"/>
      <w:jc w:val="center"/>
    </w:pPr>
    <w:rPr>
      <w:rFonts w:ascii=".VnArial" w:eastAsia="Times New Roman" w:hAnsi=".VnArial" w:cs="Times New Roman"/>
      <w:b/>
      <w:bCs/>
      <w:sz w:val="20"/>
      <w:szCs w:val="20"/>
    </w:rPr>
  </w:style>
  <w:style w:type="paragraph" w:customStyle="1" w:styleId="xl143">
    <w:name w:val="xl143"/>
    <w:basedOn w:val="Normal"/>
    <w:rsid w:val="00864799"/>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eastAsia="Times New Roman" w:hAnsi=".VnArial" w:cs="Times New Roman"/>
      <w:b/>
      <w:bCs/>
      <w:sz w:val="20"/>
      <w:szCs w:val="20"/>
    </w:rPr>
  </w:style>
  <w:style w:type="paragraph" w:customStyle="1" w:styleId="xl144">
    <w:name w:val="xl144"/>
    <w:basedOn w:val="Normal"/>
    <w:rsid w:val="00864799"/>
    <w:pPr>
      <w:pBdr>
        <w:left w:val="single" w:sz="8" w:space="0" w:color="auto"/>
      </w:pBdr>
      <w:shd w:val="clear" w:color="auto" w:fill="FFFFFF"/>
      <w:spacing w:before="100" w:beforeAutospacing="1" w:after="100" w:afterAutospacing="1"/>
      <w:jc w:val="center"/>
    </w:pPr>
    <w:rPr>
      <w:rFonts w:ascii=".VnArial" w:eastAsia="Times New Roman" w:hAnsi=".VnArial" w:cs="Times New Roman"/>
      <w:b/>
      <w:bCs/>
      <w:i/>
      <w:iCs/>
      <w:sz w:val="28"/>
      <w:szCs w:val="28"/>
    </w:rPr>
  </w:style>
  <w:style w:type="paragraph" w:customStyle="1" w:styleId="xl145">
    <w:name w:val="xl145"/>
    <w:basedOn w:val="Normal"/>
    <w:rsid w:val="00864799"/>
    <w:pPr>
      <w:shd w:val="clear" w:color="auto" w:fill="FFFFFF"/>
      <w:spacing w:before="100" w:beforeAutospacing="1" w:after="100" w:afterAutospacing="1"/>
      <w:jc w:val="center"/>
    </w:pPr>
    <w:rPr>
      <w:rFonts w:ascii=".VnArial" w:eastAsia="Times New Roman" w:hAnsi=".VnArial" w:cs="Times New Roman"/>
      <w:b/>
      <w:bCs/>
      <w:i/>
      <w:iCs/>
      <w:sz w:val="28"/>
      <w:szCs w:val="28"/>
    </w:rPr>
  </w:style>
  <w:style w:type="paragraph" w:customStyle="1" w:styleId="xl146">
    <w:name w:val="xl146"/>
    <w:basedOn w:val="Normal"/>
    <w:rsid w:val="00864799"/>
    <w:pPr>
      <w:pBdr>
        <w:right w:val="single" w:sz="8" w:space="0" w:color="auto"/>
      </w:pBdr>
      <w:shd w:val="clear" w:color="auto" w:fill="FFFFFF"/>
      <w:spacing w:before="100" w:beforeAutospacing="1" w:after="100" w:afterAutospacing="1"/>
      <w:jc w:val="center"/>
    </w:pPr>
    <w:rPr>
      <w:rFonts w:ascii=".VnArial" w:eastAsia="Times New Roman" w:hAnsi=".VnArial" w:cs="Times New Roman"/>
      <w:b/>
      <w:bCs/>
      <w:i/>
      <w:iCs/>
      <w:sz w:val="28"/>
      <w:szCs w:val="28"/>
    </w:rPr>
  </w:style>
  <w:style w:type="paragraph" w:customStyle="1" w:styleId="xl147">
    <w:name w:val="xl147"/>
    <w:basedOn w:val="Normal"/>
    <w:rsid w:val="00864799"/>
    <w:pPr>
      <w:pBdr>
        <w:left w:val="single" w:sz="8" w:space="0" w:color="auto"/>
      </w:pBdr>
      <w:shd w:val="clear" w:color="auto" w:fill="FFFFFF"/>
      <w:spacing w:before="100" w:beforeAutospacing="1" w:after="100" w:afterAutospacing="1"/>
      <w:jc w:val="center"/>
    </w:pPr>
    <w:rPr>
      <w:rFonts w:ascii=".VnBlackH" w:eastAsia="Times New Roman" w:hAnsi=".VnBlackH" w:cs="Times New Roman"/>
      <w:sz w:val="28"/>
      <w:szCs w:val="28"/>
    </w:rPr>
  </w:style>
  <w:style w:type="paragraph" w:customStyle="1" w:styleId="xl148">
    <w:name w:val="xl148"/>
    <w:basedOn w:val="Normal"/>
    <w:rsid w:val="00864799"/>
    <w:pPr>
      <w:shd w:val="clear" w:color="auto" w:fill="FFFFFF"/>
      <w:spacing w:before="100" w:beforeAutospacing="1" w:after="100" w:afterAutospacing="1"/>
      <w:jc w:val="center"/>
    </w:pPr>
    <w:rPr>
      <w:rFonts w:ascii=".VnBlackH" w:eastAsia="Times New Roman" w:hAnsi=".VnBlackH" w:cs="Times New Roman"/>
      <w:sz w:val="28"/>
      <w:szCs w:val="28"/>
    </w:rPr>
  </w:style>
  <w:style w:type="paragraph" w:customStyle="1" w:styleId="xl149">
    <w:name w:val="xl149"/>
    <w:basedOn w:val="Normal"/>
    <w:rsid w:val="00864799"/>
    <w:pPr>
      <w:pBdr>
        <w:right w:val="single" w:sz="8" w:space="0" w:color="auto"/>
      </w:pBdr>
      <w:shd w:val="clear" w:color="auto" w:fill="FFFFFF"/>
      <w:spacing w:before="100" w:beforeAutospacing="1" w:after="100" w:afterAutospacing="1"/>
      <w:jc w:val="center"/>
    </w:pPr>
    <w:rPr>
      <w:rFonts w:ascii=".VnBlackH" w:eastAsia="Times New Roman" w:hAnsi=".VnBlackH" w:cs="Times New Roman"/>
      <w:sz w:val="28"/>
      <w:szCs w:val="28"/>
    </w:rPr>
  </w:style>
  <w:style w:type="paragraph" w:customStyle="1" w:styleId="chunghieng">
    <w:name w:val="chu nghieng"/>
    <w:basedOn w:val="noidung"/>
    <w:rsid w:val="00864799"/>
    <w:pPr>
      <w:tabs>
        <w:tab w:val="clear" w:pos="4111"/>
      </w:tabs>
      <w:spacing w:before="120" w:after="120" w:line="292" w:lineRule="exact"/>
    </w:pPr>
    <w:rPr>
      <w:rFonts w:cs="Courier New"/>
      <w:i/>
      <w:sz w:val="23"/>
    </w:rPr>
  </w:style>
  <w:style w:type="paragraph" w:customStyle="1" w:styleId="gia2">
    <w:name w:val="gi÷a 2"/>
    <w:basedOn w:val="Normal"/>
    <w:rsid w:val="00864799"/>
    <w:pPr>
      <w:spacing w:after="60" w:line="264" w:lineRule="auto"/>
      <w:jc w:val="center"/>
    </w:pPr>
    <w:rPr>
      <w:rFonts w:ascii=".VnAvantH" w:eastAsia="MS Mincho" w:hAnsi=".VnAvantH" w:cs="Courier New"/>
      <w:b/>
      <w:sz w:val="30"/>
      <w:szCs w:val="20"/>
    </w:rPr>
  </w:style>
  <w:style w:type="paragraph" w:customStyle="1" w:styleId="gianh14">
    <w:name w:val="gi÷a nhá(14)"/>
    <w:basedOn w:val="Normal"/>
    <w:rsid w:val="00864799"/>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864799"/>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864799"/>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864799"/>
    <w:pPr>
      <w:widowControl w:val="0"/>
      <w:spacing w:before="360" w:line="264" w:lineRule="auto"/>
    </w:pPr>
    <w:rPr>
      <w:rFonts w:ascii=".VnAvantH" w:eastAsia="MS Mincho" w:hAnsi=".VnAvantH" w:cs="Courier New"/>
      <w:b/>
      <w:sz w:val="20"/>
      <w:szCs w:val="20"/>
    </w:rPr>
  </w:style>
  <w:style w:type="paragraph" w:customStyle="1" w:styleId="ndthongtu">
    <w:name w:val="nd thong tu"/>
    <w:basedOn w:val="Normal"/>
    <w:rsid w:val="00864799"/>
    <w:pPr>
      <w:spacing w:after="600" w:line="276" w:lineRule="auto"/>
      <w:jc w:val="center"/>
    </w:pPr>
    <w:rPr>
      <w:rFonts w:ascii=".VnArial" w:eastAsia="MS Mincho" w:hAnsi=".VnArial" w:cs="Times New Roman"/>
      <w:szCs w:val="24"/>
    </w:rPr>
  </w:style>
  <w:style w:type="paragraph" w:customStyle="1" w:styleId="Cap3">
    <w:name w:val="Cap3"/>
    <w:basedOn w:val="Normal"/>
    <w:rsid w:val="00864799"/>
    <w:pPr>
      <w:spacing w:before="0" w:after="0" w:line="312" w:lineRule="auto"/>
      <w:ind w:left="1950" w:hanging="576"/>
    </w:pPr>
    <w:rPr>
      <w:rFonts w:ascii=".VnArial" w:eastAsia="Times New Roman" w:hAnsi=".VnArial" w:cs="Times New Roman"/>
      <w:sz w:val="26"/>
      <w:szCs w:val="24"/>
    </w:rPr>
  </w:style>
  <w:style w:type="paragraph" w:customStyle="1" w:styleId="calendar">
    <w:name w:val="calendar"/>
    <w:basedOn w:val="Normal"/>
    <w:rsid w:val="00864799"/>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jc w:val="left"/>
    </w:pPr>
    <w:rPr>
      <w:rFonts w:ascii="Tahoma" w:eastAsia="Times New Roman" w:hAnsi="Tahoma" w:cs="Tahoma"/>
      <w:vanish/>
      <w:color w:val="000000"/>
      <w:sz w:val="19"/>
      <w:szCs w:val="19"/>
    </w:rPr>
  </w:style>
  <w:style w:type="paragraph" w:customStyle="1" w:styleId="B1">
    <w:name w:val="B1"/>
    <w:basedOn w:val="Normal"/>
    <w:rsid w:val="00864799"/>
    <w:pPr>
      <w:spacing w:line="312" w:lineRule="auto"/>
      <w:ind w:firstLine="720"/>
    </w:pPr>
    <w:rPr>
      <w:rFonts w:eastAsia="Times New Roman" w:cs="Times New Roman"/>
      <w:b/>
      <w:i/>
      <w:sz w:val="28"/>
      <w:szCs w:val="28"/>
    </w:rPr>
  </w:style>
  <w:style w:type="paragraph" w:customStyle="1" w:styleId="A0">
    <w:name w:val="A"/>
    <w:basedOn w:val="Normal"/>
    <w:rsid w:val="00864799"/>
    <w:pPr>
      <w:spacing w:line="312" w:lineRule="auto"/>
      <w:ind w:firstLine="720"/>
    </w:pPr>
    <w:rPr>
      <w:rFonts w:eastAsia="Times New Roman" w:cs="Times New Roman"/>
      <w:sz w:val="28"/>
      <w:szCs w:val="28"/>
    </w:rPr>
  </w:style>
  <w:style w:type="paragraph" w:customStyle="1" w:styleId="xl57">
    <w:name w:val="xl57"/>
    <w:basedOn w:val="Normal"/>
    <w:rsid w:val="00864799"/>
    <w:pPr>
      <w:spacing w:before="100" w:beforeAutospacing="1" w:after="100" w:afterAutospacing="1"/>
      <w:jc w:val="center"/>
      <w:textAlignment w:val="center"/>
    </w:pPr>
    <w:rPr>
      <w:rFonts w:ascii=".VnTime" w:eastAsia="Times New Roman" w:hAnsi=".VnTime" w:cs=".VnTime"/>
      <w:b/>
      <w:bCs/>
      <w:sz w:val="26"/>
      <w:szCs w:val="26"/>
    </w:rPr>
  </w:style>
  <w:style w:type="paragraph" w:customStyle="1" w:styleId="xl58">
    <w:name w:val="xl58"/>
    <w:basedOn w:val="Normal"/>
    <w:rsid w:val="00864799"/>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eastAsia="Times New Roman" w:hAnsi=".VnTime" w:cs=".VnTime"/>
      <w:sz w:val="26"/>
      <w:szCs w:val="26"/>
    </w:rPr>
  </w:style>
  <w:style w:type="paragraph" w:customStyle="1" w:styleId="xl59">
    <w:name w:val="xl59"/>
    <w:basedOn w:val="Normal"/>
    <w:rsid w:val="00864799"/>
    <w:pPr>
      <w:pBdr>
        <w:left w:val="single" w:sz="4" w:space="0" w:color="auto"/>
        <w:right w:val="single" w:sz="4" w:space="0" w:color="auto"/>
      </w:pBdr>
      <w:spacing w:before="100" w:beforeAutospacing="1" w:after="100" w:afterAutospacing="1"/>
      <w:jc w:val="center"/>
      <w:textAlignment w:val="center"/>
    </w:pPr>
    <w:rPr>
      <w:rFonts w:ascii=".VnTime" w:eastAsia="Times New Roman" w:hAnsi=".VnTime" w:cs=".VnTime"/>
      <w:sz w:val="26"/>
      <w:szCs w:val="26"/>
    </w:rPr>
  </w:style>
  <w:style w:type="paragraph" w:customStyle="1" w:styleId="xl60">
    <w:name w:val="xl60"/>
    <w:basedOn w:val="Normal"/>
    <w:rsid w:val="00864799"/>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eastAsia="Times New Roman" w:hAnsi=".VnTime" w:cs=".VnTime"/>
      <w:sz w:val="26"/>
      <w:szCs w:val="26"/>
    </w:rPr>
  </w:style>
  <w:style w:type="paragraph" w:customStyle="1" w:styleId="xl61">
    <w:name w:val="xl61"/>
    <w:basedOn w:val="Normal"/>
    <w:rsid w:val="00864799"/>
    <w:pPr>
      <w:pBdr>
        <w:top w:val="single" w:sz="4" w:space="0" w:color="auto"/>
        <w:bottom w:val="single" w:sz="4" w:space="0" w:color="auto"/>
      </w:pBdr>
      <w:spacing w:before="100" w:beforeAutospacing="1" w:after="100" w:afterAutospacing="1"/>
      <w:jc w:val="center"/>
      <w:textAlignment w:val="center"/>
    </w:pPr>
    <w:rPr>
      <w:rFonts w:ascii=".VnTime" w:eastAsia="Times New Roman" w:hAnsi=".VnTime" w:cs=".VnTime"/>
      <w:sz w:val="26"/>
      <w:szCs w:val="26"/>
    </w:rPr>
  </w:style>
  <w:style w:type="paragraph" w:customStyle="1" w:styleId="xl62">
    <w:name w:val="xl62"/>
    <w:basedOn w:val="Normal"/>
    <w:rsid w:val="00864799"/>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VnTime"/>
      <w:sz w:val="26"/>
      <w:szCs w:val="26"/>
    </w:rPr>
  </w:style>
  <w:style w:type="paragraph" w:customStyle="1" w:styleId="xl63">
    <w:name w:val="xl63"/>
    <w:basedOn w:val="Normal"/>
    <w:rsid w:val="00864799"/>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VnTime"/>
      <w:sz w:val="26"/>
      <w:szCs w:val="26"/>
    </w:rPr>
  </w:style>
  <w:style w:type="paragraph" w:customStyle="1" w:styleId="xl64">
    <w:name w:val="xl64"/>
    <w:basedOn w:val="Normal"/>
    <w:rsid w:val="00864799"/>
    <w:pPr>
      <w:pBdr>
        <w:top w:val="single" w:sz="4" w:space="0" w:color="auto"/>
        <w:left w:val="single" w:sz="4" w:space="0" w:color="auto"/>
        <w:bottom w:val="single" w:sz="4" w:space="0" w:color="auto"/>
      </w:pBdr>
      <w:spacing w:before="100" w:beforeAutospacing="1" w:after="100" w:afterAutospacing="1"/>
      <w:jc w:val="left"/>
      <w:textAlignment w:val="center"/>
    </w:pPr>
    <w:rPr>
      <w:rFonts w:ascii=".VnTime" w:eastAsia="Times New Roman" w:hAnsi=".VnTime" w:cs=".VnTime"/>
      <w:b/>
      <w:bCs/>
      <w:sz w:val="26"/>
      <w:szCs w:val="26"/>
    </w:rPr>
  </w:style>
  <w:style w:type="paragraph" w:customStyle="1" w:styleId="xl890">
    <w:name w:val="xl89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891">
    <w:name w:val="xl891"/>
    <w:basedOn w:val="Normal"/>
    <w:rsid w:val="00864799"/>
    <w:pPr>
      <w:spacing w:before="100" w:beforeAutospacing="1" w:after="100" w:afterAutospacing="1"/>
      <w:jc w:val="left"/>
    </w:pPr>
    <w:rPr>
      <w:rFonts w:eastAsia="Times New Roman" w:cs="Times New Roman"/>
      <w:szCs w:val="24"/>
    </w:rPr>
  </w:style>
  <w:style w:type="paragraph" w:customStyle="1" w:styleId="xl892">
    <w:name w:val="xl89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rPr>
  </w:style>
  <w:style w:type="paragraph" w:customStyle="1" w:styleId="xl893">
    <w:name w:val="xl893"/>
    <w:basedOn w:val="Normal"/>
    <w:rsid w:val="00864799"/>
    <w:pPr>
      <w:spacing w:before="100" w:beforeAutospacing="1" w:after="100" w:afterAutospacing="1"/>
      <w:jc w:val="left"/>
    </w:pPr>
    <w:rPr>
      <w:rFonts w:eastAsia="Times New Roman" w:cs="Times New Roman"/>
      <w:b/>
      <w:bCs/>
      <w:szCs w:val="24"/>
    </w:rPr>
  </w:style>
  <w:style w:type="paragraph" w:customStyle="1" w:styleId="xl894">
    <w:name w:val="xl89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rPr>
  </w:style>
  <w:style w:type="paragraph" w:customStyle="1" w:styleId="xl895">
    <w:name w:val="xl895"/>
    <w:basedOn w:val="Normal"/>
    <w:rsid w:val="00864799"/>
    <w:pPr>
      <w:spacing w:before="100" w:beforeAutospacing="1" w:after="100" w:afterAutospacing="1"/>
      <w:jc w:val="left"/>
    </w:pPr>
    <w:rPr>
      <w:rFonts w:eastAsia="Times New Roman" w:cs="Times New Roman"/>
      <w:szCs w:val="24"/>
    </w:rPr>
  </w:style>
  <w:style w:type="paragraph" w:customStyle="1" w:styleId="xl896">
    <w:name w:val="xl89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b/>
      <w:bCs/>
      <w:szCs w:val="24"/>
    </w:rPr>
  </w:style>
  <w:style w:type="paragraph" w:customStyle="1" w:styleId="xl897">
    <w:name w:val="xl89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898">
    <w:name w:val="xl89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b/>
      <w:bCs/>
      <w:szCs w:val="24"/>
    </w:rPr>
  </w:style>
  <w:style w:type="paragraph" w:customStyle="1" w:styleId="xl899">
    <w:name w:val="xl89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rPr>
  </w:style>
  <w:style w:type="paragraph" w:customStyle="1" w:styleId="xl900">
    <w:name w:val="xl90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01">
    <w:name w:val="xl90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02">
    <w:name w:val="xl90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03">
    <w:name w:val="xl90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04">
    <w:name w:val="xl90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05">
    <w:name w:val="xl90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06">
    <w:name w:val="xl90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07">
    <w:name w:val="xl90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08">
    <w:name w:val="xl90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b/>
      <w:bCs/>
      <w:szCs w:val="24"/>
    </w:rPr>
  </w:style>
  <w:style w:type="paragraph" w:customStyle="1" w:styleId="xl909">
    <w:name w:val="xl909"/>
    <w:basedOn w:val="Normal"/>
    <w:rsid w:val="00864799"/>
    <w:pPr>
      <w:spacing w:before="100" w:beforeAutospacing="1" w:after="100" w:afterAutospacing="1"/>
      <w:jc w:val="left"/>
    </w:pPr>
    <w:rPr>
      <w:rFonts w:eastAsia="Times New Roman" w:cs="Times New Roman"/>
      <w:color w:val="FF0000"/>
      <w:szCs w:val="24"/>
    </w:rPr>
  </w:style>
  <w:style w:type="paragraph" w:customStyle="1" w:styleId="xl910">
    <w:name w:val="xl910"/>
    <w:basedOn w:val="Normal"/>
    <w:rsid w:val="00864799"/>
    <w:pPr>
      <w:spacing w:before="100" w:beforeAutospacing="1" w:after="100" w:afterAutospacing="1"/>
      <w:jc w:val="left"/>
    </w:pPr>
    <w:rPr>
      <w:rFonts w:eastAsia="Times New Roman" w:cs="Times New Roman"/>
      <w:color w:val="FF0000"/>
      <w:szCs w:val="24"/>
    </w:rPr>
  </w:style>
  <w:style w:type="paragraph" w:customStyle="1" w:styleId="xl911">
    <w:name w:val="xl911"/>
    <w:basedOn w:val="Normal"/>
    <w:rsid w:val="00864799"/>
    <w:pPr>
      <w:spacing w:before="100" w:beforeAutospacing="1" w:after="100" w:afterAutospacing="1"/>
      <w:jc w:val="left"/>
    </w:pPr>
    <w:rPr>
      <w:rFonts w:eastAsia="Times New Roman" w:cs="Times New Roman"/>
      <w:color w:val="FF0000"/>
      <w:szCs w:val="24"/>
    </w:rPr>
  </w:style>
  <w:style w:type="paragraph" w:customStyle="1" w:styleId="xl912">
    <w:name w:val="xl912"/>
    <w:basedOn w:val="Normal"/>
    <w:rsid w:val="00864799"/>
    <w:pPr>
      <w:spacing w:before="100" w:beforeAutospacing="1" w:after="100" w:afterAutospacing="1"/>
      <w:jc w:val="center"/>
    </w:pPr>
    <w:rPr>
      <w:rFonts w:eastAsia="Times New Roman" w:cs="Times New Roman"/>
      <w:color w:val="FF0000"/>
      <w:szCs w:val="24"/>
    </w:rPr>
  </w:style>
  <w:style w:type="paragraph" w:customStyle="1" w:styleId="xl913">
    <w:name w:val="xl913"/>
    <w:basedOn w:val="Normal"/>
    <w:rsid w:val="00864799"/>
    <w:pPr>
      <w:spacing w:before="100" w:beforeAutospacing="1" w:after="100" w:afterAutospacing="1"/>
      <w:jc w:val="center"/>
    </w:pPr>
    <w:rPr>
      <w:rFonts w:eastAsia="Times New Roman" w:cs="Times New Roman"/>
      <w:color w:val="FF0000"/>
      <w:szCs w:val="24"/>
    </w:rPr>
  </w:style>
  <w:style w:type="paragraph" w:customStyle="1" w:styleId="xl914">
    <w:name w:val="xl914"/>
    <w:basedOn w:val="Normal"/>
    <w:rsid w:val="00864799"/>
    <w:pPr>
      <w:spacing w:before="100" w:beforeAutospacing="1" w:after="100" w:afterAutospacing="1"/>
      <w:jc w:val="left"/>
      <w:textAlignment w:val="center"/>
    </w:pPr>
    <w:rPr>
      <w:rFonts w:eastAsia="Times New Roman" w:cs="Times New Roman"/>
      <w:color w:val="FF0000"/>
      <w:szCs w:val="24"/>
    </w:rPr>
  </w:style>
  <w:style w:type="paragraph" w:customStyle="1" w:styleId="xl915">
    <w:name w:val="xl915"/>
    <w:basedOn w:val="Normal"/>
    <w:rsid w:val="00864799"/>
    <w:pPr>
      <w:spacing w:before="100" w:beforeAutospacing="1" w:after="100" w:afterAutospacing="1"/>
      <w:jc w:val="left"/>
    </w:pPr>
    <w:rPr>
      <w:rFonts w:eastAsia="Times New Roman" w:cs="Times New Roman"/>
      <w:b/>
      <w:bCs/>
      <w:color w:val="FF0000"/>
      <w:szCs w:val="24"/>
    </w:rPr>
  </w:style>
  <w:style w:type="paragraph" w:customStyle="1" w:styleId="xl916">
    <w:name w:val="xl91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b/>
      <w:bCs/>
      <w:szCs w:val="24"/>
    </w:rPr>
  </w:style>
  <w:style w:type="paragraph" w:customStyle="1" w:styleId="xl917">
    <w:name w:val="xl91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918">
    <w:name w:val="xl918"/>
    <w:basedOn w:val="Normal"/>
    <w:rsid w:val="00864799"/>
    <w:pPr>
      <w:spacing w:before="100" w:beforeAutospacing="1" w:after="100" w:afterAutospacing="1"/>
      <w:jc w:val="left"/>
      <w:textAlignment w:val="center"/>
    </w:pPr>
    <w:rPr>
      <w:rFonts w:eastAsia="Times New Roman" w:cs="Times New Roman"/>
      <w:color w:val="FF0000"/>
      <w:szCs w:val="24"/>
    </w:rPr>
  </w:style>
  <w:style w:type="paragraph" w:customStyle="1" w:styleId="xl919">
    <w:name w:val="xl91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4"/>
    </w:rPr>
  </w:style>
  <w:style w:type="paragraph" w:customStyle="1" w:styleId="xl920">
    <w:name w:val="xl92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1">
    <w:name w:val="xl921"/>
    <w:basedOn w:val="Normal"/>
    <w:rsid w:val="00864799"/>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2">
    <w:name w:val="xl922"/>
    <w:basedOn w:val="Normal"/>
    <w:rsid w:val="00864799"/>
    <w:pPr>
      <w:pBdr>
        <w:top w:val="single" w:sz="4" w:space="0" w:color="auto"/>
        <w:bottom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3">
    <w:name w:val="xl923"/>
    <w:basedOn w:val="Normal"/>
    <w:rsid w:val="00864799"/>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4">
    <w:name w:val="xl924"/>
    <w:basedOn w:val="Normal"/>
    <w:rsid w:val="00864799"/>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5">
    <w:name w:val="xl925"/>
    <w:basedOn w:val="Normal"/>
    <w:rsid w:val="00864799"/>
    <w:pPr>
      <w:pBdr>
        <w:top w:val="single" w:sz="4" w:space="0" w:color="auto"/>
        <w:bottom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6">
    <w:name w:val="xl926"/>
    <w:basedOn w:val="Normal"/>
    <w:rsid w:val="00864799"/>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7">
    <w:name w:val="xl92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8">
    <w:name w:val="xl92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29">
    <w:name w:val="xl929"/>
    <w:basedOn w:val="Normal"/>
    <w:rsid w:val="00864799"/>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30">
    <w:name w:val="xl930"/>
    <w:basedOn w:val="Normal"/>
    <w:rsid w:val="00864799"/>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31">
    <w:name w:val="xl93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b/>
      <w:bCs/>
      <w:szCs w:val="24"/>
    </w:rPr>
  </w:style>
  <w:style w:type="paragraph" w:customStyle="1" w:styleId="xl932">
    <w:name w:val="xl932"/>
    <w:basedOn w:val="Normal"/>
    <w:rsid w:val="00864799"/>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33">
    <w:name w:val="xl933"/>
    <w:basedOn w:val="Normal"/>
    <w:rsid w:val="00864799"/>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34">
    <w:name w:val="xl93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rPr>
  </w:style>
  <w:style w:type="paragraph" w:customStyle="1" w:styleId="xl935">
    <w:name w:val="xl93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36">
    <w:name w:val="xl93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37">
    <w:name w:val="xl93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38">
    <w:name w:val="xl93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b/>
      <w:bCs/>
      <w:szCs w:val="24"/>
    </w:rPr>
  </w:style>
  <w:style w:type="paragraph" w:customStyle="1" w:styleId="xl939">
    <w:name w:val="xl93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rPr>
  </w:style>
  <w:style w:type="paragraph" w:customStyle="1" w:styleId="xl940">
    <w:name w:val="xl94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941">
    <w:name w:val="xl94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szCs w:val="24"/>
    </w:rPr>
  </w:style>
  <w:style w:type="paragraph" w:customStyle="1" w:styleId="xl942">
    <w:name w:val="xl94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 w:val="28"/>
      <w:szCs w:val="28"/>
    </w:rPr>
  </w:style>
  <w:style w:type="paragraph" w:customStyle="1" w:styleId="xl943">
    <w:name w:val="xl943"/>
    <w:basedOn w:val="Normal"/>
    <w:rsid w:val="0086479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textAlignment w:val="center"/>
    </w:pPr>
    <w:rPr>
      <w:rFonts w:eastAsia="Times New Roman" w:cs="Times New Roman"/>
      <w:b/>
      <w:bCs/>
      <w:szCs w:val="24"/>
    </w:rPr>
  </w:style>
  <w:style w:type="paragraph" w:customStyle="1" w:styleId="xl944">
    <w:name w:val="xl944"/>
    <w:basedOn w:val="Normal"/>
    <w:rsid w:val="0086479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szCs w:val="24"/>
    </w:rPr>
  </w:style>
  <w:style w:type="paragraph" w:customStyle="1" w:styleId="xl945">
    <w:name w:val="xl945"/>
    <w:basedOn w:val="Normal"/>
    <w:rsid w:val="0086479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textAlignment w:val="center"/>
    </w:pPr>
    <w:rPr>
      <w:rFonts w:eastAsia="Times New Roman" w:cs="Times New Roman"/>
      <w:b/>
      <w:bCs/>
      <w:szCs w:val="24"/>
    </w:rPr>
  </w:style>
  <w:style w:type="paragraph" w:customStyle="1" w:styleId="xl946">
    <w:name w:val="xl946"/>
    <w:basedOn w:val="Normal"/>
    <w:rsid w:val="0086479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b/>
      <w:bCs/>
      <w:szCs w:val="24"/>
    </w:rPr>
  </w:style>
  <w:style w:type="paragraph" w:customStyle="1" w:styleId="xl947">
    <w:name w:val="xl947"/>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eastAsia="Times New Roman" w:cs="Times New Roman"/>
      <w:szCs w:val="24"/>
    </w:rPr>
  </w:style>
  <w:style w:type="paragraph" w:customStyle="1" w:styleId="xl948">
    <w:name w:val="xl948"/>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eastAsia="Times New Roman" w:cs="Times New Roman"/>
      <w:szCs w:val="24"/>
    </w:rPr>
  </w:style>
  <w:style w:type="paragraph" w:customStyle="1" w:styleId="xl949">
    <w:name w:val="xl949"/>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szCs w:val="24"/>
    </w:rPr>
  </w:style>
  <w:style w:type="paragraph" w:customStyle="1" w:styleId="xl950">
    <w:name w:val="xl95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51">
    <w:name w:val="xl95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52">
    <w:name w:val="xl952"/>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53">
    <w:name w:val="xl953"/>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szCs w:val="24"/>
    </w:rPr>
  </w:style>
  <w:style w:type="paragraph" w:customStyle="1" w:styleId="xl954">
    <w:name w:val="xl95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Cs w:val="24"/>
    </w:rPr>
  </w:style>
  <w:style w:type="paragraph" w:customStyle="1" w:styleId="xl955">
    <w:name w:val="xl955"/>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 w:val="28"/>
      <w:szCs w:val="28"/>
    </w:rPr>
  </w:style>
  <w:style w:type="paragraph" w:customStyle="1" w:styleId="xl956">
    <w:name w:val="xl956"/>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eastAsia="Times New Roman" w:cs="Times New Roman"/>
      <w:sz w:val="28"/>
      <w:szCs w:val="28"/>
    </w:rPr>
  </w:style>
  <w:style w:type="paragraph" w:customStyle="1" w:styleId="xl957">
    <w:name w:val="xl957"/>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58">
    <w:name w:val="xl958"/>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59">
    <w:name w:val="xl959"/>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szCs w:val="24"/>
    </w:rPr>
  </w:style>
  <w:style w:type="paragraph" w:customStyle="1" w:styleId="xl960">
    <w:name w:val="xl960"/>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sz w:val="28"/>
      <w:szCs w:val="28"/>
    </w:rPr>
  </w:style>
  <w:style w:type="paragraph" w:customStyle="1" w:styleId="xl961">
    <w:name w:val="xl961"/>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 w:val="28"/>
      <w:szCs w:val="28"/>
    </w:rPr>
  </w:style>
  <w:style w:type="paragraph" w:customStyle="1" w:styleId="xl962">
    <w:name w:val="xl962"/>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szCs w:val="24"/>
    </w:rPr>
  </w:style>
  <w:style w:type="paragraph" w:customStyle="1" w:styleId="xl963">
    <w:name w:val="xl963"/>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sz w:val="28"/>
      <w:szCs w:val="28"/>
    </w:rPr>
  </w:style>
  <w:style w:type="paragraph" w:customStyle="1" w:styleId="xl964">
    <w:name w:val="xl964"/>
    <w:basedOn w:val="Normal"/>
    <w:rsid w:val="00864799"/>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eastAsia="Times New Roman" w:cs="Times New Roman"/>
      <w:b/>
      <w:bCs/>
      <w:sz w:val="28"/>
      <w:szCs w:val="28"/>
    </w:rPr>
  </w:style>
  <w:style w:type="paragraph" w:customStyle="1" w:styleId="xl965">
    <w:name w:val="xl965"/>
    <w:basedOn w:val="Normal"/>
    <w:rsid w:val="0086479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textAlignment w:val="center"/>
    </w:pPr>
    <w:rPr>
      <w:rFonts w:eastAsia="Times New Roman" w:cs="Times New Roman"/>
      <w:b/>
      <w:bCs/>
      <w:szCs w:val="24"/>
    </w:rPr>
  </w:style>
  <w:style w:type="paragraph" w:customStyle="1" w:styleId="xl966">
    <w:name w:val="xl96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67">
    <w:name w:val="xl967"/>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68">
    <w:name w:val="xl96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69">
    <w:name w:val="xl969"/>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70">
    <w:name w:val="xl970"/>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szCs w:val="24"/>
    </w:rPr>
  </w:style>
  <w:style w:type="paragraph" w:customStyle="1" w:styleId="xl971">
    <w:name w:val="xl971"/>
    <w:basedOn w:val="Normal"/>
    <w:rsid w:val="00864799"/>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eastAsia="Times New Roman" w:cs="Times New Roman"/>
      <w:b/>
      <w:bCs/>
      <w:sz w:val="28"/>
      <w:szCs w:val="28"/>
    </w:rPr>
  </w:style>
  <w:style w:type="paragraph" w:customStyle="1" w:styleId="xl972">
    <w:name w:val="xl972"/>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szCs w:val="24"/>
    </w:rPr>
  </w:style>
  <w:style w:type="paragraph" w:customStyle="1" w:styleId="xl973">
    <w:name w:val="xl973"/>
    <w:basedOn w:val="Normal"/>
    <w:rsid w:val="00864799"/>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eastAsia="Times New Roman" w:cs="Times New Roman"/>
      <w:szCs w:val="24"/>
    </w:rPr>
  </w:style>
  <w:style w:type="paragraph" w:customStyle="1" w:styleId="xl974">
    <w:name w:val="xl97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75">
    <w:name w:val="xl975"/>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sz w:val="28"/>
      <w:szCs w:val="28"/>
    </w:rPr>
  </w:style>
  <w:style w:type="paragraph" w:customStyle="1" w:styleId="xl976">
    <w:name w:val="xl97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977">
    <w:name w:val="xl97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8"/>
      <w:szCs w:val="28"/>
    </w:rPr>
  </w:style>
  <w:style w:type="paragraph" w:customStyle="1" w:styleId="xl978">
    <w:name w:val="xl978"/>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sz w:val="28"/>
      <w:szCs w:val="28"/>
    </w:rPr>
  </w:style>
  <w:style w:type="paragraph" w:customStyle="1" w:styleId="xl979">
    <w:name w:val="xl979"/>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szCs w:val="24"/>
    </w:rPr>
  </w:style>
  <w:style w:type="paragraph" w:customStyle="1" w:styleId="xl980">
    <w:name w:val="xl98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rPr>
  </w:style>
  <w:style w:type="paragraph" w:customStyle="1" w:styleId="xl981">
    <w:name w:val="xl98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rPr>
  </w:style>
  <w:style w:type="paragraph" w:customStyle="1" w:styleId="xl982">
    <w:name w:val="xl98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83">
    <w:name w:val="xl983"/>
    <w:basedOn w:val="Normal"/>
    <w:rsid w:val="00864799"/>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eastAsia="Times New Roman" w:cs="Times New Roman"/>
      <w:b/>
      <w:bCs/>
      <w:szCs w:val="24"/>
    </w:rPr>
  </w:style>
  <w:style w:type="paragraph" w:customStyle="1" w:styleId="xl984">
    <w:name w:val="xl984"/>
    <w:basedOn w:val="Normal"/>
    <w:rsid w:val="0086479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textAlignment w:val="center"/>
    </w:pPr>
    <w:rPr>
      <w:rFonts w:eastAsia="Times New Roman" w:cs="Times New Roman"/>
      <w:b/>
      <w:bCs/>
      <w:szCs w:val="24"/>
    </w:rPr>
  </w:style>
  <w:style w:type="paragraph" w:customStyle="1" w:styleId="xl985">
    <w:name w:val="xl985"/>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86">
    <w:name w:val="xl98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87">
    <w:name w:val="xl987"/>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88">
    <w:name w:val="xl988"/>
    <w:basedOn w:val="Normal"/>
    <w:rsid w:val="00864799"/>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textAlignment w:val="center"/>
    </w:pPr>
    <w:rPr>
      <w:rFonts w:eastAsia="Times New Roman" w:cs="Times New Roman"/>
      <w:b/>
      <w:bCs/>
      <w:szCs w:val="24"/>
    </w:rPr>
  </w:style>
  <w:style w:type="paragraph" w:customStyle="1" w:styleId="xl989">
    <w:name w:val="xl989"/>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90">
    <w:name w:val="xl990"/>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eastAsia="Times New Roman" w:cs="Times New Roman"/>
      <w:szCs w:val="24"/>
    </w:rPr>
  </w:style>
  <w:style w:type="paragraph" w:customStyle="1" w:styleId="xl991">
    <w:name w:val="xl99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92">
    <w:name w:val="xl992"/>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szCs w:val="24"/>
    </w:rPr>
  </w:style>
  <w:style w:type="paragraph" w:customStyle="1" w:styleId="xl993">
    <w:name w:val="xl993"/>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szCs w:val="24"/>
    </w:rPr>
  </w:style>
  <w:style w:type="paragraph" w:customStyle="1" w:styleId="xl994">
    <w:name w:val="xl99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b/>
      <w:bCs/>
      <w:szCs w:val="24"/>
    </w:rPr>
  </w:style>
  <w:style w:type="paragraph" w:customStyle="1" w:styleId="xl995">
    <w:name w:val="xl99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996">
    <w:name w:val="xl99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color w:val="FF0000"/>
      <w:szCs w:val="24"/>
    </w:rPr>
  </w:style>
  <w:style w:type="paragraph" w:customStyle="1" w:styleId="xl997">
    <w:name w:val="xl99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color w:val="FF0000"/>
      <w:szCs w:val="24"/>
    </w:rPr>
  </w:style>
  <w:style w:type="paragraph" w:customStyle="1" w:styleId="xl998">
    <w:name w:val="xl99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Cs w:val="24"/>
    </w:rPr>
  </w:style>
  <w:style w:type="paragraph" w:customStyle="1" w:styleId="xl999">
    <w:name w:val="xl99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Cs w:val="24"/>
    </w:rPr>
  </w:style>
  <w:style w:type="paragraph" w:customStyle="1" w:styleId="xl1000">
    <w:name w:val="xl100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Cs w:val="24"/>
    </w:rPr>
  </w:style>
  <w:style w:type="paragraph" w:customStyle="1" w:styleId="xl1001">
    <w:name w:val="xl100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 w:val="28"/>
      <w:szCs w:val="28"/>
    </w:rPr>
  </w:style>
  <w:style w:type="paragraph" w:customStyle="1" w:styleId="xl1002">
    <w:name w:val="xl100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color w:val="FF0000"/>
      <w:szCs w:val="24"/>
    </w:rPr>
  </w:style>
  <w:style w:type="paragraph" w:customStyle="1" w:styleId="xl1003">
    <w:name w:val="xl100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color w:val="FF0000"/>
      <w:szCs w:val="24"/>
    </w:rPr>
  </w:style>
  <w:style w:type="paragraph" w:customStyle="1" w:styleId="xl1004">
    <w:name w:val="xl100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Cs w:val="24"/>
    </w:rPr>
  </w:style>
  <w:style w:type="paragraph" w:customStyle="1" w:styleId="xl1005">
    <w:name w:val="xl100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Cs w:val="24"/>
    </w:rPr>
  </w:style>
  <w:style w:type="paragraph" w:customStyle="1" w:styleId="xl1006">
    <w:name w:val="xl100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Cs w:val="24"/>
    </w:rPr>
  </w:style>
  <w:style w:type="paragraph" w:customStyle="1" w:styleId="xl1007">
    <w:name w:val="xl100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color w:val="FF0000"/>
      <w:szCs w:val="24"/>
    </w:rPr>
  </w:style>
  <w:style w:type="paragraph" w:customStyle="1" w:styleId="xl1008">
    <w:name w:val="xl1008"/>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color w:val="FF0000"/>
      <w:szCs w:val="24"/>
    </w:rPr>
  </w:style>
  <w:style w:type="paragraph" w:customStyle="1" w:styleId="xl1009">
    <w:name w:val="xl1009"/>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color w:val="FF0000"/>
      <w:szCs w:val="24"/>
    </w:rPr>
  </w:style>
  <w:style w:type="paragraph" w:customStyle="1" w:styleId="xl1010">
    <w:name w:val="xl1010"/>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Cs w:val="24"/>
    </w:rPr>
  </w:style>
  <w:style w:type="paragraph" w:customStyle="1" w:styleId="xl1011">
    <w:name w:val="xl1011"/>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Cs w:val="24"/>
    </w:rPr>
  </w:style>
  <w:style w:type="paragraph" w:customStyle="1" w:styleId="xl1012">
    <w:name w:val="xl101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color w:val="FF0000"/>
      <w:szCs w:val="24"/>
    </w:rPr>
  </w:style>
  <w:style w:type="paragraph" w:customStyle="1" w:styleId="xl1013">
    <w:name w:val="xl101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FF0000"/>
      <w:szCs w:val="24"/>
    </w:rPr>
  </w:style>
  <w:style w:type="paragraph" w:customStyle="1" w:styleId="xl1014">
    <w:name w:val="xl1014"/>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color w:val="FF0000"/>
      <w:szCs w:val="24"/>
    </w:rPr>
  </w:style>
  <w:style w:type="paragraph" w:customStyle="1" w:styleId="xl1015">
    <w:name w:val="xl1015"/>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Times New Roman" w:cs="Times New Roman"/>
      <w:color w:val="FF0000"/>
      <w:szCs w:val="24"/>
    </w:rPr>
  </w:style>
  <w:style w:type="paragraph" w:customStyle="1" w:styleId="xl1016">
    <w:name w:val="xl1016"/>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Cs w:val="24"/>
    </w:rPr>
  </w:style>
  <w:style w:type="paragraph" w:customStyle="1" w:styleId="xl1017">
    <w:name w:val="xl1017"/>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 w:val="28"/>
      <w:szCs w:val="28"/>
    </w:rPr>
  </w:style>
  <w:style w:type="paragraph" w:customStyle="1" w:styleId="xl1018">
    <w:name w:val="xl1018"/>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FF0000"/>
      <w:szCs w:val="24"/>
    </w:rPr>
  </w:style>
  <w:style w:type="paragraph" w:customStyle="1" w:styleId="xl1019">
    <w:name w:val="xl1019"/>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Cs w:val="24"/>
    </w:rPr>
  </w:style>
  <w:style w:type="paragraph" w:customStyle="1" w:styleId="xl1020">
    <w:name w:val="xl1020"/>
    <w:basedOn w:val="Normal"/>
    <w:rsid w:val="0086479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Cs w:val="24"/>
    </w:rPr>
  </w:style>
  <w:style w:type="paragraph" w:customStyle="1" w:styleId="xl1021">
    <w:name w:val="xl1021"/>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eastAsia="Times New Roman" w:cs="Times New Roman"/>
      <w:szCs w:val="24"/>
    </w:rPr>
  </w:style>
  <w:style w:type="paragraph" w:customStyle="1" w:styleId="xl1022">
    <w:name w:val="xl1022"/>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eastAsia="Times New Roman" w:cs="Times New Roman"/>
      <w:szCs w:val="24"/>
    </w:rPr>
  </w:style>
  <w:style w:type="paragraph" w:customStyle="1" w:styleId="xl1023">
    <w:name w:val="xl1023"/>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szCs w:val="24"/>
    </w:rPr>
  </w:style>
  <w:style w:type="paragraph" w:customStyle="1" w:styleId="xl1024">
    <w:name w:val="xl1024"/>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szCs w:val="24"/>
    </w:rPr>
  </w:style>
  <w:style w:type="paragraph" w:customStyle="1" w:styleId="xl1025">
    <w:name w:val="xl1025"/>
    <w:basedOn w:val="Normal"/>
    <w:rsid w:val="00864799"/>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eastAsia="Times New Roman" w:cs="Times New Roman"/>
      <w:szCs w:val="24"/>
    </w:rPr>
  </w:style>
  <w:style w:type="paragraph" w:customStyle="1" w:styleId="xl1026">
    <w:name w:val="xl1026"/>
    <w:basedOn w:val="Normal"/>
    <w:rsid w:val="00864799"/>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rFonts w:eastAsia="Times New Roman" w:cs="Times New Roman"/>
      <w:szCs w:val="24"/>
    </w:rPr>
  </w:style>
  <w:style w:type="paragraph" w:customStyle="1" w:styleId="xl1027">
    <w:name w:val="xl1027"/>
    <w:basedOn w:val="Normal"/>
    <w:rsid w:val="00864799"/>
    <w:pPr>
      <w:pBdr>
        <w:top w:val="single" w:sz="4" w:space="0" w:color="auto"/>
        <w:bottom w:val="single" w:sz="4" w:space="0" w:color="auto"/>
      </w:pBdr>
      <w:shd w:val="clear" w:color="auto" w:fill="FFFF00"/>
      <w:spacing w:before="100" w:beforeAutospacing="1" w:after="100" w:afterAutospacing="1"/>
      <w:jc w:val="center"/>
      <w:textAlignment w:val="center"/>
    </w:pPr>
    <w:rPr>
      <w:rFonts w:eastAsia="Times New Roman" w:cs="Times New Roman"/>
      <w:szCs w:val="24"/>
    </w:rPr>
  </w:style>
  <w:style w:type="paragraph" w:customStyle="1" w:styleId="xl1028">
    <w:name w:val="xl1028"/>
    <w:basedOn w:val="Normal"/>
    <w:rsid w:val="00864799"/>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szCs w:val="24"/>
    </w:rPr>
  </w:style>
  <w:style w:type="paragraph" w:customStyle="1" w:styleId="xl1029">
    <w:name w:val="xl1029"/>
    <w:basedOn w:val="Normal"/>
    <w:rsid w:val="00864799"/>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rFonts w:eastAsia="Times New Roman" w:cs="Times New Roman"/>
      <w:i/>
      <w:iCs/>
      <w:szCs w:val="24"/>
    </w:rPr>
  </w:style>
  <w:style w:type="paragraph" w:customStyle="1" w:styleId="xl1030">
    <w:name w:val="xl1030"/>
    <w:basedOn w:val="Normal"/>
    <w:rsid w:val="00864799"/>
    <w:pPr>
      <w:pBdr>
        <w:top w:val="single" w:sz="4" w:space="0" w:color="auto"/>
        <w:bottom w:val="single" w:sz="4" w:space="0" w:color="auto"/>
      </w:pBdr>
      <w:shd w:val="clear" w:color="auto" w:fill="CCFFFF"/>
      <w:spacing w:before="100" w:beforeAutospacing="1" w:after="100" w:afterAutospacing="1"/>
      <w:jc w:val="center"/>
      <w:textAlignment w:val="center"/>
    </w:pPr>
    <w:rPr>
      <w:rFonts w:eastAsia="Times New Roman" w:cs="Times New Roman"/>
      <w:i/>
      <w:iCs/>
      <w:szCs w:val="24"/>
    </w:rPr>
  </w:style>
  <w:style w:type="paragraph" w:customStyle="1" w:styleId="xl1031">
    <w:name w:val="xl1031"/>
    <w:basedOn w:val="Normal"/>
    <w:rsid w:val="00864799"/>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i/>
      <w:iCs/>
      <w:szCs w:val="24"/>
    </w:rPr>
  </w:style>
  <w:style w:type="paragraph" w:customStyle="1" w:styleId="xl1032">
    <w:name w:val="xl103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1033">
    <w:name w:val="xl1033"/>
    <w:basedOn w:val="Normal"/>
    <w:rsid w:val="00864799"/>
    <w:pPr>
      <w:pBdr>
        <w:top w:val="single" w:sz="4" w:space="0" w:color="auto"/>
        <w:left w:val="single" w:sz="4" w:space="0" w:color="auto"/>
        <w:bottom w:val="single" w:sz="4" w:space="0" w:color="auto"/>
      </w:pBdr>
      <w:spacing w:before="100" w:beforeAutospacing="1" w:after="100" w:afterAutospacing="1"/>
      <w:jc w:val="left"/>
    </w:pPr>
    <w:rPr>
      <w:rFonts w:eastAsia="Times New Roman" w:cs="Times New Roman"/>
      <w:b/>
      <w:bCs/>
      <w:sz w:val="28"/>
      <w:szCs w:val="28"/>
    </w:rPr>
  </w:style>
  <w:style w:type="paragraph" w:customStyle="1" w:styleId="xl1034">
    <w:name w:val="xl1034"/>
    <w:basedOn w:val="Normal"/>
    <w:rsid w:val="00864799"/>
    <w:pPr>
      <w:pBdr>
        <w:top w:val="single" w:sz="4" w:space="0" w:color="auto"/>
        <w:bottom w:val="single" w:sz="4" w:space="0" w:color="auto"/>
      </w:pBdr>
      <w:spacing w:before="100" w:beforeAutospacing="1" w:after="100" w:afterAutospacing="1"/>
      <w:jc w:val="left"/>
    </w:pPr>
    <w:rPr>
      <w:rFonts w:eastAsia="Times New Roman" w:cs="Times New Roman"/>
      <w:b/>
      <w:bCs/>
      <w:sz w:val="28"/>
      <w:szCs w:val="28"/>
    </w:rPr>
  </w:style>
  <w:style w:type="paragraph" w:customStyle="1" w:styleId="xl1035">
    <w:name w:val="xl1035"/>
    <w:basedOn w:val="Normal"/>
    <w:rsid w:val="00864799"/>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i/>
      <w:iCs/>
      <w:szCs w:val="24"/>
    </w:rPr>
  </w:style>
  <w:style w:type="paragraph" w:customStyle="1" w:styleId="CharChar19">
    <w:name w:val="Char Char19"/>
    <w:basedOn w:val="DocumentMap"/>
    <w:autoRedefine/>
    <w:rsid w:val="00864799"/>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864799"/>
    <w:pPr>
      <w:widowControl w:val="0"/>
      <w:jc w:val="both"/>
    </w:pPr>
    <w:rPr>
      <w:rFonts w:eastAsia="SimSun"/>
      <w:kern w:val="2"/>
      <w:sz w:val="24"/>
      <w:szCs w:val="24"/>
      <w:lang w:eastAsia="zh-CN"/>
    </w:rPr>
  </w:style>
  <w:style w:type="paragraph" w:customStyle="1" w:styleId="titTCVN-F">
    <w:name w:val="titTCVN-F"/>
    <w:basedOn w:val="Normal"/>
    <w:rsid w:val="00864799"/>
    <w:pPr>
      <w:pBdr>
        <w:top w:val="single" w:sz="18" w:space="5" w:color="auto"/>
        <w:bottom w:val="single" w:sz="18" w:space="5" w:color="auto"/>
      </w:pBdr>
      <w:tabs>
        <w:tab w:val="right" w:pos="10093"/>
      </w:tabs>
      <w:spacing w:after="0" w:line="360" w:lineRule="atLeast"/>
    </w:pPr>
    <w:rPr>
      <w:rFonts w:ascii="VnHelveticaU" w:eastAsia="Times New Roman" w:hAnsi="VnHelveticaU" w:cs="Times New Roman"/>
      <w:b/>
      <w:spacing w:val="5"/>
      <w:sz w:val="28"/>
      <w:szCs w:val="20"/>
      <w:lang w:val="en-GB"/>
    </w:rPr>
  </w:style>
  <w:style w:type="paragraph" w:customStyle="1" w:styleId="ten-18-C">
    <w:name w:val="ten-18-C"/>
    <w:basedOn w:val="Normal"/>
    <w:rsid w:val="00864799"/>
    <w:pPr>
      <w:spacing w:before="960" w:after="0" w:line="480" w:lineRule="atLeast"/>
      <w:jc w:val="left"/>
    </w:pPr>
    <w:rPr>
      <w:rFonts w:ascii="VnHelvetica" w:eastAsia="Times New Roman" w:hAnsi="VnHelvetica" w:cs="Times New Roman"/>
      <w:b/>
      <w:spacing w:val="5"/>
      <w:sz w:val="32"/>
      <w:szCs w:val="20"/>
      <w:lang w:val="en-GB"/>
    </w:rPr>
  </w:style>
  <w:style w:type="table" w:styleId="Table3Deffects2">
    <w:name w:val="Table 3D effects 2"/>
    <w:basedOn w:val="TableNormal"/>
    <w:rsid w:val="00864799"/>
    <w:pPr>
      <w:spacing w:after="0" w:line="240" w:lineRule="auto"/>
    </w:pPr>
    <w:rPr>
      <w:rFonts w:ascii="Times New Roman" w:eastAsia="Times New Roman" w:hAnsi="Times New Roman" w:cs="Times New Roman"/>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4799"/>
    <w:pPr>
      <w:spacing w:after="0" w:line="240" w:lineRule="auto"/>
    </w:pPr>
    <w:rPr>
      <w:rFonts w:ascii="Times New Roman" w:eastAsia="Times New Roman" w:hAnsi="Times New Roman" w:cs="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864799"/>
    <w:pPr>
      <w:widowControl w:val="0"/>
      <w:jc w:val="both"/>
    </w:pPr>
    <w:rPr>
      <w:rFonts w:eastAsia="SimSun"/>
      <w:kern w:val="2"/>
      <w:sz w:val="24"/>
      <w:szCs w:val="24"/>
      <w:lang w:eastAsia="zh-CN"/>
    </w:rPr>
  </w:style>
  <w:style w:type="paragraph" w:customStyle="1" w:styleId="oncaDanhsch1">
    <w:name w:val="Đoạn của Danh sách1"/>
    <w:basedOn w:val="Normal"/>
    <w:qFormat/>
    <w:rsid w:val="00864799"/>
    <w:pPr>
      <w:spacing w:before="0" w:after="200" w:line="276" w:lineRule="auto"/>
      <w:ind w:left="720"/>
      <w:contextualSpacing/>
      <w:jc w:val="left"/>
    </w:pPr>
    <w:rPr>
      <w:rFonts w:eastAsia="Calibri" w:cs="Times New Roman"/>
      <w:sz w:val="28"/>
    </w:rPr>
  </w:style>
  <w:style w:type="character" w:customStyle="1" w:styleId="longtext1">
    <w:name w:val="long_text1"/>
    <w:rsid w:val="00864799"/>
    <w:rPr>
      <w:sz w:val="20"/>
      <w:szCs w:val="20"/>
    </w:rPr>
  </w:style>
  <w:style w:type="character" w:customStyle="1" w:styleId="longtext">
    <w:name w:val="long_text"/>
    <w:basedOn w:val="DefaultParagraphFont"/>
    <w:rsid w:val="00864799"/>
  </w:style>
  <w:style w:type="paragraph" w:customStyle="1" w:styleId="CharChar110">
    <w:name w:val="Char Char11"/>
    <w:basedOn w:val="Normal"/>
    <w:next w:val="Normal"/>
    <w:autoRedefine/>
    <w:semiHidden/>
    <w:rsid w:val="00864799"/>
    <w:pPr>
      <w:spacing w:line="312" w:lineRule="auto"/>
      <w:jc w:val="left"/>
    </w:pPr>
    <w:rPr>
      <w:rFonts w:eastAsia="Times New Roman" w:cs="Times New Roman"/>
      <w:sz w:val="28"/>
      <w:szCs w:val="28"/>
    </w:rPr>
  </w:style>
  <w:style w:type="character" w:customStyle="1" w:styleId="list0020paragraphchar1">
    <w:name w:val="list_0020paragraph__char1"/>
    <w:rsid w:val="00864799"/>
    <w:rPr>
      <w:rFonts w:ascii=".VnTime" w:hAnsi=".VnTime" w:hint="default"/>
      <w:sz w:val="28"/>
      <w:szCs w:val="28"/>
    </w:rPr>
  </w:style>
  <w:style w:type="paragraph" w:customStyle="1" w:styleId="body0020text0020indent">
    <w:name w:val="body_0020text_0020indent"/>
    <w:basedOn w:val="Normal"/>
    <w:rsid w:val="00864799"/>
    <w:pPr>
      <w:spacing w:before="0"/>
      <w:ind w:left="360"/>
      <w:jc w:val="left"/>
    </w:pPr>
    <w:rPr>
      <w:rFonts w:ascii=".VnTime" w:eastAsia="SimSun" w:hAnsi=".VnTime" w:cs="Times New Roman"/>
      <w:sz w:val="26"/>
      <w:szCs w:val="26"/>
      <w:lang w:eastAsia="zh-CN"/>
    </w:rPr>
  </w:style>
  <w:style w:type="paragraph" w:customStyle="1" w:styleId="list0020paragraph">
    <w:name w:val="list_0020paragraph"/>
    <w:basedOn w:val="Normal"/>
    <w:rsid w:val="00864799"/>
    <w:pPr>
      <w:spacing w:before="0" w:after="0"/>
      <w:ind w:left="720"/>
      <w:jc w:val="left"/>
    </w:pPr>
    <w:rPr>
      <w:rFonts w:ascii=".VnTime" w:eastAsia="SimSun" w:hAnsi=".VnTime" w:cs="Times New Roman"/>
      <w:sz w:val="28"/>
      <w:szCs w:val="28"/>
      <w:lang w:eastAsia="zh-CN"/>
    </w:rPr>
  </w:style>
  <w:style w:type="character" w:customStyle="1" w:styleId="body0020text0020indentchar1">
    <w:name w:val="body_0020text_0020indent__char1"/>
    <w:rsid w:val="00864799"/>
    <w:rPr>
      <w:rFonts w:ascii=".VnTime" w:hAnsi=".VnTime" w:hint="default"/>
      <w:sz w:val="26"/>
      <w:szCs w:val="26"/>
    </w:rPr>
  </w:style>
  <w:style w:type="character" w:customStyle="1" w:styleId="body0020text0020indent00202char1">
    <w:name w:val="body_0020text_0020indent_00202__char1"/>
    <w:rsid w:val="00864799"/>
    <w:rPr>
      <w:rFonts w:ascii=".VnTime" w:hAnsi=".VnTime" w:hint="default"/>
      <w:sz w:val="26"/>
      <w:szCs w:val="26"/>
    </w:rPr>
  </w:style>
  <w:style w:type="paragraph" w:customStyle="1" w:styleId="body0020text0020indent00202">
    <w:name w:val="body_0020text_0020indent_00202"/>
    <w:basedOn w:val="Normal"/>
    <w:rsid w:val="00864799"/>
    <w:pPr>
      <w:spacing w:before="0" w:line="480" w:lineRule="atLeast"/>
      <w:ind w:left="360"/>
      <w:jc w:val="left"/>
    </w:pPr>
    <w:rPr>
      <w:rFonts w:ascii=".VnTime" w:eastAsia="SimSun" w:hAnsi=".VnTime" w:cs="Times New Roman"/>
      <w:sz w:val="26"/>
      <w:szCs w:val="26"/>
      <w:lang w:eastAsia="zh-CN"/>
    </w:rPr>
  </w:style>
  <w:style w:type="paragraph" w:customStyle="1" w:styleId="Char1CharCharChar">
    <w:name w:val="Char1 Char Char Char"/>
    <w:basedOn w:val="Normal"/>
    <w:rsid w:val="00864799"/>
    <w:pPr>
      <w:spacing w:before="0" w:after="160" w:line="240" w:lineRule="exact"/>
      <w:jc w:val="left"/>
    </w:pPr>
    <w:rPr>
      <w:rFonts w:ascii="Verdana" w:eastAsia="MS Mincho" w:hAnsi="Verdana" w:cs="Verdana"/>
      <w:sz w:val="20"/>
      <w:szCs w:val="20"/>
    </w:rPr>
  </w:style>
  <w:style w:type="paragraph" w:customStyle="1" w:styleId="StyleHeading1Justified">
    <w:name w:val="Style Heading 1 + Justified"/>
    <w:basedOn w:val="Heading1"/>
    <w:autoRedefine/>
    <w:rsid w:val="00864799"/>
    <w:pPr>
      <w:keepLines w:val="0"/>
      <w:tabs>
        <w:tab w:val="clear" w:pos="720"/>
        <w:tab w:val="left" w:pos="0"/>
      </w:tabs>
      <w:spacing w:before="120" w:after="60" w:line="288" w:lineRule="auto"/>
      <w:ind w:left="0" w:firstLine="0"/>
      <w:jc w:val="both"/>
      <w:outlineLvl w:val="1"/>
    </w:pPr>
    <w:rPr>
      <w:rFonts w:ascii=".VnTimeH" w:eastAsia="Times New Roman" w:hAnsi=".VnTimeH" w:cs="Times New Roman"/>
      <w:bCs/>
      <w:sz w:val="24"/>
      <w:szCs w:val="24"/>
    </w:rPr>
  </w:style>
  <w:style w:type="character" w:customStyle="1" w:styleId="Heading1ACharChar1">
    <w:name w:val="Heading 1A Char Char1"/>
    <w:rsid w:val="00864799"/>
    <w:rPr>
      <w:rFonts w:ascii=".VnTimeH" w:hAnsi=".VnTimeH"/>
      <w:b/>
      <w:sz w:val="28"/>
      <w:lang w:val="en-US" w:eastAsia="en-US" w:bidi="ar-SA"/>
    </w:rPr>
  </w:style>
  <w:style w:type="character" w:customStyle="1" w:styleId="CharChar200">
    <w:name w:val="Char Char20"/>
    <w:rsid w:val="00864799"/>
    <w:rPr>
      <w:b/>
      <w:bCs/>
      <w:sz w:val="22"/>
      <w:szCs w:val="22"/>
      <w:lang w:val="en-US" w:eastAsia="en-US" w:bidi="ar-SA"/>
    </w:rPr>
  </w:style>
  <w:style w:type="character" w:customStyle="1" w:styleId="CharChar22">
    <w:name w:val="Char Char22"/>
    <w:rsid w:val="00864799"/>
    <w:rPr>
      <w:b/>
      <w:bCs/>
      <w:sz w:val="16"/>
      <w:szCs w:val="24"/>
      <w:lang w:val="en-US" w:eastAsia="en-US" w:bidi="ar-SA"/>
    </w:rPr>
  </w:style>
  <w:style w:type="paragraph" w:customStyle="1" w:styleId="tap">
    <w:name w:val="tap"/>
    <w:basedOn w:val="BodyText"/>
    <w:rsid w:val="00864799"/>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864799"/>
    <w:pPr>
      <w:widowControl w:val="0"/>
      <w:spacing w:before="0" w:after="0" w:line="340" w:lineRule="exact"/>
    </w:pPr>
    <w:rPr>
      <w:rFonts w:eastAsia="Times New Roman" w:cs="Times New Roman"/>
      <w:sz w:val="28"/>
      <w:szCs w:val="28"/>
      <w:lang w:val="vi-VN"/>
    </w:rPr>
  </w:style>
  <w:style w:type="paragraph" w:customStyle="1" w:styleId="Loai">
    <w:name w:val="Loai"/>
    <w:basedOn w:val="Giua0"/>
    <w:autoRedefine/>
    <w:rsid w:val="00864799"/>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864799"/>
    <w:pPr>
      <w:pageBreakBefore/>
      <w:spacing w:before="100" w:beforeAutospacing="1" w:after="100" w:afterAutospacing="1"/>
      <w:ind w:right="23"/>
    </w:pPr>
    <w:rPr>
      <w:rFonts w:ascii="Tahoma" w:eastAsia="Times New Roman" w:hAnsi="Tahoma" w:cs="Times New Roman"/>
      <w:sz w:val="20"/>
      <w:szCs w:val="20"/>
    </w:rPr>
  </w:style>
  <w:style w:type="paragraph" w:customStyle="1" w:styleId="NumberedParagraph">
    <w:name w:val="Numbered Paragraph"/>
    <w:basedOn w:val="Normal"/>
    <w:rsid w:val="00864799"/>
    <w:pPr>
      <w:tabs>
        <w:tab w:val="right" w:pos="312"/>
        <w:tab w:val="left" w:pos="480"/>
      </w:tabs>
      <w:spacing w:before="0" w:after="0" w:line="280" w:lineRule="exact"/>
      <w:ind w:left="480" w:hanging="480"/>
    </w:pPr>
    <w:rPr>
      <w:rFonts w:eastAsia="Times New Roman" w:cs="Times New Roman"/>
      <w:kern w:val="8"/>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864799"/>
    <w:rPr>
      <w:b/>
      <w:bCs/>
      <w:kern w:val="8"/>
      <w:sz w:val="28"/>
      <w:szCs w:val="28"/>
      <w:lang w:val="en-US" w:eastAsia="en-US" w:bidi="he-IL"/>
    </w:rPr>
  </w:style>
  <w:style w:type="character" w:customStyle="1" w:styleId="Heading4CharCharChar">
    <w:name w:val="Heading 4 Char Char Char"/>
    <w:rsid w:val="00864799"/>
    <w:rPr>
      <w:smallCaps/>
      <w:spacing w:val="5"/>
      <w:sz w:val="24"/>
      <w:szCs w:val="24"/>
      <w:lang w:val="en-US" w:eastAsia="en-US" w:bidi="he-IL"/>
    </w:rPr>
  </w:style>
  <w:style w:type="paragraph" w:customStyle="1" w:styleId="TOCBody">
    <w:name w:val="TOC Body"/>
    <w:basedOn w:val="Normal"/>
    <w:rsid w:val="00864799"/>
    <w:pPr>
      <w:tabs>
        <w:tab w:val="left" w:pos="360"/>
        <w:tab w:val="left" w:pos="907"/>
        <w:tab w:val="right" w:leader="dot" w:pos="6120"/>
        <w:tab w:val="right" w:pos="6840"/>
      </w:tabs>
      <w:spacing w:after="0" w:line="280" w:lineRule="exact"/>
      <w:ind w:left="360" w:hanging="360"/>
      <w:jc w:val="left"/>
    </w:pPr>
    <w:rPr>
      <w:rFonts w:eastAsia="Times New Roman" w:cs="Times New Roman"/>
      <w:szCs w:val="20"/>
    </w:rPr>
  </w:style>
  <w:style w:type="paragraph" w:customStyle="1" w:styleId="NumberedParagraph-BulletelistLeft0Firstline0">
    <w:name w:val="Numbered Paragraph - Bullete list + Left:  0&quot; First line:  0&quot;"/>
    <w:basedOn w:val="Normal"/>
    <w:link w:val="NumberedParagraph-BulletelistLeft0Firstline0Char"/>
    <w:rsid w:val="00864799"/>
    <w:pPr>
      <w:numPr>
        <w:numId w:val="1"/>
      </w:numPr>
      <w:spacing w:after="0" w:line="280" w:lineRule="exact"/>
    </w:pPr>
    <w:rPr>
      <w:rFonts w:eastAsia="Times New Roman" w:cs="Times New Roman"/>
      <w:szCs w:val="20"/>
    </w:rPr>
  </w:style>
  <w:style w:type="character" w:customStyle="1" w:styleId="NumberedParagraph-BulletelistLeft0Firstline0Char">
    <w:name w:val="Numbered Paragraph - Bullete list + Left:  0&quot; First line:  0&quot; Char"/>
    <w:link w:val="NumberedParagraph-BulletelistLeft0Firstline0"/>
    <w:rsid w:val="00864799"/>
    <w:rPr>
      <w:rFonts w:ascii="Times New Roman" w:eastAsia="Times New Roman" w:hAnsi="Times New Roman" w:cs="Times New Roman"/>
      <w:sz w:val="24"/>
      <w:szCs w:val="20"/>
    </w:rPr>
  </w:style>
  <w:style w:type="character" w:customStyle="1" w:styleId="LeftHeaderCharChar">
    <w:name w:val="Left Header Char Char"/>
    <w:rsid w:val="00864799"/>
    <w:rPr>
      <w:kern w:val="8"/>
      <w:lang w:val="en-US" w:eastAsia="en-US" w:bidi="he-IL"/>
    </w:rPr>
  </w:style>
  <w:style w:type="paragraph" w:customStyle="1" w:styleId="Quotation">
    <w:name w:val="Quotation"/>
    <w:basedOn w:val="NumberedParagraph"/>
    <w:rsid w:val="00864799"/>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864799"/>
    <w:rPr>
      <w:kern w:val="8"/>
      <w:lang w:val="en-US" w:eastAsia="en-US" w:bidi="he-IL"/>
    </w:rPr>
  </w:style>
  <w:style w:type="paragraph" w:customStyle="1" w:styleId="Roman">
    <w:name w:val="Roman"/>
    <w:basedOn w:val="Indent"/>
    <w:rsid w:val="00864799"/>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864799"/>
    <w:pPr>
      <w:tabs>
        <w:tab w:val="left" w:pos="480"/>
      </w:tabs>
      <w:spacing w:before="120"/>
      <w:ind w:left="480" w:hanging="420"/>
    </w:pPr>
  </w:style>
  <w:style w:type="paragraph" w:customStyle="1" w:styleId="NormalTable">
    <w:name w:val="Normal (Table)"/>
    <w:basedOn w:val="Normal"/>
    <w:rsid w:val="00864799"/>
    <w:pPr>
      <w:spacing w:before="0" w:after="0" w:line="240" w:lineRule="exact"/>
      <w:ind w:left="60" w:right="60"/>
    </w:pPr>
    <w:rPr>
      <w:rFonts w:eastAsia="Times New Roman" w:cs="Times New Roman"/>
      <w:kern w:val="8"/>
      <w:sz w:val="20"/>
      <w:szCs w:val="20"/>
      <w:lang w:bidi="he-IL"/>
    </w:rPr>
  </w:style>
  <w:style w:type="paragraph" w:customStyle="1" w:styleId="HeaderTable">
    <w:name w:val="Header (Table)"/>
    <w:basedOn w:val="NormalTable"/>
    <w:rsid w:val="00864799"/>
    <w:pPr>
      <w:keepNext/>
      <w:keepLines/>
      <w:spacing w:after="40"/>
      <w:jc w:val="left"/>
    </w:pPr>
    <w:rPr>
      <w:i/>
      <w:iCs/>
    </w:rPr>
  </w:style>
  <w:style w:type="paragraph" w:customStyle="1" w:styleId="Heading3Table">
    <w:name w:val="Heading 3 (Table)"/>
    <w:basedOn w:val="NormalTable"/>
    <w:rsid w:val="00864799"/>
    <w:pPr>
      <w:keepNext/>
      <w:keepLines/>
      <w:spacing w:before="200" w:after="40"/>
      <w:jc w:val="left"/>
      <w:outlineLvl w:val="2"/>
    </w:pPr>
    <w:rPr>
      <w:b/>
      <w:bCs/>
    </w:rPr>
  </w:style>
  <w:style w:type="paragraph" w:customStyle="1" w:styleId="IndentSecondLevel">
    <w:name w:val="Indent (Second Level)"/>
    <w:basedOn w:val="Indent"/>
    <w:rsid w:val="00864799"/>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864799"/>
    <w:pPr>
      <w:tabs>
        <w:tab w:val="clear" w:pos="312"/>
        <w:tab w:val="clear" w:pos="480"/>
      </w:tabs>
      <w:spacing w:before="140"/>
      <w:ind w:firstLine="0"/>
    </w:pPr>
  </w:style>
  <w:style w:type="paragraph" w:customStyle="1" w:styleId="Contentshead">
    <w:name w:val="Contents head"/>
    <w:basedOn w:val="Normal"/>
    <w:rsid w:val="00864799"/>
    <w:pPr>
      <w:pBdr>
        <w:bottom w:val="single" w:sz="6" w:space="10" w:color="auto"/>
      </w:pBdr>
      <w:overflowPunct w:val="0"/>
      <w:autoSpaceDE w:val="0"/>
      <w:autoSpaceDN w:val="0"/>
      <w:adjustRightInd w:val="0"/>
      <w:spacing w:before="0" w:line="220" w:lineRule="exact"/>
      <w:ind w:left="567" w:hanging="567"/>
      <w:jc w:val="center"/>
      <w:textAlignment w:val="baseline"/>
    </w:pPr>
    <w:rPr>
      <w:rFonts w:eastAsia="Times New Roman" w:cs="Times New Roman"/>
      <w:b/>
      <w:bCs/>
      <w:sz w:val="20"/>
      <w:szCs w:val="20"/>
      <w:lang w:bidi="he-IL"/>
    </w:rPr>
  </w:style>
  <w:style w:type="paragraph" w:customStyle="1" w:styleId="Contents-Intro">
    <w:name w:val="Contents-Intro"/>
    <w:basedOn w:val="Contents"/>
    <w:rsid w:val="00864799"/>
    <w:pPr>
      <w:tabs>
        <w:tab w:val="left" w:pos="1159"/>
      </w:tabs>
    </w:pPr>
  </w:style>
  <w:style w:type="paragraph" w:customStyle="1" w:styleId="Contents">
    <w:name w:val="Contents"/>
    <w:basedOn w:val="Normal"/>
    <w:rsid w:val="00864799"/>
    <w:pPr>
      <w:tabs>
        <w:tab w:val="left" w:leader="dot" w:pos="5659"/>
        <w:tab w:val="center" w:pos="6019"/>
      </w:tabs>
      <w:overflowPunct w:val="0"/>
      <w:autoSpaceDE w:val="0"/>
      <w:autoSpaceDN w:val="0"/>
      <w:adjustRightInd w:val="0"/>
      <w:spacing w:before="0" w:line="220" w:lineRule="exact"/>
      <w:ind w:left="360" w:right="1541" w:hanging="360"/>
      <w:jc w:val="left"/>
      <w:textAlignment w:val="baseline"/>
    </w:pPr>
    <w:rPr>
      <w:rFonts w:eastAsia="Times New Roman" w:cs="Times New Roman"/>
      <w:sz w:val="20"/>
      <w:szCs w:val="20"/>
      <w:lang w:bidi="he-IL"/>
    </w:rPr>
  </w:style>
  <w:style w:type="paragraph" w:customStyle="1" w:styleId="ChaptHead">
    <w:name w:val="Chapt Head"/>
    <w:basedOn w:val="Normal"/>
    <w:rsid w:val="00864799"/>
    <w:pPr>
      <w:spacing w:before="0" w:after="480" w:line="480" w:lineRule="atLeast"/>
      <w:jc w:val="center"/>
    </w:pPr>
    <w:rPr>
      <w:rFonts w:ascii="Arial" w:eastAsia="MS Mincho" w:hAnsi="Arial" w:cs="Times New Roman"/>
      <w:b/>
      <w:sz w:val="34"/>
      <w:szCs w:val="20"/>
      <w:lang w:val="en-GB"/>
    </w:rPr>
  </w:style>
  <w:style w:type="paragraph" w:customStyle="1" w:styleId="NumberedParagraphISA400">
    <w:name w:val="Numbered Paragraph ISA 400"/>
    <w:basedOn w:val="Normal"/>
    <w:rsid w:val="00864799"/>
    <w:pPr>
      <w:tabs>
        <w:tab w:val="left" w:pos="709"/>
        <w:tab w:val="left" w:pos="9450"/>
      </w:tabs>
      <w:spacing w:line="280" w:lineRule="exact"/>
      <w:ind w:left="709" w:hanging="709"/>
    </w:pPr>
    <w:rPr>
      <w:rFonts w:eastAsia="MS Mincho" w:cs="Times New Roman"/>
      <w:kern w:val="8"/>
      <w:szCs w:val="24"/>
      <w:lang w:bidi="he-IL"/>
    </w:rPr>
  </w:style>
  <w:style w:type="paragraph" w:customStyle="1" w:styleId="NumParaLeft">
    <w:name w:val="Num Para Left"/>
    <w:basedOn w:val="Normal"/>
    <w:link w:val="NumParaLeftChar"/>
    <w:autoRedefine/>
    <w:rsid w:val="00864799"/>
    <w:pPr>
      <w:tabs>
        <w:tab w:val="right" w:pos="312"/>
        <w:tab w:val="left" w:pos="480"/>
      </w:tabs>
      <w:spacing w:before="0" w:line="280" w:lineRule="exact"/>
      <w:ind w:left="360" w:hanging="360"/>
    </w:pPr>
    <w:rPr>
      <w:rFonts w:eastAsia="MS Mincho" w:cs="Times New Roman"/>
      <w:szCs w:val="20"/>
      <w:lang w:val="en-GB"/>
    </w:rPr>
  </w:style>
  <w:style w:type="character" w:customStyle="1" w:styleId="NumParaLeftChar">
    <w:name w:val="Num Para Left Char"/>
    <w:link w:val="NumParaLeft"/>
    <w:rsid w:val="00864799"/>
    <w:rPr>
      <w:rFonts w:ascii="Times New Roman" w:eastAsia="MS Mincho" w:hAnsi="Times New Roman" w:cs="Times New Roman"/>
      <w:sz w:val="24"/>
      <w:szCs w:val="20"/>
      <w:lang w:val="en-GB"/>
    </w:rPr>
  </w:style>
  <w:style w:type="paragraph" w:customStyle="1" w:styleId="Numbold">
    <w:name w:val="Num + bold"/>
    <w:basedOn w:val="NumberedParagraphISA400"/>
    <w:next w:val="NumberedParagraphISA400"/>
    <w:rsid w:val="00864799"/>
    <w:rPr>
      <w:b/>
    </w:rPr>
  </w:style>
  <w:style w:type="character" w:customStyle="1" w:styleId="NumboldChar">
    <w:name w:val="Num + bold Char"/>
    <w:rsid w:val="00864799"/>
    <w:rPr>
      <w:b/>
      <w:kern w:val="8"/>
      <w:sz w:val="24"/>
      <w:szCs w:val="24"/>
      <w:lang w:val="en-US" w:eastAsia="en-US" w:bidi="he-IL"/>
    </w:rPr>
  </w:style>
  <w:style w:type="character" w:customStyle="1" w:styleId="FootnoterefererenceCharCharCharCharCharCharChar">
    <w:name w:val="Footnote refererence Char Char Char Char Char Char Char"/>
    <w:rsid w:val="00864799"/>
    <w:rPr>
      <w:sz w:val="24"/>
      <w:szCs w:val="24"/>
      <w:vertAlign w:val="superscript"/>
      <w:lang w:val="en-GB" w:eastAsia="en-US" w:bidi="ar-SA"/>
    </w:rPr>
  </w:style>
  <w:style w:type="paragraph" w:customStyle="1" w:styleId="Indent2">
    <w:name w:val="Indent (2)"/>
    <w:basedOn w:val="Indent"/>
    <w:rsid w:val="00864799"/>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864799"/>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864799"/>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864799"/>
    <w:rPr>
      <w:b/>
      <w:bCs/>
      <w:kern w:val="8"/>
      <w:sz w:val="24"/>
      <w:szCs w:val="24"/>
      <w:lang w:val="en-US" w:eastAsia="en-US" w:bidi="ar-SA"/>
    </w:rPr>
  </w:style>
  <w:style w:type="paragraph" w:customStyle="1" w:styleId="FootnoteCharChar">
    <w:name w:val="Footnote Char Char"/>
    <w:basedOn w:val="FootnoteText"/>
    <w:autoRedefine/>
    <w:rsid w:val="00864799"/>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864799"/>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864799"/>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864799"/>
    <w:rPr>
      <w:rFonts w:ascii="Times New Roman" w:eastAsia="Times New Roman" w:hAnsi="Times New Roman" w:cs="Times New Roman"/>
      <w:snapToGrid w:val="0"/>
      <w:kern w:val="12"/>
      <w:sz w:val="16"/>
      <w:szCs w:val="16"/>
    </w:rPr>
  </w:style>
  <w:style w:type="character" w:customStyle="1" w:styleId="NumberedParagraphChar">
    <w:name w:val="Numbered Paragraph Char"/>
    <w:rsid w:val="00864799"/>
    <w:rPr>
      <w:kern w:val="8"/>
      <w:sz w:val="24"/>
      <w:szCs w:val="24"/>
      <w:lang w:val="en-US" w:eastAsia="en-US" w:bidi="he-IL"/>
    </w:rPr>
  </w:style>
  <w:style w:type="character" w:customStyle="1" w:styleId="IndentChar">
    <w:name w:val="Indent Char"/>
    <w:basedOn w:val="NumberedParagraphChar"/>
    <w:rsid w:val="00864799"/>
    <w:rPr>
      <w:kern w:val="8"/>
      <w:sz w:val="24"/>
      <w:szCs w:val="24"/>
      <w:lang w:val="en-US" w:eastAsia="en-US" w:bidi="he-IL"/>
    </w:rPr>
  </w:style>
  <w:style w:type="character" w:customStyle="1" w:styleId="NumberedParagraphChar1">
    <w:name w:val="Numbered Paragraph Char1"/>
    <w:rsid w:val="00864799"/>
    <w:rPr>
      <w:kern w:val="20"/>
      <w:sz w:val="24"/>
      <w:lang w:val="en-US" w:eastAsia="en-US" w:bidi="ar-SA"/>
    </w:rPr>
  </w:style>
  <w:style w:type="paragraph" w:customStyle="1" w:styleId="ps-subhead">
    <w:name w:val="ps-subhead"/>
    <w:basedOn w:val="Normal"/>
    <w:rsid w:val="00864799"/>
    <w:pPr>
      <w:keepNext/>
      <w:spacing w:before="700" w:after="0" w:line="200" w:lineRule="exact"/>
      <w:jc w:val="center"/>
    </w:pPr>
    <w:rPr>
      <w:rFonts w:eastAsia="Times New Roman" w:cs="Times New Roman"/>
      <w:b/>
      <w:caps/>
      <w:kern w:val="12"/>
      <w:sz w:val="16"/>
      <w:szCs w:val="16"/>
    </w:rPr>
  </w:style>
  <w:style w:type="paragraph" w:customStyle="1" w:styleId="Heading2NoSpacebefore">
    <w:name w:val="Heading 2No Space before"/>
    <w:basedOn w:val="Heading2"/>
    <w:rsid w:val="00864799"/>
    <w:pPr>
      <w:tabs>
        <w:tab w:val="clear" w:pos="1440"/>
      </w:tabs>
      <w:spacing w:line="240" w:lineRule="atLeast"/>
      <w:ind w:left="0" w:firstLine="0"/>
    </w:pPr>
    <w:rPr>
      <w:rFonts w:eastAsia="Times New Roman" w:cs="Times New Roman"/>
      <w:b/>
      <w:bCs/>
      <w:sz w:val="24"/>
      <w:szCs w:val="20"/>
    </w:rPr>
  </w:style>
  <w:style w:type="character" w:customStyle="1" w:styleId="Boldparagraph">
    <w:name w:val="Bold paragraph"/>
    <w:rsid w:val="00864799"/>
    <w:rPr>
      <w:b/>
      <w:bCs/>
      <w:color w:val="000000"/>
    </w:rPr>
  </w:style>
  <w:style w:type="paragraph" w:customStyle="1" w:styleId="BulletedListundernumpara">
    <w:name w:val="Bulleted List under num para"/>
    <w:basedOn w:val="Normal"/>
    <w:rsid w:val="00864799"/>
    <w:pPr>
      <w:tabs>
        <w:tab w:val="num" w:pos="648"/>
      </w:tabs>
      <w:spacing w:after="0" w:line="280" w:lineRule="exact"/>
      <w:ind w:firstLine="288"/>
    </w:pPr>
    <w:rPr>
      <w:rFonts w:eastAsia="Times New Roman" w:cs="Times New Roman"/>
      <w:szCs w:val="24"/>
    </w:rPr>
  </w:style>
  <w:style w:type="paragraph" w:customStyle="1" w:styleId="StyleNumberedparNoNumberItalic">
    <w:name w:val="Style Numbered par No Number + Italic"/>
    <w:basedOn w:val="Normal"/>
    <w:rsid w:val="00864799"/>
    <w:pPr>
      <w:spacing w:before="0" w:after="0"/>
      <w:ind w:left="720"/>
      <w:jc w:val="left"/>
    </w:pPr>
    <w:rPr>
      <w:rFonts w:eastAsia="Times New Roman" w:cs="Times New Roman"/>
      <w:i/>
      <w:iCs/>
      <w:szCs w:val="24"/>
    </w:rPr>
  </w:style>
  <w:style w:type="paragraph" w:customStyle="1" w:styleId="GovNormal">
    <w:name w:val="Gov Normal"/>
    <w:basedOn w:val="Normal"/>
    <w:rsid w:val="00864799"/>
    <w:pPr>
      <w:tabs>
        <w:tab w:val="right" w:pos="312"/>
        <w:tab w:val="left" w:pos="540"/>
      </w:tabs>
      <w:spacing w:before="0" w:after="0" w:line="280" w:lineRule="exact"/>
      <w:ind w:left="540" w:hanging="540"/>
    </w:pPr>
    <w:rPr>
      <w:rFonts w:eastAsia="Times New Roman" w:cs="Times New Roman"/>
      <w:kern w:val="8"/>
      <w:szCs w:val="24"/>
      <w:lang w:bidi="he-IL"/>
    </w:rPr>
  </w:style>
  <w:style w:type="paragraph" w:customStyle="1" w:styleId="Gova">
    <w:name w:val="Gov (a)"/>
    <w:basedOn w:val="Normal"/>
    <w:rsid w:val="00864799"/>
    <w:pPr>
      <w:tabs>
        <w:tab w:val="left" w:pos="540"/>
      </w:tabs>
      <w:spacing w:before="0" w:after="0" w:line="280" w:lineRule="exact"/>
      <w:ind w:left="1080" w:hanging="540"/>
    </w:pPr>
    <w:rPr>
      <w:rFonts w:eastAsia="Times New Roman" w:cs="Times New Roman"/>
      <w:kern w:val="8"/>
      <w:szCs w:val="24"/>
      <w:lang w:bidi="he-IL"/>
    </w:rPr>
  </w:style>
  <w:style w:type="paragraph" w:customStyle="1" w:styleId="Sub-Headline">
    <w:name w:val="Sub-Headline"/>
    <w:rsid w:val="00864799"/>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rPr>
  </w:style>
  <w:style w:type="paragraph" w:customStyle="1" w:styleId="Headline">
    <w:name w:val="Headline"/>
    <w:rsid w:val="00864799"/>
    <w:pPr>
      <w:widowControl w:val="0"/>
      <w:overflowPunct w:val="0"/>
      <w:autoSpaceDE w:val="0"/>
      <w:autoSpaceDN w:val="0"/>
      <w:adjustRightInd w:val="0"/>
      <w:spacing w:after="0" w:line="580" w:lineRule="exact"/>
    </w:pPr>
    <w:rPr>
      <w:rFonts w:ascii="Caslon 540 LT Std" w:eastAsia="Times New Roman" w:hAnsi="Caslon 540 LT Std" w:cs="Caslon 540 LT Std"/>
      <w:color w:val="000000"/>
      <w:kern w:val="28"/>
      <w:sz w:val="46"/>
      <w:szCs w:val="46"/>
    </w:rPr>
  </w:style>
  <w:style w:type="paragraph" w:customStyle="1" w:styleId="PublicationName">
    <w:name w:val="Publication Name"/>
    <w:rsid w:val="00864799"/>
    <w:pPr>
      <w:widowControl w:val="0"/>
      <w:overflowPunct w:val="0"/>
      <w:autoSpaceDE w:val="0"/>
      <w:autoSpaceDN w:val="0"/>
      <w:adjustRightInd w:val="0"/>
      <w:spacing w:after="0" w:line="240" w:lineRule="auto"/>
      <w:jc w:val="right"/>
    </w:pPr>
    <w:rPr>
      <w:rFonts w:ascii="Myriad Pro Light" w:eastAsia="Times New Roman" w:hAnsi="Myriad Pro Light" w:cs="Myriad Pro Light"/>
      <w:b/>
      <w:bCs/>
      <w:color w:val="000000"/>
      <w:kern w:val="28"/>
      <w:sz w:val="32"/>
      <w:szCs w:val="32"/>
    </w:rPr>
  </w:style>
  <w:style w:type="paragraph" w:customStyle="1" w:styleId="PublicationDate">
    <w:name w:val="Publication Date"/>
    <w:rsid w:val="00864799"/>
    <w:pPr>
      <w:widowControl w:val="0"/>
      <w:overflowPunct w:val="0"/>
      <w:autoSpaceDE w:val="0"/>
      <w:autoSpaceDN w:val="0"/>
      <w:adjustRightInd w:val="0"/>
      <w:spacing w:after="0" w:line="380" w:lineRule="exact"/>
      <w:jc w:val="right"/>
    </w:pPr>
    <w:rPr>
      <w:rFonts w:ascii="Caslon 540 LT Std" w:eastAsia="Times New Roman" w:hAnsi="Caslon 540 LT Std" w:cs="Caslon 540 LT Std"/>
      <w:color w:val="000000"/>
      <w:kern w:val="28"/>
      <w:sz w:val="28"/>
      <w:szCs w:val="28"/>
    </w:rPr>
  </w:style>
  <w:style w:type="paragraph" w:customStyle="1" w:styleId="Name">
    <w:name w:val="Name"/>
    <w:basedOn w:val="Normal"/>
    <w:rsid w:val="00864799"/>
    <w:pPr>
      <w:spacing w:before="0" w:after="0" w:line="300" w:lineRule="exact"/>
      <w:jc w:val="left"/>
    </w:pPr>
    <w:rPr>
      <w:rFonts w:ascii="Myriad Pro Light" w:eastAsia="Times New Roman" w:hAnsi="Myriad Pro Light" w:cs="Times New Roman"/>
      <w:b/>
      <w:szCs w:val="24"/>
    </w:rPr>
  </w:style>
  <w:style w:type="paragraph" w:customStyle="1" w:styleId="Address">
    <w:name w:val="Address"/>
    <w:basedOn w:val="Name"/>
    <w:rsid w:val="00864799"/>
    <w:pPr>
      <w:spacing w:line="280" w:lineRule="exact"/>
    </w:pPr>
    <w:rPr>
      <w:b w:val="0"/>
      <w:sz w:val="18"/>
    </w:rPr>
  </w:style>
  <w:style w:type="paragraph" w:customStyle="1" w:styleId="BulletedListL4">
    <w:name w:val="Bulleted List L4"/>
    <w:basedOn w:val="Normal"/>
    <w:rsid w:val="00864799"/>
    <w:pPr>
      <w:tabs>
        <w:tab w:val="num" w:pos="3240"/>
      </w:tabs>
      <w:spacing w:before="0" w:after="0" w:line="280" w:lineRule="exact"/>
      <w:ind w:left="2880"/>
    </w:pPr>
    <w:rPr>
      <w:rFonts w:eastAsia="Times New Roman" w:cs="Times New Roman"/>
      <w:kern w:val="8"/>
      <w:szCs w:val="24"/>
      <w:lang w:bidi="he-IL"/>
    </w:rPr>
  </w:style>
  <w:style w:type="character" w:customStyle="1" w:styleId="DocumentTitleCharChar">
    <w:name w:val="Document Title Char Char"/>
    <w:rsid w:val="00864799"/>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864799"/>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864799"/>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864799"/>
    <w:pPr>
      <w:widowControl w:val="0"/>
      <w:tabs>
        <w:tab w:val="left" w:pos="960"/>
      </w:tabs>
      <w:spacing w:before="140" w:after="0" w:line="280" w:lineRule="exact"/>
      <w:ind w:left="960" w:hanging="480"/>
    </w:pPr>
    <w:rPr>
      <w:rFonts w:eastAsia="MS Mincho" w:cs="Times New Roman"/>
      <w:kern w:val="8"/>
      <w:szCs w:val="24"/>
    </w:rPr>
  </w:style>
  <w:style w:type="character" w:customStyle="1" w:styleId="IndentCharCharCharCharChar">
    <w:name w:val="Indent Char Char Char Char Char"/>
    <w:link w:val="IndentCharCharCharChar"/>
    <w:rsid w:val="00864799"/>
    <w:rPr>
      <w:rFonts w:ascii="Times New Roman" w:eastAsia="MS Mincho" w:hAnsi="Times New Roman" w:cs="Times New Roman"/>
      <w:kern w:val="8"/>
      <w:sz w:val="24"/>
      <w:szCs w:val="24"/>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864799"/>
    <w:pPr>
      <w:widowControl w:val="0"/>
      <w:tabs>
        <w:tab w:val="left" w:pos="960"/>
      </w:tabs>
      <w:spacing w:before="140" w:after="0" w:line="240" w:lineRule="exact"/>
      <w:ind w:left="960" w:hanging="480"/>
    </w:pPr>
    <w:rPr>
      <w:rFonts w:eastAsia="MS Mincho" w:cs="Times New Roman"/>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864799"/>
    <w:rPr>
      <w:rFonts w:ascii="Times New Roman" w:eastAsia="MS Mincho" w:hAnsi="Times New Roman" w:cs="Times New Roman"/>
      <w:kern w:val="28"/>
      <w:sz w:val="20"/>
      <w:szCs w:val="20"/>
      <w:lang w:bidi="he-IL"/>
    </w:rPr>
  </w:style>
  <w:style w:type="character" w:customStyle="1" w:styleId="FootnoteReference0">
    <w:name w:val="Footnote Reference +"/>
    <w:rsid w:val="00864799"/>
    <w:rPr>
      <w:rFonts w:ascii="Times New Roman" w:hAnsi="Times New Roman"/>
      <w:dstrike w:val="0"/>
      <w:position w:val="6"/>
      <w:sz w:val="14"/>
      <w:szCs w:val="14"/>
      <w:vertAlign w:val="baseline"/>
    </w:rPr>
  </w:style>
  <w:style w:type="character" w:customStyle="1" w:styleId="xsltbolditalic1">
    <w:name w:val="xsltbolditalic1"/>
    <w:rsid w:val="00864799"/>
    <w:rPr>
      <w:b/>
      <w:bCs/>
      <w:i/>
      <w:iCs/>
    </w:rPr>
  </w:style>
  <w:style w:type="character" w:customStyle="1" w:styleId="xsltbolditalicunderline1">
    <w:name w:val="xsltbolditalicunderline1"/>
    <w:rsid w:val="00864799"/>
    <w:rPr>
      <w:b/>
      <w:bCs/>
      <w:i/>
      <w:iCs/>
    </w:rPr>
  </w:style>
  <w:style w:type="paragraph" w:customStyle="1" w:styleId="definition">
    <w:name w:val="definition"/>
    <w:basedOn w:val="Normal"/>
    <w:rsid w:val="00864799"/>
    <w:pPr>
      <w:tabs>
        <w:tab w:val="left" w:pos="2520"/>
      </w:tabs>
      <w:spacing w:before="0" w:after="0" w:line="280" w:lineRule="exact"/>
      <w:ind w:left="2520" w:hanging="2520"/>
    </w:pPr>
    <w:rPr>
      <w:rFonts w:eastAsia="Times New Roman" w:cs="Times New Roman"/>
      <w:kern w:val="8"/>
      <w:szCs w:val="24"/>
      <w:lang w:bidi="he-IL"/>
    </w:rPr>
  </w:style>
  <w:style w:type="paragraph" w:customStyle="1" w:styleId="Govi">
    <w:name w:val="Gov (i)"/>
    <w:basedOn w:val="Gova"/>
    <w:rsid w:val="00864799"/>
    <w:pPr>
      <w:tabs>
        <w:tab w:val="clear" w:pos="540"/>
        <w:tab w:val="left" w:pos="1620"/>
      </w:tabs>
      <w:ind w:left="1620"/>
    </w:pPr>
  </w:style>
  <w:style w:type="character" w:styleId="LineNumber">
    <w:name w:val="line number"/>
    <w:basedOn w:val="DefaultParagraphFont"/>
    <w:rsid w:val="00864799"/>
  </w:style>
  <w:style w:type="paragraph" w:customStyle="1" w:styleId="APBtext">
    <w:name w:val="APB text"/>
    <w:basedOn w:val="NumberedParagraph"/>
    <w:rsid w:val="00864799"/>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864799"/>
    <w:pPr>
      <w:shd w:val="clear" w:color="auto" w:fill="D9D9D9"/>
      <w:tabs>
        <w:tab w:val="clear" w:pos="1440"/>
      </w:tabs>
      <w:spacing w:before="180" w:line="280" w:lineRule="exact"/>
      <w:ind w:left="0" w:firstLine="0"/>
    </w:pPr>
    <w:rPr>
      <w:rFonts w:eastAsia="Times New Roman" w:cs="Times New Roman"/>
      <w:b/>
      <w:bCs/>
      <w:i/>
      <w:kern w:val="8"/>
      <w:sz w:val="24"/>
      <w:szCs w:val="28"/>
      <w:lang w:val="en-GB" w:bidi="he-IL"/>
    </w:rPr>
  </w:style>
  <w:style w:type="paragraph" w:customStyle="1" w:styleId="FootnoteAPB">
    <w:name w:val="Footnote APB"/>
    <w:basedOn w:val="Normal"/>
    <w:rsid w:val="00864799"/>
    <w:pPr>
      <w:shd w:val="clear" w:color="auto" w:fill="D9D9D9"/>
      <w:tabs>
        <w:tab w:val="left" w:pos="446"/>
      </w:tabs>
      <w:spacing w:before="60" w:after="0" w:line="200" w:lineRule="exact"/>
      <w:ind w:left="204" w:hanging="204"/>
    </w:pPr>
    <w:rPr>
      <w:rFonts w:eastAsia="Times New Roman" w:cs="Times New Roman"/>
      <w:snapToGrid w:val="0"/>
      <w:kern w:val="12"/>
      <w:sz w:val="16"/>
      <w:szCs w:val="16"/>
      <w:lang w:val="en-GB" w:bidi="he-IL"/>
    </w:rPr>
  </w:style>
  <w:style w:type="paragraph" w:customStyle="1" w:styleId="APBheading3">
    <w:name w:val="APB heading 3"/>
    <w:basedOn w:val="Heading3"/>
    <w:rsid w:val="00864799"/>
    <w:pPr>
      <w:shd w:val="clear" w:color="auto" w:fill="D9D9D9"/>
      <w:tabs>
        <w:tab w:val="clear" w:pos="2160"/>
      </w:tabs>
      <w:spacing w:before="180" w:after="60" w:line="240" w:lineRule="exact"/>
      <w:ind w:left="0" w:firstLine="0"/>
    </w:pPr>
    <w:rPr>
      <w:rFonts w:eastAsia="Times New Roman" w:cs="Arial"/>
      <w:b/>
      <w:bCs/>
      <w:kern w:val="12"/>
      <w:sz w:val="20"/>
      <w:szCs w:val="26"/>
    </w:rPr>
  </w:style>
  <w:style w:type="character" w:customStyle="1" w:styleId="abgitalic">
    <w:name w:val="abgitalic"/>
    <w:rsid w:val="00864799"/>
    <w:rPr>
      <w:i/>
      <w:iCs/>
    </w:rPr>
  </w:style>
  <w:style w:type="character" w:customStyle="1" w:styleId="abgbold">
    <w:name w:val="abgbold"/>
    <w:rsid w:val="00864799"/>
    <w:rPr>
      <w:b/>
      <w:bCs/>
    </w:rPr>
  </w:style>
  <w:style w:type="paragraph" w:customStyle="1" w:styleId="APBbulletedlist">
    <w:name w:val="APB bulleted list"/>
    <w:basedOn w:val="BulletedListundernumpara"/>
    <w:rsid w:val="00864799"/>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864799"/>
    <w:pPr>
      <w:tabs>
        <w:tab w:val="clear" w:pos="720"/>
        <w:tab w:val="num" w:pos="360"/>
        <w:tab w:val="left" w:pos="907"/>
      </w:tabs>
      <w:ind w:left="907" w:right="360"/>
    </w:pPr>
  </w:style>
  <w:style w:type="paragraph" w:customStyle="1" w:styleId="BulletedList">
    <w:name w:val="Bulleted List"/>
    <w:basedOn w:val="Normal"/>
    <w:rsid w:val="00864799"/>
    <w:pPr>
      <w:tabs>
        <w:tab w:val="num" w:pos="720"/>
      </w:tabs>
      <w:spacing w:after="0" w:line="240" w:lineRule="exact"/>
      <w:ind w:left="720" w:hanging="360"/>
    </w:pPr>
    <w:rPr>
      <w:rFonts w:eastAsia="Times New Roman" w:cs="Times New Roman"/>
      <w:kern w:val="8"/>
      <w:sz w:val="20"/>
      <w:szCs w:val="20"/>
      <w:lang w:bidi="he-IL"/>
    </w:rPr>
  </w:style>
  <w:style w:type="paragraph" w:customStyle="1" w:styleId="APBtextbullet">
    <w:name w:val="APB text bullet"/>
    <w:basedOn w:val="BulletedListundernumpara"/>
    <w:rsid w:val="00864799"/>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864799"/>
    <w:pPr>
      <w:tabs>
        <w:tab w:val="num" w:pos="1723"/>
      </w:tabs>
      <w:spacing w:before="0" w:after="0" w:line="280" w:lineRule="exact"/>
      <w:ind w:left="1723" w:hanging="1723"/>
    </w:pPr>
    <w:rPr>
      <w:rFonts w:eastAsia="Times New Roman" w:cs="Times New Roman"/>
      <w:kern w:val="8"/>
      <w:szCs w:val="24"/>
      <w:lang w:bidi="he-IL"/>
    </w:rPr>
  </w:style>
  <w:style w:type="paragraph" w:customStyle="1" w:styleId="numberedparagraph0">
    <w:name w:val="numbered paragraph"/>
    <w:basedOn w:val="Normal"/>
    <w:rsid w:val="00864799"/>
    <w:pPr>
      <w:tabs>
        <w:tab w:val="num" w:pos="630"/>
      </w:tabs>
      <w:spacing w:after="0" w:line="240" w:lineRule="exact"/>
      <w:ind w:left="630" w:hanging="360"/>
    </w:pPr>
    <w:rPr>
      <w:rFonts w:eastAsia="Times New Roman" w:cs="Times New Roman"/>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864799"/>
    <w:pPr>
      <w:tabs>
        <w:tab w:val="right" w:pos="312"/>
        <w:tab w:val="left" w:pos="480"/>
      </w:tabs>
      <w:spacing w:before="0" w:after="0" w:line="280" w:lineRule="exact"/>
    </w:pPr>
    <w:rPr>
      <w:rFonts w:eastAsia="MS Mincho" w:cs="Times New Roman"/>
      <w:szCs w:val="24"/>
      <w:lang w:val="en-GB"/>
    </w:rPr>
  </w:style>
  <w:style w:type="character" w:customStyle="1" w:styleId="NumParaLeftCharCharCharCharCharCharChar">
    <w:name w:val="Num Para Left Char Char Char Char Char Char Char"/>
    <w:link w:val="NumParaLeftCharCharCharCharCharChar"/>
    <w:rsid w:val="00864799"/>
    <w:rPr>
      <w:rFonts w:ascii="Times New Roman" w:eastAsia="MS Mincho" w:hAnsi="Times New Roman" w:cs="Times New Roman"/>
      <w:sz w:val="24"/>
      <w:szCs w:val="24"/>
      <w:lang w:val="en-GB"/>
    </w:rPr>
  </w:style>
  <w:style w:type="paragraph" w:customStyle="1" w:styleId="level2">
    <w:name w:val="level 2"/>
    <w:basedOn w:val="Normal"/>
    <w:rsid w:val="00864799"/>
    <w:pPr>
      <w:tabs>
        <w:tab w:val="right" w:pos="360"/>
        <w:tab w:val="left" w:pos="576"/>
        <w:tab w:val="left" w:pos="1008"/>
      </w:tabs>
      <w:spacing w:before="0" w:line="220" w:lineRule="exact"/>
      <w:ind w:left="1008" w:hanging="432"/>
    </w:pPr>
    <w:rPr>
      <w:rFonts w:eastAsia="Times New Roman" w:cs="Times New Roman"/>
      <w:sz w:val="20"/>
      <w:szCs w:val="20"/>
    </w:rPr>
  </w:style>
  <w:style w:type="paragraph" w:customStyle="1" w:styleId="Block">
    <w:name w:val="Block"/>
    <w:basedOn w:val="NormalIndent0"/>
    <w:rsid w:val="00864799"/>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864799"/>
    <w:pPr>
      <w:tabs>
        <w:tab w:val="left" w:pos="504"/>
      </w:tabs>
      <w:spacing w:before="0" w:after="240" w:line="240" w:lineRule="exact"/>
    </w:pPr>
    <w:rPr>
      <w:rFonts w:ascii="Arial" w:eastAsia="Times New Roman" w:hAnsi="Arial" w:cs="Times New Roman"/>
      <w:sz w:val="20"/>
      <w:szCs w:val="20"/>
    </w:rPr>
  </w:style>
  <w:style w:type="paragraph" w:customStyle="1" w:styleId="paranumber">
    <w:name w:val="paranumber"/>
    <w:basedOn w:val="Normal"/>
    <w:rsid w:val="00864799"/>
    <w:pPr>
      <w:spacing w:before="100" w:after="100"/>
      <w:jc w:val="left"/>
    </w:pPr>
    <w:rPr>
      <w:rFonts w:ascii="Arial Unicode MS" w:eastAsia="Arial Unicode MS" w:hAnsi="Arial Unicode MS" w:cs="Times New Roman"/>
      <w:szCs w:val="20"/>
    </w:rPr>
  </w:style>
  <w:style w:type="paragraph" w:customStyle="1" w:styleId="bullet">
    <w:name w:val="bullet"/>
    <w:basedOn w:val="Normal"/>
    <w:rsid w:val="00864799"/>
    <w:pPr>
      <w:spacing w:before="100" w:after="100"/>
      <w:jc w:val="left"/>
    </w:pPr>
    <w:rPr>
      <w:rFonts w:ascii="Arial Unicode MS" w:eastAsia="Arial Unicode MS" w:hAnsi="Arial Unicode MS" w:cs="Times New Roman"/>
      <w:szCs w:val="20"/>
    </w:rPr>
  </w:style>
  <w:style w:type="character" w:customStyle="1" w:styleId="popup">
    <w:name w:val="popup"/>
    <w:basedOn w:val="DefaultParagraphFont"/>
    <w:rsid w:val="00864799"/>
  </w:style>
  <w:style w:type="paragraph" w:customStyle="1" w:styleId="bulleted">
    <w:name w:val="bulleted"/>
    <w:basedOn w:val="Normal"/>
    <w:rsid w:val="00864799"/>
    <w:pPr>
      <w:tabs>
        <w:tab w:val="num" w:pos="840"/>
      </w:tabs>
      <w:spacing w:before="140" w:after="0" w:line="280" w:lineRule="exact"/>
      <w:ind w:left="840" w:hanging="360"/>
    </w:pPr>
    <w:rPr>
      <w:rFonts w:eastAsia="Times New Roman" w:cs="Times New Roman"/>
      <w:kern w:val="20"/>
      <w:szCs w:val="20"/>
    </w:rPr>
  </w:style>
  <w:style w:type="paragraph" w:styleId="Bibliography">
    <w:name w:val="Bibliography"/>
    <w:basedOn w:val="Normal"/>
    <w:rsid w:val="00864799"/>
    <w:pPr>
      <w:spacing w:before="0" w:after="0" w:line="280" w:lineRule="exact"/>
      <w:ind w:left="200" w:hanging="200"/>
    </w:pPr>
    <w:rPr>
      <w:rFonts w:eastAsia="Times New Roman" w:cs="Times New Roman"/>
      <w:kern w:val="20"/>
      <w:szCs w:val="20"/>
    </w:rPr>
  </w:style>
  <w:style w:type="paragraph" w:customStyle="1" w:styleId="Normalindented">
    <w:name w:val="Normal indented"/>
    <w:basedOn w:val="Normal"/>
    <w:rsid w:val="00864799"/>
    <w:pPr>
      <w:spacing w:before="0" w:after="0" w:line="280" w:lineRule="exact"/>
      <w:ind w:left="360"/>
    </w:pPr>
    <w:rPr>
      <w:rFonts w:eastAsia="Times New Roman" w:cs="Times New Roman"/>
      <w:kern w:val="20"/>
      <w:szCs w:val="20"/>
    </w:rPr>
  </w:style>
  <w:style w:type="paragraph" w:customStyle="1" w:styleId="Numberedparagraph1">
    <w:name w:val="Numbered paragraph"/>
    <w:basedOn w:val="Normal"/>
    <w:rsid w:val="00864799"/>
    <w:pPr>
      <w:tabs>
        <w:tab w:val="right" w:pos="360"/>
        <w:tab w:val="left" w:pos="720"/>
      </w:tabs>
      <w:spacing w:before="0" w:after="0" w:line="280" w:lineRule="exact"/>
      <w:ind w:left="720" w:hanging="720"/>
    </w:pPr>
    <w:rPr>
      <w:rFonts w:eastAsia="Times New Roman" w:cs="Times New Roman"/>
      <w:kern w:val="20"/>
      <w:szCs w:val="20"/>
    </w:rPr>
  </w:style>
  <w:style w:type="paragraph" w:customStyle="1" w:styleId="Bibliography1">
    <w:name w:val="Bibliography1"/>
    <w:basedOn w:val="Normal"/>
    <w:rsid w:val="00864799"/>
    <w:pPr>
      <w:spacing w:before="0" w:after="0" w:line="280" w:lineRule="exact"/>
      <w:ind w:left="202" w:hanging="202"/>
    </w:pPr>
    <w:rPr>
      <w:rFonts w:eastAsia="Times New Roman" w:cs="Times New Roman"/>
      <w:kern w:val="20"/>
      <w:szCs w:val="20"/>
    </w:rPr>
  </w:style>
  <w:style w:type="paragraph" w:customStyle="1" w:styleId="Heading21">
    <w:name w:val="Heading 21"/>
    <w:link w:val="heading2Char0"/>
    <w:autoRedefine/>
    <w:rsid w:val="00864799"/>
    <w:pPr>
      <w:spacing w:before="180" w:after="60" w:line="360" w:lineRule="exact"/>
    </w:pPr>
    <w:rPr>
      <w:rFonts w:ascii="Times New Roman" w:eastAsia="Times New Roman" w:hAnsi="Times New Roman" w:cs="Times New Roman"/>
      <w:b/>
      <w:bCs/>
      <w:sz w:val="28"/>
      <w:szCs w:val="28"/>
    </w:rPr>
  </w:style>
  <w:style w:type="character" w:customStyle="1" w:styleId="heading2Char0">
    <w:name w:val="heading 2 Char"/>
    <w:link w:val="Heading21"/>
    <w:rsid w:val="00864799"/>
    <w:rPr>
      <w:rFonts w:ascii="Times New Roman" w:eastAsia="Times New Roman" w:hAnsi="Times New Roman" w:cs="Times New Roman"/>
      <w:b/>
      <w:bCs/>
      <w:sz w:val="28"/>
      <w:szCs w:val="28"/>
    </w:rPr>
  </w:style>
  <w:style w:type="paragraph" w:customStyle="1" w:styleId="NumberedParagraphCharChar">
    <w:name w:val="Numbered Paragraph Char Char"/>
    <w:basedOn w:val="Normal"/>
    <w:link w:val="NumberedParagraphCharCharChar"/>
    <w:rsid w:val="0086479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imes New Roman" w:cs="Times New Roman"/>
      <w:kern w:val="8"/>
      <w:szCs w:val="24"/>
      <w:lang w:bidi="he-IL"/>
    </w:rPr>
  </w:style>
  <w:style w:type="character" w:customStyle="1" w:styleId="NumberedParagraphCharCharChar">
    <w:name w:val="Numbered Paragraph Char Char Char"/>
    <w:link w:val="NumberedParagraphCharChar"/>
    <w:rsid w:val="00864799"/>
    <w:rPr>
      <w:rFonts w:ascii="Times New Roman" w:eastAsia="Times New Roman" w:hAnsi="Times New Roman" w:cs="Times New Roman"/>
      <w:kern w:val="8"/>
      <w:sz w:val="24"/>
      <w:szCs w:val="24"/>
      <w:lang w:bidi="he-IL"/>
    </w:rPr>
  </w:style>
  <w:style w:type="character" w:customStyle="1" w:styleId="NumberedParagraph-BulletelistLeft0Firstline0CharChar">
    <w:name w:val="Numbered Paragraph - Bullete list + Left:  0&quot; First line:  0&quot; Char Char"/>
    <w:rsid w:val="00864799"/>
    <w:rPr>
      <w:lang w:val="en-US" w:eastAsia="en-US" w:bidi="ar-SA"/>
    </w:rPr>
  </w:style>
  <w:style w:type="paragraph" w:customStyle="1" w:styleId="numberedparagraphChar0">
    <w:name w:val="numbered paragraph Char"/>
    <w:basedOn w:val="Normal"/>
    <w:rsid w:val="00864799"/>
    <w:pPr>
      <w:tabs>
        <w:tab w:val="num" w:pos="720"/>
      </w:tabs>
      <w:spacing w:after="0" w:line="240" w:lineRule="exact"/>
      <w:ind w:left="720" w:hanging="360"/>
    </w:pPr>
    <w:rPr>
      <w:rFonts w:eastAsia="Times New Roman" w:cs="Times New Roman"/>
      <w:kern w:val="8"/>
      <w:szCs w:val="24"/>
    </w:rPr>
  </w:style>
  <w:style w:type="character" w:customStyle="1" w:styleId="Heading3Char2CharChar">
    <w:name w:val="Heading 3 Char2 Char Char"/>
    <w:aliases w:val="Heading 3 Char1 Char Char Char,Heading 3 Char Char Char Char Char,Heading 3 Char Char1 Char Char Char"/>
    <w:rsid w:val="00864799"/>
    <w:rPr>
      <w:b/>
      <w:bCs/>
      <w:kern w:val="8"/>
      <w:sz w:val="24"/>
      <w:szCs w:val="24"/>
      <w:lang w:val="en-US" w:eastAsia="en-US" w:bidi="he-IL"/>
    </w:rPr>
  </w:style>
  <w:style w:type="paragraph" w:customStyle="1" w:styleId="psparanumber1">
    <w:name w:val="ps_para_number1"/>
    <w:basedOn w:val="Normal"/>
    <w:rsid w:val="00864799"/>
    <w:pPr>
      <w:spacing w:before="100" w:beforeAutospacing="1" w:after="100" w:afterAutospacing="1"/>
      <w:jc w:val="left"/>
    </w:pPr>
    <w:rPr>
      <w:rFonts w:eastAsia="MS Mincho" w:cs="Times New Roman"/>
      <w:color w:val="000000"/>
      <w:szCs w:val="24"/>
      <w:lang w:eastAsia="ja-JP"/>
    </w:rPr>
  </w:style>
  <w:style w:type="paragraph" w:customStyle="1" w:styleId="Header1">
    <w:name w:val="Header1"/>
    <w:basedOn w:val="Normal"/>
    <w:autoRedefine/>
    <w:rsid w:val="00864799"/>
    <w:pPr>
      <w:spacing w:before="0" w:line="240" w:lineRule="exact"/>
      <w:jc w:val="center"/>
    </w:pPr>
    <w:rPr>
      <w:rFonts w:eastAsia="MS Mincho" w:cs="Times New Roman"/>
      <w:bCs/>
      <w:caps/>
      <w:sz w:val="16"/>
      <w:szCs w:val="16"/>
      <w:lang w:val="en-GB"/>
    </w:rPr>
  </w:style>
  <w:style w:type="paragraph" w:customStyle="1" w:styleId="bullet2">
    <w:name w:val="bullet 2"/>
    <w:basedOn w:val="Normal"/>
    <w:rsid w:val="00864799"/>
    <w:pPr>
      <w:tabs>
        <w:tab w:val="right" w:pos="360"/>
        <w:tab w:val="left" w:pos="576"/>
        <w:tab w:val="left" w:pos="792"/>
      </w:tabs>
      <w:spacing w:after="0" w:line="240" w:lineRule="exact"/>
      <w:ind w:left="792" w:hanging="216"/>
    </w:pPr>
    <w:rPr>
      <w:rFonts w:eastAsia="Times New Roman" w:cs="Times New Roman"/>
      <w:sz w:val="20"/>
      <w:szCs w:val="20"/>
    </w:rPr>
  </w:style>
  <w:style w:type="paragraph" w:customStyle="1" w:styleId="letteredlist">
    <w:name w:val="lettered list"/>
    <w:basedOn w:val="Normal"/>
    <w:rsid w:val="00864799"/>
    <w:pPr>
      <w:tabs>
        <w:tab w:val="num" w:pos="720"/>
      </w:tabs>
      <w:autoSpaceDE w:val="0"/>
      <w:autoSpaceDN w:val="0"/>
      <w:spacing w:before="0" w:after="0"/>
      <w:ind w:left="720" w:hanging="360"/>
      <w:jc w:val="left"/>
    </w:pPr>
    <w:rPr>
      <w:rFonts w:eastAsia="Times New Roman" w:cs="Times New Roman"/>
      <w:szCs w:val="24"/>
    </w:rPr>
  </w:style>
  <w:style w:type="paragraph" w:customStyle="1" w:styleId="Tieudechinh">
    <w:name w:val="Tieu de chinh"/>
    <w:basedOn w:val="Normal"/>
    <w:next w:val="Tieudephu"/>
    <w:rsid w:val="00864799"/>
    <w:pPr>
      <w:spacing w:before="480"/>
      <w:jc w:val="center"/>
    </w:pPr>
    <w:rPr>
      <w:rFonts w:ascii="PdTimeH" w:eastAsia="Times New Roman" w:hAnsi="PdTimeH" w:cs="Times New Roman"/>
      <w:b/>
      <w:sz w:val="22"/>
      <w:szCs w:val="20"/>
      <w:lang w:val="en-GB"/>
    </w:rPr>
  </w:style>
  <w:style w:type="paragraph" w:customStyle="1" w:styleId="Heading3Memo">
    <w:name w:val="Heading 3 Memo"/>
    <w:basedOn w:val="Heading3"/>
    <w:next w:val="Normal"/>
    <w:autoRedefine/>
    <w:rsid w:val="00864799"/>
    <w:pPr>
      <w:keepNext w:val="0"/>
      <w:keepLines w:val="0"/>
      <w:tabs>
        <w:tab w:val="clear" w:pos="2160"/>
      </w:tabs>
      <w:spacing w:before="120" w:after="120" w:line="240" w:lineRule="exact"/>
      <w:ind w:left="0" w:firstLine="0"/>
      <w:jc w:val="both"/>
    </w:pPr>
    <w:rPr>
      <w:rFonts w:eastAsia="MS Mincho" w:cs="Arial"/>
      <w:b/>
      <w:bCs/>
      <w:sz w:val="20"/>
      <w:szCs w:val="20"/>
      <w:lang w:val="en-GB"/>
    </w:rPr>
  </w:style>
  <w:style w:type="paragraph" w:customStyle="1" w:styleId="Heading43">
    <w:name w:val="Heading 4/3"/>
    <w:basedOn w:val="Heading4"/>
    <w:rsid w:val="00864799"/>
    <w:pPr>
      <w:keepLines w:val="0"/>
      <w:tabs>
        <w:tab w:val="clear" w:pos="2880"/>
      </w:tabs>
      <w:spacing w:before="120" w:line="240" w:lineRule="exact"/>
      <w:ind w:left="0" w:firstLine="0"/>
      <w:jc w:val="both"/>
    </w:pPr>
    <w:rPr>
      <w:rFonts w:eastAsia="Times New Roman" w:cs="Times New Roman"/>
      <w:bCs/>
      <w:i/>
      <w:iCs w:val="0"/>
      <w:sz w:val="20"/>
      <w:szCs w:val="28"/>
    </w:rPr>
  </w:style>
  <w:style w:type="paragraph" w:customStyle="1" w:styleId="level1">
    <w:name w:val="level 1"/>
    <w:basedOn w:val="Normal"/>
    <w:rsid w:val="00864799"/>
    <w:pPr>
      <w:tabs>
        <w:tab w:val="right" w:pos="360"/>
        <w:tab w:val="left" w:pos="576"/>
      </w:tabs>
      <w:spacing w:before="0" w:line="220" w:lineRule="exact"/>
      <w:ind w:left="576" w:hanging="576"/>
    </w:pPr>
    <w:rPr>
      <w:rFonts w:eastAsia="Times New Roman" w:cs="Times New Roman"/>
      <w:sz w:val="20"/>
      <w:szCs w:val="20"/>
    </w:rPr>
  </w:style>
  <w:style w:type="paragraph" w:customStyle="1" w:styleId="LetteredList0">
    <w:name w:val="Lettered List"/>
    <w:basedOn w:val="Normal"/>
    <w:rsid w:val="00864799"/>
    <w:pPr>
      <w:tabs>
        <w:tab w:val="left" w:pos="990"/>
        <w:tab w:val="num" w:pos="1440"/>
      </w:tabs>
      <w:spacing w:after="0" w:line="240" w:lineRule="exact"/>
      <w:ind w:left="1440" w:hanging="360"/>
    </w:pPr>
    <w:rPr>
      <w:rFonts w:eastAsia="Times New Roman" w:cs="Times New Roman"/>
      <w:kern w:val="12"/>
      <w:sz w:val="20"/>
      <w:szCs w:val="20"/>
    </w:rPr>
  </w:style>
  <w:style w:type="paragraph" w:customStyle="1" w:styleId="level3">
    <w:name w:val="level 3"/>
    <w:basedOn w:val="Normal"/>
    <w:rsid w:val="00864799"/>
    <w:pPr>
      <w:spacing w:before="0" w:line="220" w:lineRule="exact"/>
      <w:ind w:left="1440" w:hanging="432"/>
    </w:pPr>
    <w:rPr>
      <w:rFonts w:eastAsia="Times New Roman" w:cs="Times New Roman"/>
      <w:sz w:val="20"/>
      <w:szCs w:val="20"/>
    </w:rPr>
  </w:style>
  <w:style w:type="paragraph" w:customStyle="1" w:styleId="BodyText1">
    <w:name w:val="Body Text1"/>
    <w:basedOn w:val="Normal"/>
    <w:rsid w:val="00864799"/>
    <w:pPr>
      <w:spacing w:before="0" w:after="0"/>
      <w:jc w:val="left"/>
    </w:pPr>
    <w:rPr>
      <w:rFonts w:eastAsia="Times New Roman" w:cs="Times New Roman"/>
      <w:szCs w:val="20"/>
      <w:lang w:val="en-GB"/>
    </w:rPr>
  </w:style>
  <w:style w:type="paragraph" w:customStyle="1" w:styleId="2">
    <w:name w:val="2"/>
    <w:aliases w:val="7   1 Char Char Char,heading8"/>
    <w:basedOn w:val="Normal"/>
    <w:rsid w:val="00864799"/>
    <w:pPr>
      <w:tabs>
        <w:tab w:val="left" w:pos="960"/>
      </w:tabs>
      <w:autoSpaceDE w:val="0"/>
      <w:autoSpaceDN w:val="0"/>
      <w:adjustRightInd w:val="0"/>
      <w:spacing w:before="0" w:after="160" w:line="260" w:lineRule="atLeast"/>
      <w:ind w:left="960" w:hanging="480"/>
    </w:pPr>
    <w:rPr>
      <w:rFonts w:eastAsia="Times New Roman" w:cs="Times New Roman"/>
      <w:color w:val="000000"/>
      <w:sz w:val="20"/>
      <w:szCs w:val="24"/>
    </w:rPr>
  </w:style>
  <w:style w:type="character" w:customStyle="1" w:styleId="NumberedParagraphCharCharCharChar">
    <w:name w:val="Numbered Paragraph Char Char Char Char"/>
    <w:rsid w:val="00864799"/>
    <w:rPr>
      <w:kern w:val="8"/>
      <w:sz w:val="24"/>
      <w:szCs w:val="24"/>
      <w:lang w:val="en-US" w:eastAsia="en-US" w:bidi="he-IL"/>
    </w:rPr>
  </w:style>
  <w:style w:type="paragraph" w:customStyle="1" w:styleId="Headingdrh">
    <w:name w:val="Heading drh"/>
    <w:basedOn w:val="Heading2"/>
    <w:link w:val="HeadingdrhChar"/>
    <w:rsid w:val="00864799"/>
    <w:pPr>
      <w:keepLines w:val="0"/>
      <w:tabs>
        <w:tab w:val="clear" w:pos="1440"/>
      </w:tabs>
      <w:autoSpaceDE w:val="0"/>
      <w:autoSpaceDN w:val="0"/>
      <w:adjustRightInd w:val="0"/>
      <w:spacing w:after="80" w:line="240" w:lineRule="atLeast"/>
      <w:ind w:left="0" w:firstLine="0"/>
    </w:pPr>
    <w:rPr>
      <w:rFonts w:eastAsia="Times New Roman" w:cs="Times New Roman"/>
      <w:b/>
      <w:bCs/>
      <w:color w:val="000000"/>
      <w:sz w:val="22"/>
      <w:szCs w:val="20"/>
      <w:lang w:val="en-GB"/>
    </w:rPr>
  </w:style>
  <w:style w:type="character" w:customStyle="1" w:styleId="HeadingdrhChar">
    <w:name w:val="Heading drh Char"/>
    <w:link w:val="Headingdrh"/>
    <w:rsid w:val="00864799"/>
    <w:rPr>
      <w:rFonts w:ascii="Times New Roman" w:eastAsia="Times New Roman" w:hAnsi="Times New Roman" w:cs="Times New Roman"/>
      <w:b/>
      <w:bCs/>
      <w:color w:val="000000"/>
      <w:szCs w:val="20"/>
      <w:lang w:val="en-GB"/>
    </w:rPr>
  </w:style>
  <w:style w:type="paragraph" w:customStyle="1" w:styleId="TOCHeadline">
    <w:name w:val="TOC Headline"/>
    <w:basedOn w:val="Heading3"/>
    <w:rsid w:val="00864799"/>
    <w:pPr>
      <w:keepNext w:val="0"/>
      <w:keepLines w:val="0"/>
      <w:framePr w:wrap="around" w:vAnchor="text" w:hAnchor="text" w:y="1"/>
      <w:tabs>
        <w:tab w:val="clear" w:pos="2160"/>
      </w:tabs>
      <w:spacing w:before="180" w:line="240" w:lineRule="exact"/>
      <w:ind w:left="0" w:firstLine="0"/>
      <w:jc w:val="center"/>
    </w:pPr>
    <w:rPr>
      <w:rFonts w:eastAsia="Times New Roman" w:cs="Times New Roman"/>
      <w:b/>
      <w:bCs/>
      <w:caps/>
      <w:color w:val="000000"/>
      <w:szCs w:val="20"/>
    </w:rPr>
  </w:style>
  <w:style w:type="paragraph" w:customStyle="1" w:styleId="Contents2">
    <w:name w:val="Contents2"/>
    <w:basedOn w:val="Normal"/>
    <w:rsid w:val="00864799"/>
    <w:pPr>
      <w:tabs>
        <w:tab w:val="left" w:leader="dot" w:pos="5660"/>
        <w:tab w:val="center" w:pos="6020"/>
      </w:tabs>
      <w:spacing w:after="0" w:line="240" w:lineRule="exact"/>
      <w:ind w:left="360" w:right="1540" w:hanging="360"/>
      <w:jc w:val="left"/>
    </w:pPr>
    <w:rPr>
      <w:rFonts w:eastAsia="Times New Roman" w:cs="Times New Roman"/>
      <w:sz w:val="20"/>
      <w:szCs w:val="20"/>
    </w:rPr>
  </w:style>
  <w:style w:type="paragraph" w:customStyle="1" w:styleId="Subhead">
    <w:name w:val="Subhead"/>
    <w:basedOn w:val="Normal"/>
    <w:rsid w:val="00864799"/>
    <w:pPr>
      <w:tabs>
        <w:tab w:val="center" w:pos="4320"/>
        <w:tab w:val="right" w:pos="8640"/>
      </w:tabs>
      <w:spacing w:before="200" w:line="220" w:lineRule="exact"/>
    </w:pPr>
    <w:rPr>
      <w:rFonts w:eastAsia="Times New Roman" w:cs="Times New Roman"/>
      <w:b/>
      <w:sz w:val="20"/>
      <w:szCs w:val="20"/>
    </w:rPr>
  </w:style>
  <w:style w:type="paragraph" w:customStyle="1" w:styleId="Italhead">
    <w:name w:val="Ital head"/>
    <w:basedOn w:val="Normal"/>
    <w:rsid w:val="00864799"/>
    <w:pPr>
      <w:keepNext/>
      <w:spacing w:line="-220" w:lineRule="auto"/>
    </w:pPr>
    <w:rPr>
      <w:rFonts w:eastAsia="Times New Roman" w:cs="Times New Roman"/>
      <w:i/>
      <w:sz w:val="22"/>
      <w:szCs w:val="20"/>
    </w:rPr>
  </w:style>
  <w:style w:type="paragraph" w:customStyle="1" w:styleId="NumberedParagraph-6x9">
    <w:name w:val="Numbered Paragraph - 6x9"/>
    <w:basedOn w:val="Normal"/>
    <w:rsid w:val="00864799"/>
    <w:pPr>
      <w:numPr>
        <w:numId w:val="2"/>
      </w:numPr>
      <w:tabs>
        <w:tab w:val="left" w:pos="720"/>
      </w:tabs>
      <w:overflowPunct w:val="0"/>
      <w:autoSpaceDE w:val="0"/>
      <w:autoSpaceDN w:val="0"/>
      <w:adjustRightInd w:val="0"/>
      <w:spacing w:before="0" w:after="240" w:line="240" w:lineRule="exact"/>
      <w:textAlignment w:val="baseline"/>
    </w:pPr>
    <w:rPr>
      <w:rFonts w:eastAsia="Times New Roman" w:cs="Times New Roman"/>
      <w:kern w:val="8"/>
      <w:sz w:val="20"/>
      <w:szCs w:val="20"/>
    </w:rPr>
  </w:style>
  <w:style w:type="paragraph" w:customStyle="1" w:styleId="NumberedParagraphISA400Char">
    <w:name w:val="Numbered Paragraph ISA 400 Char"/>
    <w:basedOn w:val="Normal"/>
    <w:rsid w:val="00864799"/>
    <w:pPr>
      <w:tabs>
        <w:tab w:val="right" w:pos="312"/>
        <w:tab w:val="left" w:pos="480"/>
      </w:tabs>
      <w:spacing w:before="0" w:after="0" w:line="280" w:lineRule="exact"/>
      <w:ind w:left="480" w:hanging="480"/>
    </w:pPr>
    <w:rPr>
      <w:rFonts w:eastAsia="Times New Roman" w:cs="Times New Roman"/>
      <w:kern w:val="8"/>
      <w:szCs w:val="24"/>
      <w:lang w:val="en-GB" w:bidi="he-IL"/>
    </w:rPr>
  </w:style>
  <w:style w:type="paragraph" w:customStyle="1" w:styleId="numberedparagraphwithsection">
    <w:name w:val="numberedparagraphwithsection"/>
    <w:basedOn w:val="Normal"/>
    <w:rsid w:val="00864799"/>
    <w:pPr>
      <w:spacing w:before="100" w:beforeAutospacing="1" w:after="100" w:afterAutospacing="1"/>
      <w:jc w:val="left"/>
    </w:pPr>
    <w:rPr>
      <w:rFonts w:eastAsia="Times New Roman" w:cs="Times New Roman"/>
      <w:szCs w:val="24"/>
    </w:rPr>
  </w:style>
  <w:style w:type="paragraph" w:customStyle="1" w:styleId="Heading32">
    <w:name w:val="Heading 3/2"/>
    <w:basedOn w:val="Default"/>
    <w:next w:val="Default"/>
    <w:rsid w:val="00864799"/>
    <w:pPr>
      <w:widowControl w:val="0"/>
      <w:spacing w:before="120" w:after="120"/>
    </w:pPr>
    <w:rPr>
      <w:color w:val="auto"/>
    </w:rPr>
  </w:style>
  <w:style w:type="paragraph" w:customStyle="1" w:styleId="bulletpara">
    <w:name w:val="bullet para"/>
    <w:basedOn w:val="Normal"/>
    <w:rsid w:val="00864799"/>
    <w:pPr>
      <w:tabs>
        <w:tab w:val="num" w:pos="720"/>
      </w:tabs>
      <w:spacing w:before="80" w:after="0"/>
      <w:ind w:left="720" w:hanging="360"/>
      <w:jc w:val="left"/>
    </w:pPr>
    <w:rPr>
      <w:rFonts w:ascii="Arial" w:eastAsia="Times New Roman" w:hAnsi="Arial" w:cs="Arial"/>
      <w:sz w:val="20"/>
      <w:szCs w:val="20"/>
    </w:rPr>
  </w:style>
  <w:style w:type="paragraph" w:customStyle="1" w:styleId="a5">
    <w:name w:val="a5"/>
    <w:basedOn w:val="Normal"/>
    <w:rsid w:val="00864799"/>
    <w:pPr>
      <w:spacing w:before="40" w:after="40" w:line="260" w:lineRule="exact"/>
      <w:jc w:val="center"/>
    </w:pPr>
    <w:rPr>
      <w:rFonts w:ascii=".VnHelvetInsH" w:eastAsia="Times New Roman" w:hAnsi=".VnHelvetInsH" w:cs="Times New Roman"/>
      <w:szCs w:val="20"/>
      <w:lang w:eastAsia="ko-KR"/>
    </w:rPr>
  </w:style>
  <w:style w:type="paragraph" w:customStyle="1" w:styleId="boxsmallheadingitalic">
    <w:name w:val="box small heading italic"/>
    <w:basedOn w:val="boxsmallheading"/>
    <w:rsid w:val="00864799"/>
    <w:pPr>
      <w:ind w:left="178" w:hanging="178"/>
    </w:pPr>
    <w:rPr>
      <w:rFonts w:ascii=".VnArialH" w:hAnsi=".VnArialH"/>
      <w:i/>
      <w:caps/>
      <w:szCs w:val="24"/>
    </w:rPr>
  </w:style>
  <w:style w:type="paragraph" w:customStyle="1" w:styleId="boxnumberpara">
    <w:name w:val="box number para"/>
    <w:basedOn w:val="Normal"/>
    <w:rsid w:val="00864799"/>
    <w:pPr>
      <w:tabs>
        <w:tab w:val="num" w:pos="360"/>
      </w:tabs>
      <w:spacing w:before="80" w:after="80" w:line="260" w:lineRule="exact"/>
      <w:ind w:left="360" w:hanging="360"/>
      <w:jc w:val="left"/>
    </w:pPr>
    <w:rPr>
      <w:rFonts w:ascii="Arial" w:eastAsia="Times New Roman" w:hAnsi="Arial" w:cs="Times New Roman"/>
      <w:sz w:val="20"/>
      <w:szCs w:val="24"/>
      <w:lang w:eastAsia="ko-KR"/>
    </w:rPr>
  </w:style>
  <w:style w:type="paragraph" w:customStyle="1" w:styleId="reviewactivities">
    <w:name w:val="review activities"/>
    <w:basedOn w:val="Normal"/>
    <w:rsid w:val="00864799"/>
    <w:pPr>
      <w:spacing w:before="0" w:after="0"/>
      <w:ind w:hanging="283"/>
      <w:jc w:val="left"/>
    </w:pPr>
    <w:rPr>
      <w:rFonts w:ascii="Arial" w:eastAsia="Times New Roman" w:hAnsi="Arial" w:cs="Times New Roman"/>
      <w:b/>
      <w:sz w:val="20"/>
      <w:szCs w:val="24"/>
      <w:lang w:eastAsia="ko-KR"/>
    </w:rPr>
  </w:style>
  <w:style w:type="paragraph" w:customStyle="1" w:styleId="boxbulletlist">
    <w:name w:val="box bullet list"/>
    <w:basedOn w:val="boxticklist"/>
    <w:rsid w:val="00864799"/>
    <w:pPr>
      <w:tabs>
        <w:tab w:val="clear" w:pos="851"/>
        <w:tab w:val="num" w:pos="2061"/>
      </w:tabs>
      <w:ind w:left="2061" w:hanging="360"/>
    </w:pPr>
  </w:style>
  <w:style w:type="paragraph" w:customStyle="1" w:styleId="boxticklist">
    <w:name w:val="box tick list"/>
    <w:basedOn w:val="OverviewlistChopening"/>
    <w:rsid w:val="00864799"/>
    <w:pPr>
      <w:tabs>
        <w:tab w:val="clear" w:pos="360"/>
      </w:tabs>
      <w:ind w:left="0" w:right="284" w:firstLine="0"/>
    </w:pPr>
  </w:style>
  <w:style w:type="paragraph" w:customStyle="1" w:styleId="OverviewlistChopening">
    <w:name w:val="Overview list (Ch opening)"/>
    <w:basedOn w:val="Normal"/>
    <w:rsid w:val="00864799"/>
    <w:pPr>
      <w:tabs>
        <w:tab w:val="num" w:pos="360"/>
        <w:tab w:val="num" w:pos="851"/>
      </w:tabs>
      <w:spacing w:before="0" w:after="0" w:line="360" w:lineRule="exact"/>
      <w:ind w:left="850" w:hanging="360"/>
    </w:pPr>
    <w:rPr>
      <w:rFonts w:eastAsia="Times New Roman" w:cs="Times New Roman"/>
      <w:szCs w:val="24"/>
      <w:lang w:eastAsia="ko-KR"/>
    </w:rPr>
  </w:style>
  <w:style w:type="paragraph" w:customStyle="1" w:styleId="Keyterms">
    <w:name w:val="Key terms"/>
    <w:basedOn w:val="Normal"/>
    <w:rsid w:val="00864799"/>
    <w:pPr>
      <w:tabs>
        <w:tab w:val="num" w:pos="1080"/>
      </w:tabs>
      <w:spacing w:before="0" w:after="180" w:line="360" w:lineRule="atLeast"/>
      <w:ind w:left="1077" w:hanging="357"/>
    </w:pPr>
    <w:rPr>
      <w:rFonts w:ascii=".VnTime" w:eastAsia="Times New Roman" w:hAnsi=".VnTime" w:cs="Times New Roman"/>
      <w:sz w:val="20"/>
      <w:szCs w:val="24"/>
      <w:lang w:eastAsia="ko-KR"/>
    </w:rPr>
  </w:style>
  <w:style w:type="paragraph" w:customStyle="1" w:styleId="MERSPC">
    <w:name w:val="MERS PC"/>
    <w:basedOn w:val="BodyText"/>
    <w:autoRedefine/>
    <w:rsid w:val="00864799"/>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864799"/>
    <w:pPr>
      <w:spacing w:before="60" w:after="60"/>
      <w:ind w:left="720" w:hanging="360"/>
      <w:jc w:val="left"/>
    </w:pPr>
    <w:rPr>
      <w:rFonts w:eastAsia="Times New Roman" w:cs="Times New Roman"/>
      <w:color w:val="000000"/>
      <w:szCs w:val="20"/>
      <w:lang w:val="en-AU"/>
    </w:rPr>
  </w:style>
  <w:style w:type="paragraph" w:customStyle="1" w:styleId="MERSBodytextforunit">
    <w:name w:val="MERS Body text for unit"/>
    <w:basedOn w:val="Normal"/>
    <w:autoRedefine/>
    <w:rsid w:val="00864799"/>
    <w:pPr>
      <w:spacing w:before="60" w:after="60"/>
    </w:pPr>
    <w:rPr>
      <w:rFonts w:eastAsia="Times New Roman" w:cs="Times New Roman"/>
      <w:noProof/>
      <w:color w:val="000000"/>
      <w:sz w:val="28"/>
      <w:szCs w:val="28"/>
      <w:lang w:val="en-AU"/>
    </w:rPr>
  </w:style>
  <w:style w:type="character" w:customStyle="1" w:styleId="CharChar210">
    <w:name w:val="Char Char21"/>
    <w:rsid w:val="00864799"/>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864799"/>
    <w:rPr>
      <w:rFonts w:ascii=".VnTimeH" w:hAnsi=".VnTimeH"/>
      <w:b/>
      <w:sz w:val="24"/>
      <w:lang w:val="en-US" w:eastAsia="en-US" w:bidi="ar-SA"/>
    </w:rPr>
  </w:style>
  <w:style w:type="character" w:customStyle="1" w:styleId="titMHCharChar">
    <w:name w:val="titMH Char Char"/>
    <w:rsid w:val="00864799"/>
    <w:rPr>
      <w:rFonts w:ascii="VNI-Times" w:eastAsia="SimSun" w:hAnsi="VNI-Times"/>
      <w:b/>
      <w:sz w:val="24"/>
      <w:lang w:val="en-US" w:eastAsia="en-US" w:bidi="ar-SA"/>
    </w:rPr>
  </w:style>
  <w:style w:type="character" w:customStyle="1" w:styleId="chungtrinhhocphanCharChar">
    <w:name w:val="chung trinh hoc phan Char Char"/>
    <w:rsid w:val="00864799"/>
    <w:rPr>
      <w:rFonts w:ascii="VNI-Times" w:eastAsia="SimSun" w:hAnsi="VNI-Times"/>
      <w:b/>
      <w:sz w:val="32"/>
      <w:lang w:val="en-US" w:eastAsia="en-US" w:bidi="ar-SA"/>
    </w:rPr>
  </w:style>
  <w:style w:type="character" w:customStyle="1" w:styleId="CharChar18">
    <w:name w:val="Char Char18"/>
    <w:rsid w:val="00864799"/>
    <w:rPr>
      <w:rFonts w:ascii="VNI-Times" w:eastAsia="SimSun" w:hAnsi="VNI-Times"/>
      <w:b/>
      <w:sz w:val="24"/>
      <w:lang w:val="en-US" w:eastAsia="en-US" w:bidi="ar-SA"/>
    </w:rPr>
  </w:style>
  <w:style w:type="paragraph" w:customStyle="1" w:styleId="t0">
    <w:name w:val="t"/>
    <w:basedOn w:val="Heading2"/>
    <w:rsid w:val="00864799"/>
    <w:pPr>
      <w:keepLines w:val="0"/>
      <w:tabs>
        <w:tab w:val="clear" w:pos="1440"/>
      </w:tabs>
      <w:spacing w:beforeLines="40" w:afterLines="40" w:line="288" w:lineRule="auto"/>
      <w:ind w:left="0" w:firstLine="0"/>
      <w:jc w:val="center"/>
    </w:pPr>
    <w:rPr>
      <w:rFonts w:ascii=".VnTimeH" w:eastAsia="SimSun" w:hAnsi=".VnTimeH" w:cs="Times New Roman"/>
      <w:b/>
      <w:bCs/>
      <w:spacing w:val="40"/>
      <w:sz w:val="28"/>
      <w:szCs w:val="32"/>
    </w:rPr>
  </w:style>
  <w:style w:type="character" w:customStyle="1" w:styleId="tChar0">
    <w:name w:val="t Char"/>
    <w:rsid w:val="00864799"/>
    <w:rPr>
      <w:rFonts w:ascii=".VnTimeH" w:eastAsia="SimSun" w:hAnsi=".VnTimeH"/>
      <w:b/>
      <w:bCs/>
      <w:spacing w:val="40"/>
      <w:sz w:val="28"/>
      <w:szCs w:val="32"/>
      <w:lang w:val="en-US" w:eastAsia="en-US" w:bidi="ar-SA"/>
    </w:rPr>
  </w:style>
  <w:style w:type="paragraph" w:customStyle="1" w:styleId="a3">
    <w:name w:val="a3"/>
    <w:basedOn w:val="Normal"/>
    <w:link w:val="a3Char"/>
    <w:rsid w:val="00864799"/>
    <w:pPr>
      <w:spacing w:line="312" w:lineRule="auto"/>
      <w:jc w:val="left"/>
    </w:pPr>
    <w:rPr>
      <w:rFonts w:ascii=".VnTimeH" w:eastAsia="SimSun" w:hAnsi=".VnTimeH" w:cs="Times New Roman"/>
      <w:b/>
      <w:snapToGrid w:val="0"/>
      <w:sz w:val="26"/>
      <w:szCs w:val="20"/>
    </w:rPr>
  </w:style>
  <w:style w:type="character" w:customStyle="1" w:styleId="a3Char">
    <w:name w:val="a3 Char"/>
    <w:link w:val="a3"/>
    <w:rsid w:val="00864799"/>
    <w:rPr>
      <w:rFonts w:ascii=".VnTimeH" w:eastAsia="SimSun" w:hAnsi=".VnTimeH" w:cs="Times New Roman"/>
      <w:b/>
      <w:snapToGrid w:val="0"/>
      <w:sz w:val="26"/>
      <w:szCs w:val="20"/>
    </w:rPr>
  </w:style>
  <w:style w:type="paragraph" w:customStyle="1" w:styleId="2n">
    <w:name w:val="2n"/>
    <w:basedOn w:val="a3"/>
    <w:link w:val="2nChar"/>
    <w:rsid w:val="00864799"/>
    <w:pPr>
      <w:spacing w:before="0"/>
    </w:pPr>
    <w:rPr>
      <w:rFonts w:ascii=".VnTime" w:hAnsi=".VnTime"/>
      <w:sz w:val="28"/>
      <w:szCs w:val="22"/>
    </w:rPr>
  </w:style>
  <w:style w:type="character" w:customStyle="1" w:styleId="2nChar">
    <w:name w:val="2n Char"/>
    <w:link w:val="2n"/>
    <w:rsid w:val="00864799"/>
    <w:rPr>
      <w:rFonts w:ascii=".VnTime" w:eastAsia="SimSun" w:hAnsi=".VnTime" w:cs="Times New Roman"/>
      <w:b/>
      <w:snapToGrid w:val="0"/>
      <w:sz w:val="28"/>
    </w:rPr>
  </w:style>
  <w:style w:type="paragraph" w:customStyle="1" w:styleId="d">
    <w:name w:val="d"/>
    <w:basedOn w:val="Normal"/>
    <w:rsid w:val="00864799"/>
    <w:pPr>
      <w:numPr>
        <w:ilvl w:val="1"/>
        <w:numId w:val="3"/>
      </w:numPr>
      <w:spacing w:before="40" w:after="40" w:line="288" w:lineRule="auto"/>
    </w:pPr>
    <w:rPr>
      <w:rFonts w:ascii=".VnTime" w:eastAsia="SimSun" w:hAnsi=".VnTime" w:cs="Times New Roman"/>
      <w:sz w:val="26"/>
      <w:szCs w:val="24"/>
    </w:rPr>
  </w:style>
  <w:style w:type="paragraph" w:customStyle="1" w:styleId="g1">
    <w:name w:val="g1"/>
    <w:basedOn w:val="g"/>
    <w:link w:val="g1Char"/>
    <w:rsid w:val="00864799"/>
    <w:pPr>
      <w:tabs>
        <w:tab w:val="clear" w:pos="900"/>
        <w:tab w:val="num" w:pos="1440"/>
      </w:tabs>
      <w:ind w:left="1440"/>
    </w:pPr>
    <w:rPr>
      <w:rFonts w:eastAsia="SimSun"/>
    </w:rPr>
  </w:style>
  <w:style w:type="character" w:customStyle="1" w:styleId="g1Char">
    <w:name w:val="g1 Char"/>
    <w:link w:val="g1"/>
    <w:rsid w:val="00864799"/>
    <w:rPr>
      <w:rFonts w:ascii=".VnTime" w:eastAsia="SimSun" w:hAnsi=".VnTime" w:cs="Times New Roman"/>
      <w:sz w:val="26"/>
      <w:szCs w:val="26"/>
    </w:rPr>
  </w:style>
  <w:style w:type="paragraph" w:customStyle="1" w:styleId="I1">
    <w:name w:val="I1"/>
    <w:basedOn w:val="Normal"/>
    <w:autoRedefine/>
    <w:rsid w:val="00864799"/>
    <w:pPr>
      <w:spacing w:line="288" w:lineRule="auto"/>
      <w:jc w:val="left"/>
    </w:pPr>
    <w:rPr>
      <w:rFonts w:ascii=".VnTimeH" w:eastAsia="SimSun" w:hAnsi=".VnTimeH" w:cs="Times New Roman"/>
      <w:b/>
      <w:sz w:val="28"/>
      <w:szCs w:val="24"/>
    </w:rPr>
  </w:style>
  <w:style w:type="paragraph" w:customStyle="1" w:styleId="3">
    <w:name w:val="3"/>
    <w:basedOn w:val="Normal"/>
    <w:rsid w:val="00864799"/>
    <w:pPr>
      <w:tabs>
        <w:tab w:val="right" w:pos="7371"/>
        <w:tab w:val="left" w:pos="7797"/>
      </w:tabs>
      <w:spacing w:beforeLines="40" w:before="96" w:afterLines="40" w:after="96" w:line="288" w:lineRule="auto"/>
      <w:jc w:val="left"/>
    </w:pPr>
    <w:rPr>
      <w:rFonts w:ascii=".VnTime" w:eastAsia="SimSun" w:hAnsi=".VnTime" w:cs="Times New Roman"/>
      <w:b/>
      <w:sz w:val="26"/>
      <w:szCs w:val="26"/>
    </w:rPr>
  </w:style>
  <w:style w:type="paragraph" w:customStyle="1" w:styleId="n">
    <w:name w:val="n"/>
    <w:basedOn w:val="Heading2"/>
    <w:rsid w:val="00864799"/>
    <w:pPr>
      <w:keepLines w:val="0"/>
      <w:tabs>
        <w:tab w:val="clear" w:pos="1440"/>
      </w:tabs>
      <w:spacing w:beforeLines="40" w:before="96" w:afterLines="40" w:after="96" w:line="288" w:lineRule="auto"/>
      <w:ind w:left="0" w:firstLine="0"/>
      <w:jc w:val="center"/>
    </w:pPr>
    <w:rPr>
      <w:rFonts w:ascii=".VnTime" w:eastAsia="SimSun" w:hAnsi=".VnTime" w:cs="Times New Roman"/>
      <w:i/>
      <w:iCs/>
      <w:sz w:val="28"/>
      <w:szCs w:val="20"/>
    </w:rPr>
  </w:style>
  <w:style w:type="paragraph" w:customStyle="1" w:styleId="nt">
    <w:name w:val="nt"/>
    <w:basedOn w:val="Normal"/>
    <w:rsid w:val="00864799"/>
    <w:pPr>
      <w:spacing w:beforeLines="40" w:before="96" w:afterLines="40" w:after="96" w:line="288" w:lineRule="auto"/>
      <w:ind w:left="454"/>
      <w:jc w:val="left"/>
    </w:pPr>
    <w:rPr>
      <w:rFonts w:ascii=".VnTime" w:eastAsia="SimSun" w:hAnsi=".VnTime" w:cs="Times New Roman"/>
      <w:bCs/>
      <w:i/>
      <w:iCs/>
      <w:sz w:val="26"/>
      <w:szCs w:val="24"/>
    </w:rPr>
  </w:style>
  <w:style w:type="paragraph" w:customStyle="1" w:styleId="ng">
    <w:name w:val="ng"/>
    <w:basedOn w:val="n"/>
    <w:rsid w:val="00864799"/>
  </w:style>
  <w:style w:type="paragraph" w:customStyle="1" w:styleId="tc">
    <w:name w:val="tc"/>
    <w:basedOn w:val="Heading1"/>
    <w:rsid w:val="00864799"/>
    <w:pPr>
      <w:keepLines w:val="0"/>
      <w:tabs>
        <w:tab w:val="clear" w:pos="720"/>
      </w:tabs>
      <w:spacing w:beforeLines="40" w:before="96" w:afterLines="40" w:after="96" w:line="288" w:lineRule="auto"/>
      <w:ind w:left="0" w:firstLine="0"/>
      <w:jc w:val="center"/>
    </w:pPr>
    <w:rPr>
      <w:rFonts w:ascii=".VnTimeH" w:eastAsia="SimSun" w:hAnsi=".VnTimeH" w:cs="Times New Roman"/>
      <w:b w:val="0"/>
      <w:sz w:val="26"/>
      <w:szCs w:val="20"/>
    </w:rPr>
  </w:style>
  <w:style w:type="paragraph" w:customStyle="1" w:styleId="3n">
    <w:name w:val="3n"/>
    <w:basedOn w:val="Normal"/>
    <w:rsid w:val="00864799"/>
    <w:pPr>
      <w:spacing w:before="40" w:after="40" w:line="288" w:lineRule="auto"/>
      <w:ind w:left="2501" w:hanging="713"/>
    </w:pPr>
    <w:rPr>
      <w:rFonts w:ascii=".VnTime" w:eastAsia="SimSun" w:hAnsi=".VnTime" w:cs="Times New Roman"/>
      <w:sz w:val="26"/>
      <w:szCs w:val="24"/>
    </w:rPr>
  </w:style>
  <w:style w:type="paragraph" w:customStyle="1" w:styleId="tl">
    <w:name w:val="tl"/>
    <w:basedOn w:val="Normal"/>
    <w:rsid w:val="00864799"/>
    <w:pPr>
      <w:spacing w:before="40" w:after="40" w:line="288" w:lineRule="auto"/>
      <w:ind w:left="793" w:hanging="226"/>
      <w:jc w:val="left"/>
    </w:pPr>
    <w:rPr>
      <w:rFonts w:ascii=".VnTime" w:eastAsia="SimSun" w:hAnsi=".VnTime" w:cs="Times New Roman"/>
      <w:spacing w:val="-4"/>
      <w:sz w:val="26"/>
      <w:szCs w:val="24"/>
    </w:rPr>
  </w:style>
  <w:style w:type="paragraph" w:customStyle="1" w:styleId="Mucnho">
    <w:name w:val="Mucnho"/>
    <w:basedOn w:val="Normal"/>
    <w:rsid w:val="00864799"/>
    <w:pPr>
      <w:spacing w:before="80" w:after="80"/>
      <w:jc w:val="left"/>
    </w:pPr>
    <w:rPr>
      <w:rFonts w:ascii=".VnAvant" w:eastAsia="SimSun" w:hAnsi=".VnAvant" w:cs="Times New Roman"/>
      <w:b/>
      <w:sz w:val="26"/>
      <w:szCs w:val="20"/>
    </w:rPr>
  </w:style>
  <w:style w:type="paragraph" w:customStyle="1" w:styleId="tm">
    <w:name w:val="tm"/>
    <w:basedOn w:val="Normal"/>
    <w:link w:val="tmChar1"/>
    <w:rsid w:val="00864799"/>
    <w:pPr>
      <w:spacing w:before="0" w:after="0" w:line="312" w:lineRule="auto"/>
    </w:pPr>
    <w:rPr>
      <w:rFonts w:ascii=".VnAvant" w:eastAsia="SimSun" w:hAnsi=".VnAvant" w:cs="Times New Roman"/>
      <w:b/>
      <w:szCs w:val="20"/>
    </w:rPr>
  </w:style>
  <w:style w:type="character" w:customStyle="1" w:styleId="tmChar1">
    <w:name w:val="tm Char1"/>
    <w:link w:val="tm"/>
    <w:rsid w:val="00864799"/>
    <w:rPr>
      <w:rFonts w:ascii=".VnAvant" w:eastAsia="SimSun" w:hAnsi=".VnAvant" w:cs="Times New Roman"/>
      <w:b/>
      <w:sz w:val="24"/>
      <w:szCs w:val="20"/>
    </w:rPr>
  </w:style>
  <w:style w:type="paragraph" w:customStyle="1" w:styleId="tbao">
    <w:name w:val="tbao"/>
    <w:basedOn w:val="Normal"/>
    <w:rsid w:val="00864799"/>
    <w:pPr>
      <w:autoSpaceDE w:val="0"/>
      <w:autoSpaceDN w:val="0"/>
      <w:spacing w:before="0" w:after="0"/>
      <w:jc w:val="center"/>
    </w:pPr>
    <w:rPr>
      <w:rFonts w:ascii=".VnCourier" w:eastAsia="SimSun" w:hAnsi=".VnCourier" w:cs="Times New Roman"/>
      <w:sz w:val="28"/>
      <w:szCs w:val="28"/>
    </w:rPr>
  </w:style>
  <w:style w:type="paragraph" w:customStyle="1" w:styleId="a1">
    <w:name w:val="a1"/>
    <w:basedOn w:val="Normal"/>
    <w:rsid w:val="00864799"/>
    <w:pPr>
      <w:spacing w:before="0" w:after="0" w:line="312" w:lineRule="auto"/>
      <w:jc w:val="center"/>
    </w:pPr>
    <w:rPr>
      <w:rFonts w:ascii=".VnTimeH" w:eastAsia="SimSun" w:hAnsi=".VnTimeH" w:cs="Times New Roman"/>
      <w:b/>
      <w:snapToGrid w:val="0"/>
      <w:sz w:val="32"/>
      <w:szCs w:val="20"/>
    </w:rPr>
  </w:style>
  <w:style w:type="paragraph" w:customStyle="1" w:styleId="Gachdaudong">
    <w:name w:val="Gach dau dong"/>
    <w:basedOn w:val="Normal"/>
    <w:autoRedefine/>
    <w:rsid w:val="00864799"/>
    <w:pPr>
      <w:tabs>
        <w:tab w:val="num" w:pos="1080"/>
      </w:tabs>
      <w:spacing w:before="0" w:after="0"/>
      <w:ind w:left="1080" w:hanging="360"/>
    </w:pPr>
    <w:rPr>
      <w:rFonts w:ascii=".VnTime" w:eastAsia="SimSun" w:hAnsi=".VnTime" w:cs="Times New Roman"/>
      <w:sz w:val="28"/>
      <w:szCs w:val="20"/>
      <w:lang w:val="en-GB"/>
    </w:rPr>
  </w:style>
  <w:style w:type="paragraph" w:customStyle="1" w:styleId="tendemuc">
    <w:name w:val="ten de muc"/>
    <w:basedOn w:val="Normal"/>
    <w:rsid w:val="00864799"/>
    <w:pPr>
      <w:spacing w:before="0" w:after="0" w:line="288" w:lineRule="auto"/>
    </w:pPr>
    <w:rPr>
      <w:rFonts w:ascii=".VnTime" w:eastAsia="SimSun" w:hAnsi=".VnTime" w:cs="Times New Roman"/>
      <w:b/>
      <w:sz w:val="26"/>
      <w:szCs w:val="20"/>
      <w:lang w:val="en-GB"/>
    </w:rPr>
  </w:style>
  <w:style w:type="character" w:customStyle="1" w:styleId="tendemucChar">
    <w:name w:val="ten de muc Char"/>
    <w:rsid w:val="00864799"/>
    <w:rPr>
      <w:rFonts w:ascii=".VnTime" w:hAnsi=".VnTime"/>
      <w:b/>
      <w:noProof w:val="0"/>
      <w:sz w:val="26"/>
      <w:lang w:val="en-GB" w:eastAsia="en-US" w:bidi="ar-SA"/>
    </w:rPr>
  </w:style>
  <w:style w:type="paragraph" w:customStyle="1" w:styleId="Mucchinh">
    <w:name w:val="Muc chinh"/>
    <w:basedOn w:val="Normal"/>
    <w:autoRedefine/>
    <w:rsid w:val="00864799"/>
    <w:pPr>
      <w:autoSpaceDE w:val="0"/>
      <w:autoSpaceDN w:val="0"/>
      <w:spacing w:before="60" w:after="60"/>
    </w:pPr>
    <w:rPr>
      <w:rFonts w:ascii=".VnTime" w:eastAsia="SimSun" w:hAnsi=".VnTime" w:cs="Times New Roman"/>
      <w:b/>
      <w:bCs/>
      <w:snapToGrid w:val="0"/>
      <w:color w:val="000000"/>
      <w:sz w:val="28"/>
      <w:szCs w:val="28"/>
    </w:rPr>
  </w:style>
  <w:style w:type="paragraph" w:customStyle="1" w:styleId="d1">
    <w:name w:val="d1"/>
    <w:basedOn w:val="Normal"/>
    <w:rsid w:val="00864799"/>
    <w:pPr>
      <w:autoSpaceDE w:val="0"/>
      <w:autoSpaceDN w:val="0"/>
      <w:spacing w:before="60" w:after="60"/>
      <w:jc w:val="center"/>
    </w:pPr>
    <w:rPr>
      <w:rFonts w:ascii=".VnTime" w:eastAsia="SimSun" w:hAnsi=".VnTime" w:cs="Times New Roman"/>
      <w:b/>
      <w:bCs/>
      <w:sz w:val="28"/>
      <w:szCs w:val="28"/>
    </w:rPr>
  </w:style>
  <w:style w:type="paragraph" w:customStyle="1" w:styleId="ct">
    <w:name w:val="ct"/>
    <w:basedOn w:val="Normal"/>
    <w:rsid w:val="00864799"/>
    <w:pPr>
      <w:numPr>
        <w:numId w:val="4"/>
      </w:numPr>
      <w:tabs>
        <w:tab w:val="clear" w:pos="360"/>
      </w:tabs>
      <w:autoSpaceDE w:val="0"/>
      <w:autoSpaceDN w:val="0"/>
      <w:spacing w:before="0" w:after="0" w:line="288" w:lineRule="auto"/>
      <w:ind w:left="360" w:hanging="360"/>
      <w:jc w:val="center"/>
    </w:pPr>
    <w:rPr>
      <w:rFonts w:ascii=".VnGothic" w:eastAsia="SimSun" w:hAnsi=".VnGothic" w:cs="Times New Roman"/>
      <w:sz w:val="40"/>
      <w:szCs w:val="40"/>
    </w:rPr>
  </w:style>
  <w:style w:type="paragraph" w:customStyle="1" w:styleId="binhthuong">
    <w:name w:val="binh thuong"/>
    <w:basedOn w:val="Normal"/>
    <w:rsid w:val="00864799"/>
    <w:pPr>
      <w:tabs>
        <w:tab w:val="num" w:pos="720"/>
      </w:tabs>
      <w:autoSpaceDE w:val="0"/>
      <w:autoSpaceDN w:val="0"/>
      <w:spacing w:before="0" w:after="0"/>
      <w:ind w:left="720" w:hanging="360"/>
      <w:jc w:val="left"/>
    </w:pPr>
    <w:rPr>
      <w:rFonts w:ascii=".VnTime" w:eastAsia="SimSun" w:hAnsi=".VnTime" w:cs="Times New Roman"/>
      <w:sz w:val="28"/>
      <w:szCs w:val="28"/>
    </w:rPr>
  </w:style>
  <w:style w:type="paragraph" w:customStyle="1" w:styleId="beo">
    <w:name w:val="beo"/>
    <w:basedOn w:val="Normal"/>
    <w:rsid w:val="00864799"/>
    <w:pPr>
      <w:autoSpaceDE w:val="0"/>
      <w:autoSpaceDN w:val="0"/>
      <w:spacing w:before="0" w:after="0"/>
    </w:pPr>
    <w:rPr>
      <w:rFonts w:ascii=".VnTime" w:eastAsia="SimSun" w:hAnsi=".VnTime" w:cs="Times New Roman"/>
      <w:b/>
      <w:bCs/>
      <w:szCs w:val="24"/>
    </w:rPr>
  </w:style>
  <w:style w:type="paragraph" w:customStyle="1" w:styleId="anho0">
    <w:name w:val="anho"/>
    <w:basedOn w:val="Normal"/>
    <w:rsid w:val="00864799"/>
    <w:pPr>
      <w:tabs>
        <w:tab w:val="num" w:pos="720"/>
      </w:tabs>
      <w:autoSpaceDE w:val="0"/>
      <w:autoSpaceDN w:val="0"/>
      <w:spacing w:before="0" w:after="0"/>
      <w:ind w:left="720" w:right="-524" w:hanging="360"/>
      <w:jc w:val="left"/>
    </w:pPr>
    <w:rPr>
      <w:rFonts w:ascii=".VnTime" w:eastAsia="SimSun" w:hAnsi=".VnTime" w:cs="Times New Roman"/>
      <w:b/>
      <w:bCs/>
      <w:sz w:val="28"/>
      <w:szCs w:val="28"/>
    </w:rPr>
  </w:style>
  <w:style w:type="paragraph" w:customStyle="1" w:styleId="PNHTenMonHoc">
    <w:name w:val="PNH_TenMonHoc"/>
    <w:basedOn w:val="Normal"/>
    <w:autoRedefine/>
    <w:rsid w:val="00864799"/>
    <w:pPr>
      <w:spacing w:before="20" w:after="20" w:line="288" w:lineRule="auto"/>
      <w:jc w:val="center"/>
    </w:pPr>
    <w:rPr>
      <w:rFonts w:ascii="VNI Times" w:eastAsia="SimSun" w:hAnsi="VNI Times" w:cs="Times New Roman"/>
      <w:snapToGrid w:val="0"/>
      <w:sz w:val="26"/>
      <w:szCs w:val="26"/>
    </w:rPr>
  </w:style>
  <w:style w:type="paragraph" w:customStyle="1" w:styleId="StyleMucnhoVnTimeCharChar">
    <w:name w:val="Style Mucnho + .VnTime Char Char"/>
    <w:basedOn w:val="Normal"/>
    <w:autoRedefine/>
    <w:rsid w:val="00864799"/>
    <w:pPr>
      <w:autoSpaceDE w:val="0"/>
      <w:autoSpaceDN w:val="0"/>
      <w:spacing w:before="0" w:after="0"/>
      <w:jc w:val="left"/>
    </w:pPr>
    <w:rPr>
      <w:rFonts w:ascii=".VnTime" w:eastAsia="SimSun" w:hAnsi=".VnTime" w:cs="Times New Roman"/>
      <w:b/>
      <w:bCs/>
      <w:sz w:val="28"/>
      <w:szCs w:val="28"/>
    </w:rPr>
  </w:style>
  <w:style w:type="character" w:customStyle="1" w:styleId="StyleMucnhoVnTimeCharCharChar">
    <w:name w:val="Style Mucnho + .VnTime Char Char Char"/>
    <w:rsid w:val="00864799"/>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864799"/>
    <w:pPr>
      <w:autoSpaceDE w:val="0"/>
      <w:autoSpaceDN w:val="0"/>
      <w:spacing w:before="0" w:after="0" w:line="288" w:lineRule="auto"/>
      <w:jc w:val="center"/>
    </w:pPr>
    <w:rPr>
      <w:rFonts w:ascii=".VnTimeH" w:eastAsia="SimSun" w:hAnsi=".VnTimeH" w:cs="Times New Roman"/>
      <w:b/>
      <w:bCs/>
      <w:sz w:val="28"/>
      <w:szCs w:val="28"/>
    </w:rPr>
  </w:style>
  <w:style w:type="character" w:customStyle="1" w:styleId="MucmonChar">
    <w:name w:val="Muc mon Char"/>
    <w:rsid w:val="00864799"/>
    <w:rPr>
      <w:rFonts w:ascii="Muc mon" w:hAnsi="Muc mon" w:cs="Arial Unicode MS"/>
      <w:b/>
      <w:bCs/>
      <w:noProof w:val="0"/>
      <w:sz w:val="28"/>
      <w:szCs w:val="28"/>
      <w:lang w:val="en-US" w:eastAsia="x-none"/>
    </w:rPr>
  </w:style>
  <w:style w:type="character" w:customStyle="1" w:styleId="MucchinhChar">
    <w:name w:val="Muc chinh Char"/>
    <w:rsid w:val="00864799"/>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864799"/>
    <w:pPr>
      <w:spacing w:before="0" w:after="0" w:line="276" w:lineRule="auto"/>
      <w:ind w:right="141" w:firstLine="709"/>
      <w:jc w:val="left"/>
    </w:pPr>
    <w:rPr>
      <w:rFonts w:ascii=".VnTime" w:eastAsia="SimSun" w:hAnsi=".VnTime" w:cs="Times New Roman"/>
      <w:sz w:val="26"/>
      <w:szCs w:val="26"/>
    </w:rPr>
  </w:style>
  <w:style w:type="character" w:customStyle="1" w:styleId="Style13ptBoldItalicCondensedby02pt">
    <w:name w:val="Style 13 pt Bold Italic Condensed by  0.2 pt"/>
    <w:rsid w:val="00864799"/>
    <w:rPr>
      <w:rFonts w:ascii=".VnTime" w:hAnsi=".VnTime" w:cs=".Vn3DH"/>
      <w:b/>
      <w:bCs/>
      <w:i/>
      <w:iCs/>
      <w:spacing w:val="-4"/>
      <w:sz w:val="26"/>
      <w:szCs w:val="26"/>
    </w:rPr>
  </w:style>
  <w:style w:type="character" w:customStyle="1" w:styleId="Style13ptBoldCondensedby02pt">
    <w:name w:val="Style 13 pt Bold Condensed by  0.2 pt"/>
    <w:rsid w:val="00864799"/>
    <w:rPr>
      <w:rFonts w:ascii=".VnTime" w:hAnsi=".VnTime" w:cs=".Vn3DH"/>
      <w:b/>
      <w:bCs/>
      <w:spacing w:val="-4"/>
      <w:sz w:val="26"/>
      <w:szCs w:val="26"/>
    </w:rPr>
  </w:style>
  <w:style w:type="character" w:customStyle="1" w:styleId="MucchinhChar1">
    <w:name w:val="Muc chinh Char1"/>
    <w:rsid w:val="00864799"/>
    <w:rPr>
      <w:rFonts w:ascii=".VnTime" w:hAnsi=".VnTime" w:cs=".Vn3DH"/>
      <w:b/>
      <w:bCs/>
      <w:noProof w:val="0"/>
      <w:snapToGrid w:val="0"/>
      <w:color w:val="000000"/>
      <w:sz w:val="28"/>
      <w:szCs w:val="28"/>
      <w:lang w:val="en-US" w:eastAsia="en-US" w:bidi="ar-SA"/>
    </w:rPr>
  </w:style>
  <w:style w:type="paragraph" w:customStyle="1" w:styleId="M">
    <w:name w:val="M"/>
    <w:basedOn w:val="tm"/>
    <w:rsid w:val="00864799"/>
    <w:pPr>
      <w:spacing w:line="240" w:lineRule="auto"/>
    </w:pPr>
    <w:rPr>
      <w:rFonts w:ascii=".VnCourier NewH" w:hAnsi=".VnCourier NewH"/>
      <w:sz w:val="32"/>
    </w:rPr>
  </w:style>
  <w:style w:type="character" w:customStyle="1" w:styleId="MChar">
    <w:name w:val="M Char"/>
    <w:rsid w:val="00864799"/>
    <w:rPr>
      <w:rFonts w:ascii=".VnCourier NewH" w:hAnsi=".VnCourier NewH"/>
      <w:b/>
      <w:noProof w:val="0"/>
      <w:sz w:val="32"/>
      <w:lang w:val="en-US" w:eastAsia="en-US" w:bidi="ar-SA"/>
    </w:rPr>
  </w:style>
  <w:style w:type="character" w:customStyle="1" w:styleId="2Char">
    <w:name w:val="2 Char"/>
    <w:rsid w:val="00864799"/>
    <w:rPr>
      <w:rFonts w:ascii=".VnTimeH" w:hAnsi=".VnTimeH"/>
      <w:b/>
      <w:noProof w:val="0"/>
      <w:snapToGrid w:val="0"/>
      <w:sz w:val="26"/>
      <w:lang w:val="en-US" w:eastAsia="en-US" w:bidi="ar-SA"/>
    </w:rPr>
  </w:style>
  <w:style w:type="character" w:customStyle="1" w:styleId="ctChar">
    <w:name w:val="ct Char"/>
    <w:rsid w:val="00864799"/>
    <w:rPr>
      <w:rFonts w:ascii=".VnGothic" w:hAnsi=".VnGothic" w:cs=".VnVogueH"/>
      <w:noProof w:val="0"/>
      <w:sz w:val="40"/>
      <w:szCs w:val="40"/>
      <w:lang w:val="en-US" w:eastAsia="en-US" w:bidi="ar-SA"/>
    </w:rPr>
  </w:style>
  <w:style w:type="paragraph" w:customStyle="1" w:styleId="cChar">
    <w:name w:val="c Char"/>
    <w:basedOn w:val="tm"/>
    <w:rsid w:val="00864799"/>
    <w:pPr>
      <w:spacing w:before="40"/>
      <w:ind w:left="426"/>
    </w:pPr>
  </w:style>
  <w:style w:type="character" w:customStyle="1" w:styleId="cCharChar">
    <w:name w:val="c Char Char"/>
    <w:rsid w:val="00864799"/>
    <w:rPr>
      <w:rFonts w:ascii=".VnAvant" w:hAnsi=".VnAvant"/>
      <w:b/>
      <w:noProof w:val="0"/>
      <w:sz w:val="24"/>
      <w:lang w:val="en-US" w:eastAsia="en-US" w:bidi="ar-SA"/>
    </w:rPr>
  </w:style>
  <w:style w:type="paragraph" w:customStyle="1" w:styleId="c">
    <w:name w:val="c"/>
    <w:basedOn w:val="tm"/>
    <w:rsid w:val="00864799"/>
    <w:pPr>
      <w:spacing w:before="40"/>
      <w:ind w:left="426"/>
    </w:pPr>
  </w:style>
  <w:style w:type="paragraph" w:customStyle="1" w:styleId="ndct">
    <w:name w:val="ndct"/>
    <w:basedOn w:val="Normal"/>
    <w:rsid w:val="00864799"/>
    <w:pPr>
      <w:tabs>
        <w:tab w:val="num" w:pos="1080"/>
      </w:tabs>
      <w:spacing w:before="60" w:after="0" w:line="312" w:lineRule="auto"/>
      <w:ind w:left="357" w:hanging="357"/>
      <w:jc w:val="left"/>
    </w:pPr>
    <w:rPr>
      <w:rFonts w:ascii=".VnAvant" w:eastAsia="SimSun" w:hAnsi=".VnAvant" w:cs="Times New Roman"/>
      <w:b/>
      <w:snapToGrid w:val="0"/>
      <w:sz w:val="26"/>
      <w:szCs w:val="20"/>
    </w:rPr>
  </w:style>
  <w:style w:type="paragraph" w:customStyle="1" w:styleId="mt">
    <w:name w:val="mt"/>
    <w:basedOn w:val="BodyTextIndent3"/>
    <w:rsid w:val="00864799"/>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864799"/>
    <w:pPr>
      <w:spacing w:before="0" w:after="0" w:line="360" w:lineRule="auto"/>
      <w:jc w:val="left"/>
    </w:pPr>
    <w:rPr>
      <w:rFonts w:ascii=".VnTime" w:eastAsia="SimSun" w:hAnsi=".VnTime" w:cs="Times New Roman"/>
      <w:snapToGrid w:val="0"/>
      <w:sz w:val="26"/>
      <w:szCs w:val="20"/>
    </w:rPr>
  </w:style>
  <w:style w:type="paragraph" w:customStyle="1" w:styleId="mrt">
    <w:name w:val="mrt"/>
    <w:basedOn w:val="Normal"/>
    <w:rsid w:val="00864799"/>
    <w:pPr>
      <w:spacing w:before="20" w:after="20" w:line="288" w:lineRule="auto"/>
      <w:jc w:val="left"/>
    </w:pPr>
    <w:rPr>
      <w:rFonts w:ascii=".VnTime" w:eastAsia="SimSun" w:hAnsi=".VnTime" w:cs="Times New Roman"/>
      <w:b/>
      <w:snapToGrid w:val="0"/>
      <w:sz w:val="26"/>
      <w:szCs w:val="20"/>
    </w:rPr>
  </w:style>
  <w:style w:type="paragraph" w:customStyle="1" w:styleId="ht1">
    <w:name w:val="ht1"/>
    <w:basedOn w:val="Normal"/>
    <w:rsid w:val="00864799"/>
    <w:pPr>
      <w:spacing w:before="0" w:after="0" w:line="312" w:lineRule="auto"/>
    </w:pPr>
    <w:rPr>
      <w:rFonts w:ascii=".VnTimeH" w:eastAsia="SimSun" w:hAnsi=".VnTimeH" w:cs="Times New Roman"/>
      <w:b/>
      <w:sz w:val="28"/>
      <w:szCs w:val="20"/>
    </w:rPr>
  </w:style>
  <w:style w:type="paragraph" w:customStyle="1" w:styleId="4">
    <w:name w:val="4"/>
    <w:basedOn w:val="Heading50"/>
    <w:rsid w:val="00864799"/>
    <w:pPr>
      <w:keepLines w:val="0"/>
      <w:tabs>
        <w:tab w:val="clear" w:pos="3600"/>
      </w:tabs>
      <w:spacing w:before="20" w:after="20" w:line="288" w:lineRule="auto"/>
      <w:ind w:left="0" w:firstLine="0"/>
    </w:pPr>
    <w:rPr>
      <w:rFonts w:ascii="VNSVNI2" w:eastAsia="SimSun" w:hAnsi="VNSVNI2" w:cs="Times New Roman"/>
      <w:b/>
      <w:snapToGrid w:val="0"/>
      <w:sz w:val="30"/>
      <w:szCs w:val="20"/>
      <w:u w:val="single"/>
    </w:rPr>
  </w:style>
  <w:style w:type="paragraph" w:customStyle="1" w:styleId="5">
    <w:name w:val="5"/>
    <w:basedOn w:val="Normal"/>
    <w:rsid w:val="00864799"/>
    <w:pPr>
      <w:spacing w:before="20" w:after="20" w:line="288" w:lineRule="auto"/>
    </w:pPr>
    <w:rPr>
      <w:rFonts w:ascii="VNSVNI2" w:eastAsia="SimSun" w:hAnsi="VNSVNI2" w:cs="Times New Roman"/>
      <w:i/>
      <w:snapToGrid w:val="0"/>
      <w:sz w:val="28"/>
      <w:szCs w:val="20"/>
    </w:rPr>
  </w:style>
  <w:style w:type="paragraph" w:customStyle="1" w:styleId="6">
    <w:name w:val="6"/>
    <w:basedOn w:val="Heading50"/>
    <w:rsid w:val="00864799"/>
    <w:pPr>
      <w:keepLines w:val="0"/>
      <w:tabs>
        <w:tab w:val="clear" w:pos="3600"/>
      </w:tabs>
      <w:spacing w:before="20" w:after="20" w:line="288" w:lineRule="auto"/>
      <w:ind w:left="0" w:firstLine="0"/>
    </w:pPr>
    <w:rPr>
      <w:rFonts w:ascii="VNSVNI2" w:eastAsia="SimSun" w:hAnsi="VNSVNI2" w:cs="Times New Roman"/>
      <w:b/>
      <w:i/>
      <w:snapToGrid w:val="0"/>
      <w:sz w:val="28"/>
      <w:szCs w:val="20"/>
    </w:rPr>
  </w:style>
  <w:style w:type="paragraph" w:customStyle="1" w:styleId="tenHP">
    <w:name w:val="tenHP"/>
    <w:basedOn w:val="Normal"/>
    <w:rsid w:val="00864799"/>
    <w:pPr>
      <w:spacing w:before="0" w:after="0"/>
      <w:jc w:val="center"/>
    </w:pPr>
    <w:rPr>
      <w:rFonts w:ascii=".VnTimeH" w:eastAsia="SimSun" w:hAnsi=".VnTimeH" w:cs="Times New Roman"/>
      <w:b/>
      <w:bCs/>
      <w:kern w:val="32"/>
      <w:sz w:val="32"/>
      <w:szCs w:val="20"/>
    </w:rPr>
  </w:style>
  <w:style w:type="paragraph" w:customStyle="1" w:styleId="av">
    <w:name w:val="av"/>
    <w:basedOn w:val="Normal"/>
    <w:rsid w:val="00864799"/>
    <w:pPr>
      <w:spacing w:before="0" w:after="0" w:line="24" w:lineRule="atLeast"/>
      <w:ind w:left="101"/>
      <w:jc w:val="left"/>
    </w:pPr>
    <w:rPr>
      <w:rFonts w:ascii=".VnAvant" w:eastAsia="SimSun" w:hAnsi=".VnAvant" w:cs="Times New Roman"/>
      <w:b/>
      <w:kern w:val="32"/>
      <w:sz w:val="26"/>
      <w:szCs w:val="20"/>
    </w:rPr>
  </w:style>
  <w:style w:type="paragraph" w:customStyle="1" w:styleId="Ar">
    <w:name w:val="Ar"/>
    <w:basedOn w:val="Normal"/>
    <w:rsid w:val="00864799"/>
    <w:pPr>
      <w:spacing w:before="0" w:after="0" w:line="24" w:lineRule="atLeast"/>
      <w:jc w:val="left"/>
    </w:pPr>
    <w:rPr>
      <w:rFonts w:ascii=".VnArial" w:eastAsia="SimSun" w:hAnsi=".VnArial" w:cs="Times New Roman"/>
      <w:b/>
      <w:kern w:val="32"/>
      <w:sz w:val="26"/>
      <w:szCs w:val="20"/>
    </w:rPr>
  </w:style>
  <w:style w:type="character" w:customStyle="1" w:styleId="tmChar">
    <w:name w:val="tm Char"/>
    <w:rsid w:val="00864799"/>
    <w:rPr>
      <w:rFonts w:ascii=".VnAvant" w:hAnsi=".VnAvant"/>
      <w:b/>
      <w:noProof w:val="0"/>
      <w:sz w:val="24"/>
      <w:lang w:val="en-US" w:eastAsia="en-US" w:bidi="ar-SA"/>
    </w:rPr>
  </w:style>
  <w:style w:type="paragraph" w:customStyle="1" w:styleId="chuongtrinhmonhoc">
    <w:name w:val="chuong trinh mon hoc"/>
    <w:basedOn w:val="Normal"/>
    <w:next w:val="Normal"/>
    <w:rsid w:val="00864799"/>
    <w:pPr>
      <w:spacing w:before="0" w:after="0" w:line="288" w:lineRule="auto"/>
      <w:jc w:val="center"/>
    </w:pPr>
    <w:rPr>
      <w:rFonts w:ascii=".VnTime" w:eastAsia="SimSun" w:hAnsi=".VnTime" w:cs="Times New Roman"/>
      <w:i/>
      <w:sz w:val="28"/>
      <w:szCs w:val="24"/>
    </w:rPr>
  </w:style>
  <w:style w:type="paragraph" w:customStyle="1" w:styleId="TieudeMH">
    <w:name w:val="Tieu de MH"/>
    <w:basedOn w:val="Normal"/>
    <w:next w:val="Normal"/>
    <w:rsid w:val="00864799"/>
    <w:pPr>
      <w:spacing w:before="0" w:line="288" w:lineRule="auto"/>
      <w:jc w:val="center"/>
    </w:pPr>
    <w:rPr>
      <w:rFonts w:ascii=".VnTimeH" w:eastAsia="SimSun" w:hAnsi=".VnTimeH" w:cs="Times New Roman"/>
      <w:b/>
      <w:sz w:val="28"/>
      <w:szCs w:val="24"/>
    </w:rPr>
  </w:style>
  <w:style w:type="character" w:customStyle="1" w:styleId="nChar">
    <w:name w:val="n Char"/>
    <w:rsid w:val="00864799"/>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864799"/>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864799"/>
    <w:pPr>
      <w:spacing w:before="40" w:after="40" w:line="288" w:lineRule="auto"/>
      <w:ind w:left="812" w:hanging="252"/>
    </w:pPr>
    <w:rPr>
      <w:rFonts w:ascii="VNI-Times" w:eastAsia="SimSun" w:hAnsi="VNI-Times" w:cs="Times New Roman"/>
      <w:sz w:val="26"/>
      <w:szCs w:val="24"/>
    </w:rPr>
  </w:style>
  <w:style w:type="paragraph" w:customStyle="1" w:styleId="StyletmBefore1ptAfter1pt">
    <w:name w:val="Style tm + Before:  1 pt After:  1 pt"/>
    <w:basedOn w:val="tm"/>
    <w:rsid w:val="00864799"/>
    <w:pPr>
      <w:spacing w:after="80"/>
    </w:pPr>
    <w:rPr>
      <w:lang w:val="fr-FR"/>
    </w:rPr>
  </w:style>
  <w:style w:type="paragraph" w:customStyle="1" w:styleId="2s">
    <w:name w:val="2s"/>
    <w:basedOn w:val="Normal"/>
    <w:rsid w:val="00864799"/>
    <w:pPr>
      <w:spacing w:before="20" w:after="20" w:line="312" w:lineRule="auto"/>
      <w:ind w:left="1918" w:hanging="478"/>
    </w:pPr>
    <w:rPr>
      <w:rFonts w:ascii=".VnTime" w:eastAsia="SimSun" w:hAnsi=".VnTime" w:cs="Times New Roman"/>
      <w:b/>
      <w:snapToGrid w:val="0"/>
      <w:sz w:val="26"/>
      <w:szCs w:val="20"/>
    </w:rPr>
  </w:style>
  <w:style w:type="paragraph" w:customStyle="1" w:styleId="tp">
    <w:name w:val="tp"/>
    <w:basedOn w:val="tm"/>
    <w:rsid w:val="00864799"/>
  </w:style>
  <w:style w:type="paragraph" w:customStyle="1" w:styleId="tc1">
    <w:name w:val="tc1"/>
    <w:basedOn w:val="Normal"/>
    <w:rsid w:val="00864799"/>
    <w:pPr>
      <w:snapToGrid w:val="0"/>
      <w:spacing w:before="0" w:after="0" w:line="276" w:lineRule="auto"/>
      <w:jc w:val="center"/>
    </w:pPr>
    <w:rPr>
      <w:rFonts w:ascii=".VnTimeH" w:eastAsia="SimSun" w:hAnsi=".VnTimeH" w:cs="AGaramond"/>
      <w:b/>
      <w:bCs/>
      <w:sz w:val="28"/>
      <w:szCs w:val="28"/>
    </w:rPr>
  </w:style>
  <w:style w:type="paragraph" w:customStyle="1" w:styleId="Nghieng">
    <w:name w:val="Nghieng"/>
    <w:aliases w:val="Le trai"/>
    <w:basedOn w:val="Normal"/>
    <w:rsid w:val="00864799"/>
    <w:pPr>
      <w:tabs>
        <w:tab w:val="left" w:pos="454"/>
      </w:tabs>
      <w:spacing w:before="0" w:after="0" w:line="288" w:lineRule="auto"/>
    </w:pPr>
    <w:rPr>
      <w:rFonts w:ascii=".VnTime" w:eastAsia="SimSun" w:hAnsi=".VnTime" w:cs="Times New Roman"/>
      <w:i/>
      <w:sz w:val="26"/>
      <w:szCs w:val="24"/>
    </w:rPr>
  </w:style>
  <w:style w:type="paragraph" w:customStyle="1" w:styleId="PNHTieudeLon">
    <w:name w:val="PNH_TieudeLon"/>
    <w:basedOn w:val="Normal"/>
    <w:rsid w:val="00864799"/>
    <w:pPr>
      <w:spacing w:before="0" w:after="0"/>
      <w:jc w:val="center"/>
    </w:pPr>
    <w:rPr>
      <w:rFonts w:ascii=".VnClarendonH" w:eastAsia="SimSun" w:hAnsi=".VnClarendonH" w:cs="Times New Roman"/>
      <w:b/>
      <w:sz w:val="28"/>
      <w:szCs w:val="20"/>
      <w:lang w:val="de-DE"/>
    </w:rPr>
  </w:style>
  <w:style w:type="paragraph" w:customStyle="1" w:styleId="ch">
    <w:name w:val="ch"/>
    <w:basedOn w:val="Normal"/>
    <w:rsid w:val="00864799"/>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864799"/>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autoRedefine/>
    <w:rsid w:val="00864799"/>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864799"/>
    <w:pPr>
      <w:spacing w:line="288" w:lineRule="auto"/>
      <w:jc w:val="center"/>
    </w:pPr>
    <w:rPr>
      <w:rFonts w:ascii=".VnTimeH" w:hAnsi=".VnTimeH"/>
      <w:b w:val="0"/>
      <w:szCs w:val="26"/>
    </w:rPr>
  </w:style>
  <w:style w:type="paragraph" w:customStyle="1" w:styleId="MUCCHINH0">
    <w:name w:val="MUC CHINH"/>
    <w:basedOn w:val="Normal"/>
    <w:autoRedefine/>
    <w:rsid w:val="00864799"/>
    <w:pPr>
      <w:autoSpaceDE w:val="0"/>
      <w:autoSpaceDN w:val="0"/>
      <w:spacing w:before="0" w:after="0" w:line="312" w:lineRule="auto"/>
    </w:pPr>
    <w:rPr>
      <w:rFonts w:ascii=".VnTime" w:eastAsia="Times New Roman" w:hAnsi=".VnTime" w:cs="Times New Roman"/>
      <w:bCs/>
      <w:sz w:val="26"/>
      <w:szCs w:val="26"/>
      <w:lang w:val="de-DE"/>
    </w:rPr>
  </w:style>
  <w:style w:type="paragraph" w:customStyle="1" w:styleId="14mucVNARIAL">
    <w:name w:val="14 muc_VNARIAL"/>
    <w:basedOn w:val="Normal"/>
    <w:rsid w:val="00864799"/>
    <w:pPr>
      <w:spacing w:before="0" w:after="0"/>
      <w:jc w:val="left"/>
    </w:pPr>
    <w:rPr>
      <w:rFonts w:ascii=".VnArial" w:eastAsia="Times New Roman" w:hAnsi=".VnArial" w:cs="Times New Roman"/>
      <w:b/>
      <w:sz w:val="28"/>
      <w:szCs w:val="24"/>
      <w:lang w:val="fr-FR"/>
    </w:rPr>
  </w:style>
  <w:style w:type="paragraph" w:customStyle="1" w:styleId="nghiengtrai">
    <w:name w:val="nghieng trai"/>
    <w:basedOn w:val="Normal"/>
    <w:rsid w:val="00864799"/>
    <w:pPr>
      <w:spacing w:before="0" w:after="0" w:line="312" w:lineRule="auto"/>
      <w:jc w:val="left"/>
    </w:pPr>
    <w:rPr>
      <w:rFonts w:ascii=".VnTime" w:eastAsia="Times New Roman" w:hAnsi=".VnTime" w:cs="Times New Roman"/>
      <w:i/>
      <w:sz w:val="26"/>
      <w:szCs w:val="20"/>
    </w:rPr>
  </w:style>
  <w:style w:type="paragraph" w:customStyle="1" w:styleId="nghienggiua">
    <w:name w:val="nghieng giua"/>
    <w:basedOn w:val="Normal"/>
    <w:rsid w:val="00864799"/>
    <w:pPr>
      <w:spacing w:before="0" w:after="0" w:line="312" w:lineRule="auto"/>
      <w:jc w:val="center"/>
    </w:pPr>
    <w:rPr>
      <w:rFonts w:ascii=".VnTime" w:eastAsia="Times New Roman" w:hAnsi=".VnTime" w:cs="Times New Roman"/>
      <w:i/>
      <w:sz w:val="26"/>
      <w:szCs w:val="20"/>
    </w:rPr>
  </w:style>
  <w:style w:type="paragraph" w:customStyle="1" w:styleId="mucchinh1">
    <w:name w:val="muc chinh"/>
    <w:rsid w:val="00864799"/>
    <w:pPr>
      <w:spacing w:after="0" w:line="240" w:lineRule="auto"/>
    </w:pPr>
    <w:rPr>
      <w:rFonts w:ascii=".VnTime" w:eastAsia="SimSun" w:hAnsi=".VnTime" w:cs="Times New Roman"/>
      <w:noProof/>
      <w:sz w:val="26"/>
      <w:szCs w:val="20"/>
    </w:rPr>
  </w:style>
  <w:style w:type="character" w:customStyle="1" w:styleId="gCharChar">
    <w:name w:val="g Char Char"/>
    <w:rsid w:val="00864799"/>
    <w:rPr>
      <w:rFonts w:ascii=".VnTime" w:eastAsia="SimSun" w:hAnsi=".VnTime"/>
      <w:sz w:val="26"/>
      <w:szCs w:val="26"/>
      <w:lang w:val="en-US" w:eastAsia="en-US" w:bidi="ar-SA"/>
    </w:rPr>
  </w:style>
  <w:style w:type="character" w:customStyle="1" w:styleId="g1CharChar">
    <w:name w:val="g1 Char Char"/>
    <w:basedOn w:val="gCharChar"/>
    <w:rsid w:val="00864799"/>
    <w:rPr>
      <w:rFonts w:ascii=".VnTime" w:eastAsia="SimSun" w:hAnsi=".VnTime"/>
      <w:sz w:val="26"/>
      <w:szCs w:val="26"/>
      <w:lang w:val="en-US" w:eastAsia="en-US" w:bidi="ar-SA"/>
    </w:rPr>
  </w:style>
  <w:style w:type="character" w:customStyle="1" w:styleId="Style9CharChar2">
    <w:name w:val="Style9 Char Char2"/>
    <w:rsid w:val="00864799"/>
    <w:rPr>
      <w:rFonts w:ascii=".VnTime" w:hAnsi=".VnTime"/>
      <w:sz w:val="26"/>
      <w:szCs w:val="24"/>
      <w:lang w:val="it-IT" w:eastAsia="en-US" w:bidi="ar-SA"/>
    </w:rPr>
  </w:style>
  <w:style w:type="character" w:customStyle="1" w:styleId="Style9CharChar1Char">
    <w:name w:val="Style9 Char Char1 Char"/>
    <w:link w:val="Style9CharChar1"/>
    <w:rsid w:val="00864799"/>
    <w:rPr>
      <w:rFonts w:ascii=".VnTime" w:hAnsi=".VnTime"/>
      <w:sz w:val="26"/>
      <w:szCs w:val="24"/>
      <w:lang w:val="it-IT"/>
    </w:rPr>
  </w:style>
  <w:style w:type="paragraph" w:customStyle="1" w:styleId="Style9CharChar1">
    <w:name w:val="Style9 Char Char1"/>
    <w:basedOn w:val="Normal"/>
    <w:next w:val="Normal"/>
    <w:link w:val="Style9CharChar1Char"/>
    <w:rsid w:val="00864799"/>
    <w:pPr>
      <w:spacing w:before="0" w:after="0" w:line="288" w:lineRule="auto"/>
      <w:ind w:left="720"/>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864799"/>
    <w:pPr>
      <w:spacing w:before="0" w:line="288" w:lineRule="auto"/>
    </w:pPr>
    <w:rPr>
      <w:rFonts w:eastAsia="Times New Roman" w:cs="Times New Roman"/>
      <w:sz w:val="28"/>
      <w:szCs w:val="28"/>
    </w:rPr>
  </w:style>
  <w:style w:type="character" w:customStyle="1" w:styleId="StyleTimesNewRomanFirstline127cmBefore3ptChar">
    <w:name w:val="Style Times New Roman First line:  1.27 cm Before:  3 pt Char"/>
    <w:link w:val="StyleTimesNewRomanFirstline127cmBefore3pt"/>
    <w:rsid w:val="00864799"/>
    <w:rPr>
      <w:rFonts w:ascii="Times New Roman" w:eastAsia="Times New Roman" w:hAnsi="Times New Roman" w:cs="Times New Roman"/>
      <w:sz w:val="28"/>
      <w:szCs w:val="28"/>
    </w:rPr>
  </w:style>
  <w:style w:type="character" w:customStyle="1" w:styleId="tCharChar">
    <w:name w:val="t Char Char"/>
    <w:rsid w:val="00864799"/>
    <w:rPr>
      <w:rFonts w:ascii=".VnTimeH" w:eastAsia="SimSun" w:hAnsi=".VnTimeH"/>
      <w:b/>
      <w:bCs/>
      <w:spacing w:val="40"/>
      <w:sz w:val="28"/>
      <w:szCs w:val="32"/>
      <w:lang w:val="en-US" w:eastAsia="en-US" w:bidi="ar-SA"/>
    </w:rPr>
  </w:style>
  <w:style w:type="paragraph" w:customStyle="1" w:styleId="ChngI">
    <w:name w:val="Ch­¬ng I"/>
    <w:basedOn w:val="Normal"/>
    <w:rsid w:val="00864799"/>
    <w:pPr>
      <w:spacing w:before="0" w:after="0"/>
      <w:jc w:val="center"/>
    </w:pPr>
    <w:rPr>
      <w:rFonts w:ascii=".VnTime" w:eastAsia="Times New Roman" w:hAnsi=".VnTime" w:cs="Times New Roman"/>
      <w:i/>
      <w:sz w:val="28"/>
      <w:szCs w:val="20"/>
    </w:rPr>
  </w:style>
  <w:style w:type="character" w:customStyle="1" w:styleId="1CharChar">
    <w:name w:val="1 Char Char"/>
    <w:rsid w:val="00864799"/>
    <w:rPr>
      <w:rFonts w:ascii=".VnTime" w:hAnsi=".VnTime"/>
      <w:b/>
      <w:bCs/>
      <w:iCs/>
      <w:spacing w:val="40"/>
      <w:sz w:val="26"/>
      <w:szCs w:val="24"/>
      <w:lang w:val="en-US" w:eastAsia="en-US" w:bidi="ar-SA"/>
    </w:rPr>
  </w:style>
  <w:style w:type="character" w:customStyle="1" w:styleId="Style9CharCharChar">
    <w:name w:val="Style9 Char Char Char"/>
    <w:rsid w:val="00864799"/>
    <w:rPr>
      <w:rFonts w:ascii=".VnTime" w:hAnsi=".VnTime"/>
      <w:sz w:val="26"/>
      <w:szCs w:val="24"/>
      <w:lang w:val="it-IT" w:eastAsia="en-US" w:bidi="ar-SA"/>
    </w:rPr>
  </w:style>
  <w:style w:type="paragraph" w:customStyle="1" w:styleId="12ptChar">
    <w:name w:val="12 pt Char"/>
    <w:basedOn w:val="Normal"/>
    <w:link w:val="12ptCharChar"/>
    <w:rsid w:val="00864799"/>
    <w:pPr>
      <w:keepNext/>
      <w:spacing w:beforeLines="40" w:before="96" w:afterLines="40" w:after="96" w:line="288" w:lineRule="auto"/>
      <w:jc w:val="left"/>
      <w:outlineLvl w:val="1"/>
    </w:pPr>
    <w:rPr>
      <w:rFonts w:ascii=".VnTimeH" w:eastAsia="Times New Roman" w:hAnsi=".VnTimeH" w:cs="Times New Roman"/>
      <w:b/>
      <w:bCs/>
      <w:spacing w:val="40"/>
      <w:szCs w:val="24"/>
    </w:rPr>
  </w:style>
  <w:style w:type="character" w:customStyle="1" w:styleId="12ptCharChar">
    <w:name w:val="12 pt Char Char"/>
    <w:link w:val="12ptChar"/>
    <w:rsid w:val="00864799"/>
    <w:rPr>
      <w:rFonts w:ascii=".VnTimeH" w:eastAsia="Times New Roman" w:hAnsi=".VnTimeH" w:cs="Times New Roman"/>
      <w:b/>
      <w:bCs/>
      <w:spacing w:val="40"/>
      <w:sz w:val="24"/>
      <w:szCs w:val="24"/>
    </w:rPr>
  </w:style>
  <w:style w:type="paragraph" w:customStyle="1" w:styleId="sao">
    <w:name w:val="sao"/>
    <w:basedOn w:val="Normal"/>
    <w:rsid w:val="00864799"/>
    <w:pPr>
      <w:tabs>
        <w:tab w:val="left" w:pos="-1701"/>
        <w:tab w:val="num" w:pos="425"/>
      </w:tabs>
      <w:spacing w:after="0"/>
      <w:ind w:left="425" w:hanging="137"/>
    </w:pPr>
    <w:rPr>
      <w:rFonts w:ascii="VNI-Times" w:eastAsia="Times New Roman" w:hAnsi="VNI-Times" w:cs="Times New Roman"/>
      <w:b/>
      <w:color w:val="000080"/>
      <w:sz w:val="26"/>
      <w:szCs w:val="20"/>
    </w:rPr>
  </w:style>
  <w:style w:type="paragraph" w:customStyle="1" w:styleId="a">
    <w:name w:val="©"/>
    <w:basedOn w:val="Normal"/>
    <w:link w:val="Char"/>
    <w:rsid w:val="00864799"/>
    <w:pPr>
      <w:numPr>
        <w:numId w:val="5"/>
      </w:numPr>
      <w:spacing w:before="0" w:after="0"/>
    </w:pPr>
    <w:rPr>
      <w:rFonts w:ascii=".VnTimeH" w:eastAsia="Times New Roman" w:hAnsi=".VnTimeH" w:cs="Times New Roman"/>
      <w:kern w:val="32"/>
      <w:sz w:val="26"/>
      <w:szCs w:val="20"/>
    </w:rPr>
  </w:style>
  <w:style w:type="character" w:customStyle="1" w:styleId="Char">
    <w:name w:val="© Char"/>
    <w:link w:val="a"/>
    <w:rsid w:val="00864799"/>
    <w:rPr>
      <w:rFonts w:ascii=".VnTimeH" w:eastAsia="Times New Roman" w:hAnsi=".VnTimeH" w:cs="Times New Roman"/>
      <w:kern w:val="32"/>
      <w:sz w:val="26"/>
      <w:szCs w:val="20"/>
    </w:rPr>
  </w:style>
  <w:style w:type="paragraph" w:customStyle="1" w:styleId="9">
    <w:name w:val="9"/>
    <w:basedOn w:val="g"/>
    <w:rsid w:val="00864799"/>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864799"/>
    <w:pPr>
      <w:spacing w:before="0" w:after="0" w:line="312" w:lineRule="auto"/>
    </w:pPr>
    <w:rPr>
      <w:rFonts w:ascii=".VnTime" w:eastAsia="Times New Roman" w:hAnsi=".VnTime" w:cs="Times New Roman"/>
      <w:sz w:val="26"/>
      <w:szCs w:val="20"/>
    </w:rPr>
  </w:style>
  <w:style w:type="paragraph" w:customStyle="1" w:styleId="text">
    <w:name w:val="text"/>
    <w:basedOn w:val="Normal"/>
    <w:rsid w:val="00864799"/>
    <w:pPr>
      <w:spacing w:before="100" w:beforeAutospacing="1" w:after="100" w:afterAutospacing="1"/>
      <w:jc w:val="left"/>
    </w:pPr>
    <w:rPr>
      <w:rFonts w:eastAsia="Times New Roman" w:cs="Times New Roman"/>
      <w:szCs w:val="24"/>
    </w:rPr>
  </w:style>
  <w:style w:type="paragraph" w:customStyle="1" w:styleId="Style100">
    <w:name w:val="Style10"/>
    <w:basedOn w:val="Normal"/>
    <w:next w:val="Normal"/>
    <w:rsid w:val="00864799"/>
    <w:pPr>
      <w:autoSpaceDE w:val="0"/>
      <w:autoSpaceDN w:val="0"/>
      <w:snapToGrid w:val="0"/>
      <w:spacing w:before="0" w:after="0" w:line="276" w:lineRule="auto"/>
      <w:jc w:val="center"/>
    </w:pPr>
    <w:rPr>
      <w:rFonts w:ascii=".VnTimeH" w:eastAsia="Times New Roman" w:hAnsi=".VnTimeH" w:cs="Times New Roman"/>
      <w:sz w:val="26"/>
      <w:szCs w:val="26"/>
    </w:rPr>
  </w:style>
  <w:style w:type="paragraph" w:customStyle="1" w:styleId="Style11Char">
    <w:name w:val="Style11 Char"/>
    <w:basedOn w:val="Normal"/>
    <w:next w:val="Normal"/>
    <w:rsid w:val="00864799"/>
    <w:pPr>
      <w:spacing w:after="0" w:line="288" w:lineRule="auto"/>
      <w:jc w:val="center"/>
    </w:pPr>
    <w:rPr>
      <w:rFonts w:ascii=".VnTime" w:eastAsia="Times New Roman" w:hAnsi=".VnTime" w:cs="Times New Roman"/>
      <w:i/>
      <w:sz w:val="26"/>
      <w:szCs w:val="24"/>
    </w:rPr>
  </w:style>
  <w:style w:type="character" w:customStyle="1" w:styleId="Style9CharCharCharCharCharChar">
    <w:name w:val="Style9 Char Char Char Char Char Char"/>
    <w:link w:val="Style9CharCharCharCharChar"/>
    <w:rsid w:val="00864799"/>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864799"/>
    <w:pPr>
      <w:spacing w:before="0" w:after="0" w:line="288" w:lineRule="auto"/>
      <w:ind w:left="720"/>
    </w:pPr>
    <w:rPr>
      <w:rFonts w:ascii=".VnTime" w:hAnsi=".VnTime"/>
      <w:sz w:val="26"/>
      <w:szCs w:val="24"/>
      <w:lang w:val="it-IT"/>
    </w:rPr>
  </w:style>
  <w:style w:type="paragraph" w:customStyle="1" w:styleId="Style9CharCharCharChar">
    <w:name w:val="Style9 Char Char Char Char"/>
    <w:basedOn w:val="Normal"/>
    <w:next w:val="Normal"/>
    <w:rsid w:val="00864799"/>
    <w:pPr>
      <w:spacing w:before="0" w:after="0" w:line="288" w:lineRule="auto"/>
      <w:ind w:left="720"/>
    </w:pPr>
    <w:rPr>
      <w:rFonts w:ascii=".VnTime" w:eastAsia="Times New Roman" w:hAnsi=".VnTime" w:cs="Times New Roman"/>
      <w:sz w:val="26"/>
      <w:szCs w:val="24"/>
      <w:lang w:val="it-IT"/>
    </w:rPr>
  </w:style>
  <w:style w:type="character" w:customStyle="1" w:styleId="Style9CharChar1CharChar">
    <w:name w:val="Style9 Char Char1 Char Char"/>
    <w:rsid w:val="00864799"/>
    <w:rPr>
      <w:rFonts w:ascii=".VnTime" w:hAnsi=".VnTime"/>
      <w:sz w:val="26"/>
      <w:szCs w:val="24"/>
      <w:lang w:val="it-IT" w:eastAsia="en-US" w:bidi="ar-SA"/>
    </w:rPr>
  </w:style>
  <w:style w:type="paragraph" w:customStyle="1" w:styleId="Tenchuong1">
    <w:name w:val="Ten chuong"/>
    <w:basedOn w:val="Normal"/>
    <w:rsid w:val="00864799"/>
    <w:pPr>
      <w:autoSpaceDE w:val="0"/>
      <w:autoSpaceDN w:val="0"/>
      <w:spacing w:before="0" w:after="0" w:line="276" w:lineRule="auto"/>
      <w:jc w:val="center"/>
    </w:pPr>
    <w:rPr>
      <w:rFonts w:ascii=".VnTimeH" w:eastAsia="Times New Roman" w:hAnsi=".VnTimeH" w:cs="Times New Roman"/>
      <w:snapToGrid w:val="0"/>
      <w:sz w:val="26"/>
      <w:szCs w:val="26"/>
    </w:rPr>
  </w:style>
  <w:style w:type="paragraph" w:customStyle="1" w:styleId="Teenchuong">
    <w:name w:val="Teen chuong"/>
    <w:basedOn w:val="Normal"/>
    <w:rsid w:val="00864799"/>
    <w:pPr>
      <w:spacing w:before="0" w:after="0"/>
      <w:jc w:val="center"/>
    </w:pPr>
    <w:rPr>
      <w:rFonts w:ascii=".VnTimeH" w:eastAsia="Times New Roman" w:hAnsi=".VnTimeH" w:cs="Times New Roman"/>
      <w:sz w:val="28"/>
      <w:szCs w:val="20"/>
    </w:rPr>
  </w:style>
  <w:style w:type="paragraph" w:customStyle="1" w:styleId="Chuongtrinhmonhoc0">
    <w:name w:val="Chuong trinh mon hoc"/>
    <w:basedOn w:val="Normal"/>
    <w:rsid w:val="00864799"/>
    <w:pPr>
      <w:spacing w:before="0" w:after="0" w:line="288" w:lineRule="auto"/>
      <w:jc w:val="center"/>
    </w:pPr>
    <w:rPr>
      <w:rFonts w:ascii=".VnTime" w:eastAsia="Times New Roman" w:hAnsi=".VnTime" w:cs="Times New Roman"/>
      <w:i/>
      <w:sz w:val="28"/>
      <w:szCs w:val="24"/>
    </w:rPr>
  </w:style>
  <w:style w:type="paragraph" w:customStyle="1" w:styleId="Style9">
    <w:name w:val="Style9"/>
    <w:basedOn w:val="Normal"/>
    <w:rsid w:val="00864799"/>
    <w:pPr>
      <w:autoSpaceDE w:val="0"/>
      <w:autoSpaceDN w:val="0"/>
      <w:spacing w:before="0" w:after="0" w:line="288" w:lineRule="auto"/>
      <w:ind w:left="720"/>
    </w:pPr>
    <w:rPr>
      <w:rFonts w:ascii=".VnTime" w:eastAsia="Times New Roman" w:hAnsi=".VnTime" w:cs="Times New Roman"/>
      <w:sz w:val="26"/>
      <w:szCs w:val="26"/>
      <w:lang w:val="it-IT"/>
    </w:rPr>
  </w:style>
  <w:style w:type="paragraph" w:customStyle="1" w:styleId="7">
    <w:name w:val="7"/>
    <w:basedOn w:val="g"/>
    <w:link w:val="7Char"/>
    <w:rsid w:val="00864799"/>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864799"/>
    <w:rPr>
      <w:rFonts w:ascii=".VnTimeH" w:eastAsia="Times New Roman" w:hAnsi=".VnTimeH" w:cs="Times New Roman"/>
      <w:b/>
      <w:sz w:val="24"/>
      <w:szCs w:val="24"/>
      <w:lang w:val="fr-FR"/>
    </w:rPr>
  </w:style>
  <w:style w:type="paragraph" w:customStyle="1" w:styleId="m1">
    <w:name w:val="m1"/>
    <w:basedOn w:val="Heading1TimesNewRoman"/>
    <w:rsid w:val="00864799"/>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864799"/>
    <w:rPr>
      <w:rFonts w:eastAsia="Times New Roman"/>
      <w:i/>
    </w:rPr>
  </w:style>
  <w:style w:type="paragraph" w:customStyle="1" w:styleId="m3">
    <w:name w:val="m3"/>
    <w:basedOn w:val="Mucnho"/>
    <w:rsid w:val="00864799"/>
    <w:pPr>
      <w:spacing w:before="0" w:after="0" w:line="276" w:lineRule="auto"/>
      <w:jc w:val="center"/>
    </w:pPr>
    <w:rPr>
      <w:rFonts w:ascii=".VnTimeH" w:eastAsia="Times New Roman" w:hAnsi=".VnTimeH"/>
      <w:b w:val="0"/>
    </w:rPr>
  </w:style>
  <w:style w:type="paragraph" w:customStyle="1" w:styleId="n3">
    <w:name w:val="n3"/>
    <w:basedOn w:val="2n"/>
    <w:link w:val="n3Char"/>
    <w:rsid w:val="00864799"/>
    <w:rPr>
      <w:szCs w:val="28"/>
    </w:rPr>
  </w:style>
  <w:style w:type="character" w:customStyle="1" w:styleId="n3Char">
    <w:name w:val="n3 Char"/>
    <w:link w:val="n3"/>
    <w:rsid w:val="00864799"/>
    <w:rPr>
      <w:rFonts w:ascii=".VnTime" w:eastAsia="SimSun" w:hAnsi=".VnTime" w:cs="Times New Roman"/>
      <w:b/>
      <w:snapToGrid w:val="0"/>
      <w:sz w:val="28"/>
      <w:szCs w:val="28"/>
    </w:rPr>
  </w:style>
  <w:style w:type="paragraph" w:customStyle="1" w:styleId="11">
    <w:name w:val="11"/>
    <w:basedOn w:val="Normal"/>
    <w:link w:val="11Char"/>
    <w:rsid w:val="00864799"/>
    <w:pPr>
      <w:widowControl w:val="0"/>
      <w:spacing w:before="0" w:after="0"/>
    </w:pPr>
    <w:rPr>
      <w:rFonts w:eastAsia="SimSun" w:cs="Times New Roman"/>
      <w:b/>
      <w:sz w:val="26"/>
      <w:szCs w:val="28"/>
      <w:lang w:val="sv-SE"/>
    </w:rPr>
  </w:style>
  <w:style w:type="character" w:customStyle="1" w:styleId="11Char">
    <w:name w:val="11 Char"/>
    <w:link w:val="11"/>
    <w:rsid w:val="00864799"/>
    <w:rPr>
      <w:rFonts w:ascii="Times New Roman" w:eastAsia="SimSun" w:hAnsi="Times New Roman" w:cs="Times New Roman"/>
      <w:b/>
      <w:sz w:val="26"/>
      <w:szCs w:val="28"/>
      <w:lang w:val="sv-SE"/>
    </w:rPr>
  </w:style>
  <w:style w:type="paragraph" w:customStyle="1" w:styleId="plff1">
    <w:name w:val="pl ff1"/>
    <w:basedOn w:val="Normal"/>
    <w:rsid w:val="00864799"/>
    <w:pPr>
      <w:spacing w:before="100" w:beforeAutospacing="1" w:after="100" w:afterAutospacing="1"/>
      <w:jc w:val="left"/>
    </w:pPr>
    <w:rPr>
      <w:rFonts w:eastAsia="Times New Roman" w:cs="Times New Roman"/>
      <w:szCs w:val="24"/>
    </w:rPr>
  </w:style>
  <w:style w:type="character" w:customStyle="1" w:styleId="ff3">
    <w:name w:val="ff3"/>
    <w:basedOn w:val="DefaultParagraphFont"/>
    <w:rsid w:val="00864799"/>
  </w:style>
  <w:style w:type="paragraph" w:customStyle="1" w:styleId="pjff3">
    <w:name w:val="pj ff3"/>
    <w:basedOn w:val="Normal"/>
    <w:rsid w:val="00864799"/>
    <w:pPr>
      <w:spacing w:before="100" w:beforeAutospacing="1" w:after="100" w:afterAutospacing="1"/>
      <w:jc w:val="left"/>
    </w:pPr>
    <w:rPr>
      <w:rFonts w:eastAsia="Times New Roman" w:cs="Times New Roman"/>
      <w:szCs w:val="24"/>
    </w:rPr>
  </w:style>
  <w:style w:type="character" w:customStyle="1" w:styleId="nw">
    <w:name w:val="nw"/>
    <w:basedOn w:val="DefaultParagraphFont"/>
    <w:rsid w:val="00864799"/>
  </w:style>
  <w:style w:type="paragraph" w:customStyle="1" w:styleId="CHU">
    <w:name w:val="CHU"/>
    <w:basedOn w:val="Normal"/>
    <w:rsid w:val="00864799"/>
    <w:pPr>
      <w:spacing w:before="0" w:after="0" w:line="360" w:lineRule="auto"/>
    </w:pPr>
    <w:rPr>
      <w:rFonts w:eastAsia="Batang" w:cs="Times New Roman"/>
      <w:sz w:val="28"/>
      <w:szCs w:val="28"/>
      <w:lang w:eastAsia="ko-KR"/>
    </w:rPr>
  </w:style>
  <w:style w:type="paragraph" w:customStyle="1" w:styleId="b-dieun">
    <w:name w:val="b-dieun"/>
    <w:basedOn w:val="Normal"/>
    <w:rsid w:val="00864799"/>
    <w:pPr>
      <w:spacing w:before="0"/>
      <w:ind w:firstLine="720"/>
    </w:pPr>
    <w:rPr>
      <w:rFonts w:eastAsia="Calibri" w:cs="Times New Roman"/>
      <w:color w:val="000000"/>
      <w:sz w:val="28"/>
      <w:szCs w:val="28"/>
      <w:lang w:val="nl-NL"/>
    </w:rPr>
  </w:style>
  <w:style w:type="character" w:customStyle="1" w:styleId="vanban">
    <w:name w:val="vanban"/>
    <w:rsid w:val="00864799"/>
    <w:rPr>
      <w:rFonts w:cs="Times New Roman"/>
    </w:rPr>
  </w:style>
  <w:style w:type="paragraph" w:customStyle="1" w:styleId="ndieund">
    <w:name w:val="ndieund"/>
    <w:basedOn w:val="Normal"/>
    <w:rsid w:val="00864799"/>
    <w:pPr>
      <w:spacing w:before="100" w:beforeAutospacing="1" w:after="100" w:afterAutospacing="1"/>
      <w:jc w:val="left"/>
    </w:pPr>
    <w:rPr>
      <w:rFonts w:eastAsia="Calibri" w:cs="Times New Roman"/>
      <w:szCs w:val="24"/>
    </w:rPr>
  </w:style>
  <w:style w:type="character" w:customStyle="1" w:styleId="BodyTextIndent2CharCharChar1">
    <w:name w:val="Body Text Indent 2 Char Char Char1"/>
    <w:semiHidden/>
    <w:rsid w:val="00864799"/>
    <w:rPr>
      <w:rFonts w:ascii=".VnTime" w:eastAsia=".VnTime" w:hAnsi=".VnTime"/>
      <w:sz w:val="28"/>
      <w:szCs w:val="28"/>
      <w:lang w:val="en-US" w:eastAsia="en-US" w:bidi="ar-SA"/>
    </w:rPr>
  </w:style>
  <w:style w:type="paragraph" w:customStyle="1" w:styleId="0phan">
    <w:name w:val="0/phan"/>
    <w:basedOn w:val="Normal"/>
    <w:rsid w:val="00864799"/>
    <w:pPr>
      <w:widowControl w:val="0"/>
      <w:spacing w:after="200"/>
      <w:jc w:val="center"/>
      <w:outlineLvl w:val="1"/>
    </w:pPr>
    <w:rPr>
      <w:rFonts w:ascii="Arial" w:eastAsia="Times New Roman" w:hAnsi="Arial" w:cs="Times New Roman"/>
      <w:b/>
      <w:szCs w:val="20"/>
    </w:rPr>
  </w:style>
  <w:style w:type="paragraph" w:customStyle="1" w:styleId="0chuong">
    <w:name w:val="0/chuong"/>
    <w:basedOn w:val="Normal"/>
    <w:rsid w:val="00864799"/>
    <w:pPr>
      <w:widowControl w:val="0"/>
      <w:spacing w:before="480" w:after="240"/>
      <w:jc w:val="center"/>
      <w:outlineLvl w:val="0"/>
    </w:pPr>
    <w:rPr>
      <w:rFonts w:ascii="Arial" w:eastAsia="Times New Roman" w:hAnsi="Arial" w:cs="Times New Roman"/>
      <w:b/>
      <w:sz w:val="32"/>
      <w:szCs w:val="20"/>
    </w:rPr>
  </w:style>
  <w:style w:type="paragraph" w:customStyle="1" w:styleId="0tenchuong">
    <w:name w:val="0/ten chuong"/>
    <w:basedOn w:val="0chuong"/>
    <w:qFormat/>
    <w:rsid w:val="00864799"/>
    <w:pPr>
      <w:spacing w:after="200"/>
    </w:pPr>
    <w:rPr>
      <w:sz w:val="24"/>
    </w:rPr>
  </w:style>
  <w:style w:type="paragraph" w:customStyle="1" w:styleId="00phan">
    <w:name w:val="00/phan"/>
    <w:basedOn w:val="BodyTextIndent"/>
    <w:rsid w:val="00864799"/>
    <w:pPr>
      <w:widowControl w:val="0"/>
      <w:spacing w:before="720"/>
      <w:ind w:firstLine="0"/>
      <w:jc w:val="center"/>
      <w:outlineLvl w:val="2"/>
    </w:pPr>
    <w:rPr>
      <w:rFonts w:ascii="Arial" w:hAnsi="Arial"/>
      <w:b/>
      <w:i/>
      <w:szCs w:val="28"/>
    </w:rPr>
  </w:style>
  <w:style w:type="paragraph" w:customStyle="1" w:styleId="000phan">
    <w:name w:val="000/phan"/>
    <w:basedOn w:val="Normal"/>
    <w:rsid w:val="00864799"/>
    <w:pPr>
      <w:tabs>
        <w:tab w:val="left" w:pos="340"/>
      </w:tabs>
      <w:spacing w:after="200"/>
      <w:ind w:left="340" w:hanging="340"/>
      <w:jc w:val="center"/>
      <w:outlineLvl w:val="3"/>
    </w:pPr>
    <w:rPr>
      <w:rFonts w:ascii="Arial" w:eastAsia="Times New Roman" w:hAnsi="Arial" w:cs="Times New Roman"/>
      <w:b/>
      <w:i/>
      <w:szCs w:val="20"/>
    </w:rPr>
  </w:style>
  <w:style w:type="paragraph" w:customStyle="1" w:styleId="1ngoac">
    <w:name w:val="1 ngoac"/>
    <w:basedOn w:val="Normal"/>
    <w:link w:val="1ngoacChar"/>
    <w:rsid w:val="00864799"/>
    <w:pPr>
      <w:widowControl w:val="0"/>
      <w:tabs>
        <w:tab w:val="left" w:pos="284"/>
      </w:tabs>
      <w:spacing w:after="0" w:line="288" w:lineRule="auto"/>
      <w:ind w:left="908" w:hanging="454"/>
    </w:pPr>
    <w:rPr>
      <w:rFonts w:ascii="Arial" w:eastAsia="Times New Roman" w:hAnsi="Arial" w:cs="Arial"/>
      <w:szCs w:val="24"/>
    </w:rPr>
  </w:style>
  <w:style w:type="paragraph" w:customStyle="1" w:styleId="1noidung">
    <w:name w:val="1 noi dung"/>
    <w:basedOn w:val="Normal"/>
    <w:link w:val="1noidungChar"/>
    <w:rsid w:val="00864799"/>
    <w:pPr>
      <w:widowControl w:val="0"/>
      <w:tabs>
        <w:tab w:val="left" w:pos="454"/>
      </w:tabs>
      <w:spacing w:after="0" w:line="288" w:lineRule="auto"/>
      <w:ind w:left="454" w:hanging="454"/>
    </w:pPr>
    <w:rPr>
      <w:rFonts w:ascii="Arial" w:eastAsia="Times New Roman" w:hAnsi="Arial" w:cs="Times New Roman"/>
      <w:szCs w:val="20"/>
      <w:lang w:val="x-none" w:eastAsia="x-none"/>
    </w:rPr>
  </w:style>
  <w:style w:type="character" w:customStyle="1" w:styleId="1noidungChar">
    <w:name w:val="1 noi dung Char"/>
    <w:link w:val="1noidung"/>
    <w:rsid w:val="00864799"/>
    <w:rPr>
      <w:rFonts w:ascii="Arial" w:eastAsia="Times New Roman" w:hAnsi="Arial" w:cs="Times New Roman"/>
      <w:sz w:val="24"/>
      <w:szCs w:val="20"/>
      <w:lang w:val="x-none" w:eastAsia="x-none"/>
    </w:rPr>
  </w:style>
  <w:style w:type="paragraph" w:customStyle="1" w:styleId="1phan">
    <w:name w:val="1/phan"/>
    <w:basedOn w:val="Normal"/>
    <w:link w:val="1phanChar"/>
    <w:rsid w:val="00864799"/>
    <w:pPr>
      <w:widowControl w:val="0"/>
      <w:tabs>
        <w:tab w:val="left" w:pos="851"/>
      </w:tabs>
      <w:spacing w:before="240" w:after="0"/>
      <w:jc w:val="left"/>
      <w:outlineLvl w:val="1"/>
    </w:pPr>
    <w:rPr>
      <w:rFonts w:ascii="Arial" w:eastAsia="Times New Roman" w:hAnsi="Arial" w:cs="Times New Roman"/>
      <w:b/>
      <w:szCs w:val="24"/>
    </w:rPr>
  </w:style>
  <w:style w:type="paragraph" w:customStyle="1" w:styleId="11phan">
    <w:name w:val="11/phan"/>
    <w:basedOn w:val="Normal"/>
    <w:rsid w:val="00864799"/>
    <w:pPr>
      <w:widowControl w:val="0"/>
      <w:tabs>
        <w:tab w:val="left" w:pos="851"/>
      </w:tabs>
      <w:spacing w:before="240" w:after="0"/>
      <w:jc w:val="left"/>
    </w:pPr>
    <w:rPr>
      <w:rFonts w:ascii="Arial" w:eastAsia="Times New Roman" w:hAnsi="Arial" w:cs="Times New Roman"/>
      <w:b/>
      <w:szCs w:val="24"/>
    </w:rPr>
  </w:style>
  <w:style w:type="paragraph" w:customStyle="1" w:styleId="11phan0">
    <w:name w:val="11/phan_"/>
    <w:basedOn w:val="11phan"/>
    <w:rsid w:val="00864799"/>
    <w:pPr>
      <w:tabs>
        <w:tab w:val="left" w:pos="907"/>
      </w:tabs>
      <w:ind w:left="907" w:hanging="907"/>
      <w:outlineLvl w:val="2"/>
    </w:pPr>
  </w:style>
  <w:style w:type="paragraph" w:customStyle="1" w:styleId="1angoac">
    <w:name w:val="1(a) ngoac"/>
    <w:basedOn w:val="1ngoac"/>
    <w:rsid w:val="00864799"/>
    <w:pPr>
      <w:ind w:left="1361"/>
    </w:pPr>
  </w:style>
  <w:style w:type="paragraph" w:customStyle="1" w:styleId="1aingoac">
    <w:name w:val="1(a)(i) ngoac"/>
    <w:basedOn w:val="1angoac"/>
    <w:rsid w:val="00864799"/>
    <w:pPr>
      <w:ind w:left="1815"/>
    </w:pPr>
  </w:style>
  <w:style w:type="paragraph" w:customStyle="1" w:styleId="2chamab">
    <w:name w:val="2 chamab"/>
    <w:basedOn w:val="Normal"/>
    <w:rsid w:val="00864799"/>
    <w:pPr>
      <w:tabs>
        <w:tab w:val="left" w:pos="910"/>
      </w:tabs>
      <w:spacing w:before="240" w:after="0"/>
      <w:ind w:left="907" w:hanging="907"/>
    </w:pPr>
    <w:rPr>
      <w:rFonts w:ascii="Arial" w:eastAsia="Times New Roman" w:hAnsi="Arial" w:cs="Times New Roman"/>
      <w:b/>
      <w:bCs/>
      <w:szCs w:val="24"/>
    </w:rPr>
  </w:style>
  <w:style w:type="paragraph" w:customStyle="1" w:styleId="1noidungchinh">
    <w:name w:val="1 noi dung chinh"/>
    <w:basedOn w:val="1noidung"/>
    <w:rsid w:val="00864799"/>
    <w:pPr>
      <w:tabs>
        <w:tab w:val="left" w:pos="340"/>
      </w:tabs>
      <w:ind w:firstLine="0"/>
    </w:pPr>
    <w:rPr>
      <w:rFonts w:cs="Arial"/>
      <w:szCs w:val="24"/>
    </w:rPr>
  </w:style>
  <w:style w:type="paragraph" w:customStyle="1" w:styleId="a7">
    <w:name w:val="a7"/>
    <w:basedOn w:val="ListNumber5"/>
    <w:rsid w:val="00864799"/>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864799"/>
  </w:style>
  <w:style w:type="paragraph" w:customStyle="1" w:styleId="a6">
    <w:name w:val="a6"/>
    <w:basedOn w:val="a7"/>
    <w:rsid w:val="00864799"/>
  </w:style>
  <w:style w:type="paragraph" w:customStyle="1" w:styleId="a9">
    <w:name w:val="a9"/>
    <w:basedOn w:val="ListContinue4"/>
    <w:rsid w:val="00864799"/>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864799"/>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864799"/>
  </w:style>
  <w:style w:type="character" w:customStyle="1" w:styleId="alt-edited">
    <w:name w:val="alt-edited"/>
    <w:basedOn w:val="DefaultParagraphFont"/>
    <w:rsid w:val="00864799"/>
  </w:style>
  <w:style w:type="character" w:customStyle="1" w:styleId="Style2Char">
    <w:name w:val="Style2 Char"/>
    <w:link w:val="Style2"/>
    <w:rsid w:val="00864799"/>
    <w:rPr>
      <w:rFonts w:ascii="Times New Roman" w:eastAsia="Times New Roman" w:hAnsi="Times New Roman" w:cs="Times New Roman"/>
      <w:b/>
      <w:sz w:val="26"/>
      <w:szCs w:val="26"/>
    </w:rPr>
  </w:style>
  <w:style w:type="paragraph" w:customStyle="1" w:styleId="bang10">
    <w:name w:val="bang 1"/>
    <w:basedOn w:val="Normal"/>
    <w:rsid w:val="00864799"/>
    <w:pPr>
      <w:spacing w:before="40" w:after="40" w:line="320" w:lineRule="atLeast"/>
    </w:pPr>
    <w:rPr>
      <w:rFonts w:eastAsia="Times New Roman" w:cs="Times New Roman"/>
      <w:sz w:val="22"/>
    </w:rPr>
  </w:style>
  <w:style w:type="paragraph" w:customStyle="1" w:styleId="body10">
    <w:name w:val="body1"/>
    <w:basedOn w:val="Normal"/>
    <w:rsid w:val="00864799"/>
    <w:pPr>
      <w:spacing w:line="320" w:lineRule="atLeast"/>
    </w:pPr>
    <w:rPr>
      <w:rFonts w:eastAsia="Times New Roman" w:cs="Times New Roman"/>
      <w:szCs w:val="20"/>
    </w:rPr>
  </w:style>
  <w:style w:type="paragraph" w:customStyle="1" w:styleId="tenphanmucluc">
    <w:name w:val="ten phan muc luc"/>
    <w:basedOn w:val="Normal"/>
    <w:rsid w:val="00864799"/>
    <w:pPr>
      <w:widowControl w:val="0"/>
      <w:spacing w:before="480" w:after="240"/>
      <w:jc w:val="center"/>
      <w:outlineLvl w:val="0"/>
    </w:pPr>
    <w:rPr>
      <w:rFonts w:ascii="Arial" w:eastAsia="Times New Roman" w:hAnsi="Arial" w:cs="Times New Roman"/>
      <w:b/>
      <w:bCs/>
      <w:szCs w:val="20"/>
    </w:rPr>
  </w:style>
  <w:style w:type="paragraph" w:customStyle="1" w:styleId="10">
    <w:name w:val="(1)"/>
    <w:basedOn w:val="Normal"/>
    <w:link w:val="1Char0"/>
    <w:rsid w:val="00864799"/>
    <w:pPr>
      <w:overflowPunct w:val="0"/>
      <w:autoSpaceDE w:val="0"/>
      <w:autoSpaceDN w:val="0"/>
      <w:adjustRightInd w:val="0"/>
      <w:spacing w:before="0" w:after="0"/>
      <w:ind w:left="680" w:hanging="340"/>
      <w:textAlignment w:val="baseline"/>
    </w:pPr>
    <w:rPr>
      <w:rFonts w:ascii="VNTime" w:eastAsia="Times New Roman" w:hAnsi="VNTime" w:cs="Times New Roman"/>
      <w:sz w:val="22"/>
      <w:szCs w:val="20"/>
    </w:rPr>
  </w:style>
  <w:style w:type="paragraph" w:customStyle="1" w:styleId="a4">
    <w:name w:val="(a)"/>
    <w:basedOn w:val="10"/>
    <w:rsid w:val="00864799"/>
    <w:pPr>
      <w:ind w:left="1020"/>
    </w:pPr>
  </w:style>
  <w:style w:type="paragraph" w:customStyle="1" w:styleId="111">
    <w:name w:val="(1.1.1)"/>
    <w:basedOn w:val="Normal"/>
    <w:rsid w:val="00864799"/>
    <w:pPr>
      <w:tabs>
        <w:tab w:val="left" w:pos="340"/>
        <w:tab w:val="left" w:pos="680"/>
        <w:tab w:val="left" w:pos="1021"/>
      </w:tabs>
      <w:overflowPunct w:val="0"/>
      <w:autoSpaceDE w:val="0"/>
      <w:autoSpaceDN w:val="0"/>
      <w:adjustRightInd w:val="0"/>
      <w:spacing w:before="0" w:after="0"/>
      <w:jc w:val="left"/>
      <w:textAlignment w:val="baseline"/>
    </w:pPr>
    <w:rPr>
      <w:rFonts w:ascii="VNTime" w:eastAsia="Times New Roman" w:hAnsi="VNTime" w:cs="Times New Roman"/>
      <w:b/>
      <w:sz w:val="22"/>
      <w:szCs w:val="20"/>
    </w:rPr>
  </w:style>
  <w:style w:type="paragraph" w:customStyle="1" w:styleId="noidung0">
    <w:name w:val="(noi dung)"/>
    <w:basedOn w:val="10"/>
    <w:rsid w:val="00864799"/>
    <w:pPr>
      <w:ind w:left="340" w:firstLine="0"/>
    </w:pPr>
  </w:style>
  <w:style w:type="paragraph" w:customStyle="1" w:styleId="12">
    <w:name w:val="1."/>
    <w:basedOn w:val="Normal"/>
    <w:rsid w:val="00864799"/>
    <w:pPr>
      <w:tabs>
        <w:tab w:val="left" w:pos="340"/>
        <w:tab w:val="left" w:pos="680"/>
        <w:tab w:val="left" w:pos="1021"/>
      </w:tabs>
      <w:overflowPunct w:val="0"/>
      <w:autoSpaceDE w:val="0"/>
      <w:autoSpaceDN w:val="0"/>
      <w:adjustRightInd w:val="0"/>
      <w:spacing w:before="0"/>
      <w:jc w:val="left"/>
      <w:textAlignment w:val="baseline"/>
    </w:pPr>
    <w:rPr>
      <w:rFonts w:ascii="VNAvantH" w:eastAsia="Times New Roman" w:hAnsi="VNAvantH" w:cs="Times New Roman"/>
      <w:b/>
      <w:sz w:val="22"/>
      <w:szCs w:val="20"/>
    </w:rPr>
  </w:style>
  <w:style w:type="paragraph" w:customStyle="1" w:styleId="110">
    <w:name w:val="1.1"/>
    <w:basedOn w:val="Normal"/>
    <w:rsid w:val="00864799"/>
    <w:pPr>
      <w:tabs>
        <w:tab w:val="left" w:pos="340"/>
        <w:tab w:val="left" w:pos="680"/>
        <w:tab w:val="left" w:pos="1021"/>
      </w:tabs>
      <w:overflowPunct w:val="0"/>
      <w:autoSpaceDE w:val="0"/>
      <w:autoSpaceDN w:val="0"/>
      <w:adjustRightInd w:val="0"/>
      <w:spacing w:before="0"/>
      <w:jc w:val="left"/>
      <w:textAlignment w:val="baseline"/>
    </w:pPr>
    <w:rPr>
      <w:rFonts w:ascii="VNTime" w:eastAsia="Times New Roman" w:hAnsi="VNTime" w:cs="Times New Roman"/>
      <w:b/>
      <w:sz w:val="22"/>
      <w:szCs w:val="20"/>
    </w:rPr>
  </w:style>
  <w:style w:type="paragraph" w:customStyle="1" w:styleId="nd1">
    <w:name w:val="nd1"/>
    <w:basedOn w:val="noidung0"/>
    <w:rsid w:val="00864799"/>
    <w:pPr>
      <w:ind w:left="680"/>
    </w:pPr>
  </w:style>
  <w:style w:type="paragraph" w:customStyle="1" w:styleId="ghichu">
    <w:name w:val="ghi chu"/>
    <w:basedOn w:val="10"/>
    <w:rsid w:val="00864799"/>
    <w:pPr>
      <w:ind w:left="1020"/>
    </w:pPr>
    <w:rPr>
      <w:b/>
      <w:i/>
    </w:rPr>
  </w:style>
  <w:style w:type="paragraph" w:customStyle="1" w:styleId="ndgc">
    <w:name w:val="nd gc"/>
    <w:basedOn w:val="10"/>
    <w:rsid w:val="00864799"/>
    <w:pPr>
      <w:ind w:left="1701"/>
    </w:pPr>
    <w:rPr>
      <w:i/>
    </w:rPr>
  </w:style>
  <w:style w:type="paragraph" w:customStyle="1" w:styleId="nd10">
    <w:name w:val="nd (1)"/>
    <w:basedOn w:val="noidung0"/>
    <w:rsid w:val="00864799"/>
    <w:pPr>
      <w:ind w:left="680"/>
    </w:pPr>
  </w:style>
  <w:style w:type="paragraph" w:customStyle="1" w:styleId="1110">
    <w:name w:val="1.1.1"/>
    <w:basedOn w:val="Normal"/>
    <w:rsid w:val="00864799"/>
    <w:pPr>
      <w:overflowPunct w:val="0"/>
      <w:autoSpaceDE w:val="0"/>
      <w:autoSpaceDN w:val="0"/>
      <w:adjustRightInd w:val="0"/>
      <w:spacing w:before="0" w:after="0"/>
      <w:ind w:left="340" w:hanging="340"/>
      <w:textAlignment w:val="baseline"/>
    </w:pPr>
    <w:rPr>
      <w:rFonts w:ascii="VNTime" w:eastAsia="Times New Roman" w:hAnsi="VNTime" w:cs="Times New Roman"/>
      <w:b/>
      <w:color w:val="0000FF"/>
      <w:sz w:val="22"/>
      <w:szCs w:val="20"/>
    </w:rPr>
  </w:style>
  <w:style w:type="paragraph" w:customStyle="1" w:styleId="nd">
    <w:name w:val="nd"/>
    <w:basedOn w:val="Normal"/>
    <w:rsid w:val="00864799"/>
    <w:pPr>
      <w:overflowPunct w:val="0"/>
      <w:autoSpaceDE w:val="0"/>
      <w:autoSpaceDN w:val="0"/>
      <w:adjustRightInd w:val="0"/>
      <w:spacing w:before="0" w:after="0"/>
      <w:ind w:left="340"/>
      <w:textAlignment w:val="baseline"/>
    </w:pPr>
    <w:rPr>
      <w:rFonts w:ascii="VNTime" w:eastAsia="Times New Roman" w:hAnsi="VNTime" w:cs="Times New Roman"/>
      <w:color w:val="0000FF"/>
      <w:sz w:val="22"/>
      <w:szCs w:val="20"/>
    </w:rPr>
  </w:style>
  <w:style w:type="paragraph" w:customStyle="1" w:styleId="20">
    <w:name w:val="(2)"/>
    <w:basedOn w:val="10"/>
    <w:rsid w:val="00864799"/>
    <w:rPr>
      <w:color w:val="0000FF"/>
    </w:rPr>
  </w:style>
  <w:style w:type="paragraph" w:customStyle="1" w:styleId="23">
    <w:name w:val="2.3"/>
    <w:basedOn w:val="110"/>
    <w:rsid w:val="00864799"/>
    <w:pPr>
      <w:spacing w:after="0"/>
    </w:pPr>
  </w:style>
  <w:style w:type="paragraph" w:customStyle="1" w:styleId="32">
    <w:name w:val="3.2"/>
    <w:basedOn w:val="110"/>
    <w:rsid w:val="00864799"/>
    <w:pPr>
      <w:spacing w:after="0"/>
    </w:pPr>
  </w:style>
  <w:style w:type="paragraph" w:customStyle="1" w:styleId="51">
    <w:name w:val="5.1"/>
    <w:basedOn w:val="10"/>
    <w:rsid w:val="00864799"/>
    <w:pPr>
      <w:ind w:left="340"/>
    </w:pPr>
    <w:rPr>
      <w:b/>
    </w:rPr>
  </w:style>
  <w:style w:type="paragraph" w:customStyle="1" w:styleId="nho">
    <w:name w:val="nho"/>
    <w:basedOn w:val="noidung0"/>
    <w:rsid w:val="00864799"/>
    <w:pPr>
      <w:spacing w:line="260" w:lineRule="exact"/>
    </w:pPr>
  </w:style>
  <w:style w:type="character" w:customStyle="1" w:styleId="Style7Char">
    <w:name w:val="Style7 Char"/>
    <w:link w:val="Style7"/>
    <w:locked/>
    <w:rsid w:val="00864799"/>
    <w:rPr>
      <w:rFonts w:ascii="Times New Roman" w:eastAsia="Times New Roman" w:hAnsi="Times New Roman" w:cs="Times New Roman"/>
      <w:sz w:val="20"/>
      <w:szCs w:val="20"/>
    </w:rPr>
  </w:style>
  <w:style w:type="paragraph" w:customStyle="1" w:styleId="Normal13pt">
    <w:name w:val="Normal + 13 pt"/>
    <w:aliases w:val="Justified"/>
    <w:basedOn w:val="Normal"/>
    <w:rsid w:val="00864799"/>
    <w:pPr>
      <w:spacing w:before="0" w:after="0"/>
    </w:pPr>
    <w:rPr>
      <w:rFonts w:ascii=".VnTime" w:eastAsia="Times New Roman" w:hAnsi=".VnTime" w:cs="Times New Roman"/>
      <w:noProof/>
      <w:sz w:val="28"/>
      <w:szCs w:val="20"/>
      <w:lang w:val="vi-VN"/>
    </w:rPr>
  </w:style>
  <w:style w:type="table" w:customStyle="1" w:styleId="BngChun">
    <w:name w:val="Bảng Chuẩn"/>
    <w:basedOn w:val="TableNormal"/>
    <w:semiHidden/>
    <w:rsid w:val="00864799"/>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style>
  <w:style w:type="character" w:customStyle="1" w:styleId="frametitle">
    <w:name w:val="frame_title"/>
    <w:rsid w:val="00864799"/>
    <w:rPr>
      <w:rFonts w:ascii="Tahoma" w:eastAsia="MS Mincho" w:hAnsi="Tahoma" w:cs="Tahoma"/>
      <w:b/>
      <w:bCs/>
      <w:color w:val="FFFFFF"/>
      <w:spacing w:val="20"/>
      <w:sz w:val="22"/>
      <w:szCs w:val="22"/>
      <w:lang w:val="en-GB" w:eastAsia="zh-CN" w:bidi="ar-SA"/>
    </w:rPr>
  </w:style>
  <w:style w:type="character" w:customStyle="1" w:styleId="body">
    <w:name w:val="body"/>
    <w:rsid w:val="00864799"/>
  </w:style>
  <w:style w:type="character" w:customStyle="1" w:styleId="newscontent">
    <w:name w:val="newscontent"/>
    <w:rsid w:val="00864799"/>
  </w:style>
  <w:style w:type="paragraph" w:customStyle="1" w:styleId="GiuaCharChar">
    <w:name w:val="Giua Char Char"/>
    <w:basedOn w:val="Normal"/>
    <w:link w:val="GiuaCharCharChar"/>
    <w:autoRedefine/>
    <w:rsid w:val="00864799"/>
    <w:pPr>
      <w:spacing w:before="0"/>
      <w:jc w:val="center"/>
    </w:pPr>
    <w:rPr>
      <w:rFonts w:eastAsia="Times New Roman" w:cs="Times New Roman"/>
      <w:b/>
      <w:spacing w:val="24"/>
      <w:sz w:val="28"/>
      <w:szCs w:val="28"/>
    </w:rPr>
  </w:style>
  <w:style w:type="character" w:customStyle="1" w:styleId="GiuaCharCharChar">
    <w:name w:val="Giua Char Char Char"/>
    <w:link w:val="GiuaCharChar"/>
    <w:rsid w:val="00864799"/>
    <w:rPr>
      <w:rFonts w:ascii="Times New Roman" w:eastAsia="Times New Roman" w:hAnsi="Times New Roman" w:cs="Times New Roman"/>
      <w:b/>
      <w:spacing w:val="24"/>
      <w:sz w:val="28"/>
      <w:szCs w:val="28"/>
    </w:rPr>
  </w:style>
  <w:style w:type="character" w:customStyle="1" w:styleId="dieuCharChar0">
    <w:name w:val="dieu Char Char"/>
    <w:rsid w:val="00864799"/>
    <w:rPr>
      <w:b/>
      <w:color w:val="0000FF"/>
      <w:spacing w:val="24"/>
      <w:sz w:val="26"/>
      <w:szCs w:val="26"/>
      <w:lang w:val="en-US" w:eastAsia="en-US" w:bidi="ar-SA"/>
    </w:rPr>
  </w:style>
  <w:style w:type="paragraph" w:customStyle="1" w:styleId="GiuaChar">
    <w:name w:val="Giua Char"/>
    <w:basedOn w:val="Normal"/>
    <w:autoRedefine/>
    <w:rsid w:val="00864799"/>
    <w:pPr>
      <w:spacing w:before="0"/>
      <w:jc w:val="center"/>
    </w:pPr>
    <w:rPr>
      <w:rFonts w:eastAsia="Times New Roman" w:cs="Times New Roman"/>
      <w:spacing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864799"/>
    <w:pPr>
      <w:spacing w:before="0" w:after="160" w:line="240" w:lineRule="exact"/>
      <w:jc w:val="left"/>
    </w:pPr>
    <w:rPr>
      <w:rFonts w:eastAsia="Times New Roman" w:cs="Times New Roman"/>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864799"/>
    <w:pPr>
      <w:spacing w:before="0" w:after="160" w:line="240" w:lineRule="exact"/>
      <w:jc w:val="left"/>
    </w:pPr>
    <w:rPr>
      <w:rFonts w:eastAsia="Times New Roman" w:cs="Times New Roman"/>
      <w:noProof/>
      <w:sz w:val="20"/>
      <w:szCs w:val="20"/>
      <w:lang w:val="en-AU"/>
    </w:rPr>
  </w:style>
  <w:style w:type="numbering" w:customStyle="1" w:styleId="NoList1">
    <w:name w:val="No List1"/>
    <w:next w:val="NoList"/>
    <w:semiHidden/>
    <w:unhideWhenUsed/>
    <w:rsid w:val="00864799"/>
  </w:style>
  <w:style w:type="character" w:customStyle="1" w:styleId="CenterChar">
    <w:name w:val="Center Char"/>
    <w:link w:val="Center"/>
    <w:rsid w:val="00864799"/>
    <w:rPr>
      <w:rFonts w:ascii="Times New Roman" w:eastAsia="Times New Roman" w:hAnsi="Times New Roman" w:cs="Times New Roman"/>
      <w:sz w:val="28"/>
      <w:szCs w:val="28"/>
      <w:lang w:val="vi-VN"/>
    </w:rPr>
  </w:style>
  <w:style w:type="character" w:customStyle="1" w:styleId="TenvbChar">
    <w:name w:val="Tenvb Char"/>
    <w:link w:val="Tenvb"/>
    <w:rsid w:val="00864799"/>
    <w:rPr>
      <w:rFonts w:ascii="Times New Roman" w:eastAsia="Times New Roman" w:hAnsi="Times New Roman" w:cs="Times New Roman"/>
      <w:sz w:val="28"/>
      <w:szCs w:val="28"/>
    </w:rPr>
  </w:style>
  <w:style w:type="table" w:customStyle="1" w:styleId="TableGrid1">
    <w:name w:val="Table Grid1"/>
    <w:basedOn w:val="TableNormal"/>
    <w:next w:val="TableGrid"/>
    <w:rsid w:val="0086479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B">
    <w:name w:val="MB"/>
    <w:basedOn w:val="Normal"/>
    <w:next w:val="Normal"/>
    <w:autoRedefine/>
    <w:qFormat/>
    <w:rsid w:val="00864799"/>
    <w:pPr>
      <w:spacing w:before="0" w:after="0"/>
      <w:ind w:left="720"/>
      <w:jc w:val="right"/>
      <w:outlineLvl w:val="0"/>
    </w:pPr>
    <w:rPr>
      <w:rFonts w:eastAsia="Calibri" w:cs="Times New Roman"/>
      <w:b/>
      <w:szCs w:val="24"/>
    </w:rPr>
  </w:style>
  <w:style w:type="table" w:customStyle="1" w:styleId="TableGrid2">
    <w:name w:val="Table Grid2"/>
    <w:basedOn w:val="TableNormal"/>
    <w:next w:val="TableGrid"/>
    <w:rsid w:val="0086479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86479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86479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Tenchuong">
    <w:name w:val="D-Ten chuong"/>
    <w:basedOn w:val="Normal"/>
    <w:rsid w:val="00864799"/>
    <w:pPr>
      <w:spacing w:after="360"/>
      <w:jc w:val="center"/>
    </w:pPr>
    <w:rPr>
      <w:rFonts w:eastAsia="Times New Roman" w:cs="Times New Roman"/>
      <w:b/>
      <w:sz w:val="28"/>
      <w:szCs w:val="24"/>
    </w:rPr>
  </w:style>
  <w:style w:type="paragraph" w:customStyle="1" w:styleId="Trichyeu">
    <w:name w:val="Trich yeu"/>
    <w:basedOn w:val="Normal"/>
    <w:rsid w:val="00864799"/>
    <w:pPr>
      <w:spacing w:before="0" w:after="0"/>
      <w:jc w:val="center"/>
    </w:pPr>
    <w:rPr>
      <w:rFonts w:eastAsia="Times New Roman" w:cs="Times New Roman"/>
      <w:b/>
      <w:sz w:val="28"/>
      <w:szCs w:val="24"/>
    </w:rPr>
  </w:style>
  <w:style w:type="paragraph" w:customStyle="1" w:styleId="OFFICE1">
    <w:name w:val="OFFICE 1"/>
    <w:link w:val="OFFICE1Char"/>
    <w:qFormat/>
    <w:rsid w:val="00864799"/>
    <w:pPr>
      <w:widowControl w:val="0"/>
      <w:tabs>
        <w:tab w:val="left" w:pos="988"/>
        <w:tab w:val="center" w:pos="2214"/>
      </w:tabs>
      <w:spacing w:after="0" w:line="240" w:lineRule="auto"/>
      <w:jc w:val="center"/>
    </w:pPr>
    <w:rPr>
      <w:rFonts w:ascii="Times New Roman" w:eastAsia="Calibri" w:hAnsi="Times New Roman" w:cs="Times New Roman"/>
      <w:b/>
      <w:sz w:val="26"/>
    </w:rPr>
  </w:style>
  <w:style w:type="character" w:customStyle="1" w:styleId="OFFICE1Char">
    <w:name w:val="OFFICE 1 Char"/>
    <w:link w:val="OFFICE1"/>
    <w:rsid w:val="00864799"/>
    <w:rPr>
      <w:rFonts w:ascii="Times New Roman" w:eastAsia="Calibri" w:hAnsi="Times New Roman" w:cs="Times New Roman"/>
      <w:b/>
      <w:sz w:val="26"/>
    </w:rPr>
  </w:style>
  <w:style w:type="character" w:customStyle="1" w:styleId="TitleChar3">
    <w:name w:val="Title Char3"/>
    <w:aliases w:val="Title Char Char Char2,TITLE Char,Title Char Char Char Char Char2,Title Char Char Char Char Char Char Char Char Char1,Report Title Char"/>
    <w:link w:val="Title"/>
    <w:rsid w:val="00864799"/>
    <w:rPr>
      <w:rFonts w:ascii="Times New Roman" w:eastAsia="Times New Roman" w:hAnsi="Times New Roman" w:cs="Times New Roman"/>
      <w:b/>
      <w:bCs/>
      <w:i/>
      <w:iCs/>
      <w:sz w:val="26"/>
      <w:szCs w:val="26"/>
    </w:rPr>
  </w:style>
  <w:style w:type="paragraph" w:customStyle="1" w:styleId="ThongTu">
    <w:name w:val="ThongTu"/>
    <w:basedOn w:val="Normal"/>
    <w:qFormat/>
    <w:rsid w:val="00864799"/>
    <w:pPr>
      <w:spacing w:before="100" w:beforeAutospacing="1" w:line="288" w:lineRule="auto"/>
      <w:jc w:val="center"/>
    </w:pPr>
    <w:rPr>
      <w:rFonts w:eastAsia="Batang" w:cs="Times New Roman"/>
      <w:bCs/>
      <w:noProof/>
      <w:color w:val="1F497D"/>
      <w:sz w:val="28"/>
      <w:szCs w:val="28"/>
    </w:rPr>
  </w:style>
  <w:style w:type="paragraph" w:customStyle="1" w:styleId="su">
    <w:name w:val="su"/>
    <w:basedOn w:val="Normal"/>
    <w:rsid w:val="00864799"/>
    <w:pPr>
      <w:spacing w:before="100" w:beforeAutospacing="1" w:after="100" w:afterAutospacing="1"/>
      <w:jc w:val="left"/>
    </w:pPr>
    <w:rPr>
      <w:rFonts w:ascii="Arial" w:eastAsia="Times New Roman" w:hAnsi="Arial" w:cs="Arial"/>
      <w:sz w:val="20"/>
      <w:szCs w:val="24"/>
    </w:rPr>
  </w:style>
  <w:style w:type="character" w:customStyle="1" w:styleId="MMTopic2Char">
    <w:name w:val="MM Topic 2 Char"/>
    <w:link w:val="MMTopic2"/>
    <w:locked/>
    <w:rsid w:val="00864799"/>
    <w:rPr>
      <w:rFonts w:ascii="Arial" w:eastAsia="Times New Roman" w:hAnsi="Arial" w:cs="Arial"/>
      <w:b/>
      <w:bCs/>
      <w:i/>
      <w:iCs/>
      <w:sz w:val="28"/>
      <w:szCs w:val="28"/>
    </w:rPr>
  </w:style>
  <w:style w:type="paragraph" w:customStyle="1" w:styleId="conghoa">
    <w:name w:val="conghoa"/>
    <w:basedOn w:val="Normal"/>
    <w:rsid w:val="00864799"/>
    <w:pPr>
      <w:tabs>
        <w:tab w:val="center" w:pos="900"/>
        <w:tab w:val="center" w:pos="5940"/>
      </w:tabs>
      <w:overflowPunct w:val="0"/>
      <w:autoSpaceDE w:val="0"/>
      <w:autoSpaceDN w:val="0"/>
      <w:adjustRightInd w:val="0"/>
      <w:spacing w:before="0" w:after="0"/>
      <w:textAlignment w:val="baseline"/>
    </w:pPr>
    <w:rPr>
      <w:rFonts w:ascii=".VnTimeH" w:eastAsia="Times New Roman" w:hAnsi=".VnTimeH" w:cs=".VnTimeH"/>
      <w:b/>
      <w:bCs/>
      <w:sz w:val="26"/>
      <w:szCs w:val="26"/>
      <w:lang w:val="pt-BR"/>
    </w:rPr>
  </w:style>
  <w:style w:type="paragraph" w:customStyle="1" w:styleId="title-p">
    <w:name w:val="title-p"/>
    <w:basedOn w:val="Normal"/>
    <w:rsid w:val="00864799"/>
    <w:pPr>
      <w:spacing w:before="0" w:after="0"/>
      <w:jc w:val="center"/>
    </w:pPr>
    <w:rPr>
      <w:rFonts w:eastAsia="SimSun" w:cs="Times New Roman"/>
      <w:sz w:val="20"/>
      <w:szCs w:val="20"/>
      <w:lang w:eastAsia="zh-CN"/>
    </w:rPr>
  </w:style>
  <w:style w:type="character" w:customStyle="1" w:styleId="Heading8Char1">
    <w:name w:val="Heading 8 Char1"/>
    <w:locked/>
    <w:rsid w:val="00864799"/>
    <w:rPr>
      <w:i/>
      <w:iCs/>
      <w:sz w:val="24"/>
      <w:szCs w:val="24"/>
      <w:lang w:val="en-US" w:eastAsia="en-US" w:bidi="ar-SA"/>
    </w:rPr>
  </w:style>
  <w:style w:type="paragraph" w:customStyle="1" w:styleId="muc2">
    <w:name w:val="muc2"/>
    <w:basedOn w:val="Normal"/>
    <w:rsid w:val="00864799"/>
    <w:pPr>
      <w:spacing w:before="60" w:after="60" w:line="400" w:lineRule="exact"/>
    </w:pPr>
    <w:rPr>
      <w:rFonts w:eastAsia="Times New Roman" w:cs="Times New Roman"/>
      <w:b/>
      <w:color w:val="000000"/>
      <w:sz w:val="28"/>
      <w:szCs w:val="28"/>
    </w:rPr>
  </w:style>
  <w:style w:type="paragraph" w:customStyle="1" w:styleId="2dongcachCharChar">
    <w:name w:val="2 dong cach Char Char"/>
    <w:basedOn w:val="Normal"/>
    <w:link w:val="2dongcachCharCharChar"/>
    <w:rsid w:val="00864799"/>
    <w:pPr>
      <w:widowControl w:val="0"/>
      <w:overflowPunct w:val="0"/>
      <w:adjustRightInd w:val="0"/>
      <w:spacing w:before="0" w:after="0"/>
      <w:jc w:val="center"/>
    </w:pPr>
    <w:rPr>
      <w:rFonts w:ascii=".VnCentury Schoolbook" w:eastAsia="Calibri" w:hAnsi=".VnCentury Schoolbook" w:cs="Times New Roman"/>
      <w:bCs/>
      <w:color w:val="000000"/>
      <w:sz w:val="22"/>
    </w:rPr>
  </w:style>
  <w:style w:type="character" w:customStyle="1" w:styleId="2dongcachCharCharChar">
    <w:name w:val="2 dong cach Char Char Char"/>
    <w:link w:val="2dongcachCharChar"/>
    <w:locked/>
    <w:rsid w:val="00864799"/>
    <w:rPr>
      <w:rFonts w:ascii=".VnCentury Schoolbook" w:eastAsia="Calibri" w:hAnsi=".VnCentury Schoolbook" w:cs="Times New Roman"/>
      <w:bCs/>
      <w:color w:val="000000"/>
    </w:rPr>
  </w:style>
  <w:style w:type="paragraph" w:customStyle="1" w:styleId="5somuc">
    <w:name w:val="5 so muc"/>
    <w:aliases w:val="phan,5 so muc Char,phan Char,phan Char Char Char Char Char Char,phan Char Char"/>
    <w:basedOn w:val="Normal"/>
    <w:link w:val="phanCharCharCharCharCharCharChar"/>
    <w:rsid w:val="00864799"/>
    <w:pPr>
      <w:widowControl w:val="0"/>
      <w:spacing w:before="0" w:after="0"/>
      <w:jc w:val="center"/>
    </w:pPr>
    <w:rPr>
      <w:rFonts w:ascii=".VnCentury Schoolbook" w:eastAsia="Calibri" w:hAnsi=".VnCentury Schoolbook" w:cs="Times New Roman"/>
      <w:b/>
      <w:color w:val="000000"/>
      <w:sz w:val="22"/>
    </w:rPr>
  </w:style>
  <w:style w:type="paragraph" w:customStyle="1" w:styleId="6tenmucphanCharChar">
    <w:name w:val="6 ten muc phan Char Char"/>
    <w:basedOn w:val="Normal"/>
    <w:link w:val="6tenmucphanCharCharChar"/>
    <w:rsid w:val="00864799"/>
    <w:pPr>
      <w:widowControl w:val="0"/>
      <w:spacing w:before="0" w:after="0"/>
      <w:jc w:val="center"/>
    </w:pPr>
    <w:rPr>
      <w:rFonts w:ascii=".VnCentury SchoolbookH" w:eastAsia="Calibri" w:hAnsi=".VnCentury SchoolbookH" w:cs="Times New Roman"/>
      <w:b/>
      <w:color w:val="000000"/>
      <w:sz w:val="22"/>
    </w:rPr>
  </w:style>
  <w:style w:type="paragraph" w:customStyle="1" w:styleId="11chucdanhnguoiky-co11Char">
    <w:name w:val="11 chuc danh nguoi ky-co 11 Char"/>
    <w:basedOn w:val="Normal"/>
    <w:link w:val="11chucdanhnguoiky-co11CharChar"/>
    <w:rsid w:val="00864799"/>
    <w:pPr>
      <w:widowControl w:val="0"/>
      <w:spacing w:before="0" w:after="0"/>
      <w:jc w:val="center"/>
    </w:pPr>
    <w:rPr>
      <w:rFonts w:ascii=".VnAvantH" w:eastAsia="Calibri" w:hAnsi=".VnAvantH" w:cs="Times New Roman"/>
      <w:b/>
      <w:color w:val="000000"/>
      <w:sz w:val="22"/>
    </w:rPr>
  </w:style>
  <w:style w:type="character" w:customStyle="1" w:styleId="11chucdanhnguoiky-co11CharChar">
    <w:name w:val="11 chuc danh nguoi ky-co 11 Char Char"/>
    <w:link w:val="11chucdanhnguoiky-co11Char"/>
    <w:locked/>
    <w:rsid w:val="00864799"/>
    <w:rPr>
      <w:rFonts w:ascii=".VnAvantH" w:eastAsia="Calibri" w:hAnsi=".VnAvantH" w:cs="Times New Roman"/>
      <w:b/>
      <w:color w:val="000000"/>
    </w:rPr>
  </w:style>
  <w:style w:type="character" w:customStyle="1" w:styleId="6tenmucphanCharCharChar">
    <w:name w:val="6 ten muc phan Char Char Char"/>
    <w:link w:val="6tenmucphanCharChar"/>
    <w:locked/>
    <w:rsid w:val="00864799"/>
    <w:rPr>
      <w:rFonts w:ascii=".VnCentury SchoolbookH" w:eastAsia="Calibri" w:hAnsi=".VnCentury SchoolbookH" w:cs="Times New Roman"/>
      <w:b/>
      <w:color w:val="000000"/>
    </w:rPr>
  </w:style>
  <w:style w:type="paragraph" w:customStyle="1" w:styleId="b">
    <w:name w:val="b"/>
    <w:basedOn w:val="Normal"/>
    <w:link w:val="bChar"/>
    <w:rsid w:val="00864799"/>
    <w:pPr>
      <w:widowControl w:val="0"/>
      <w:spacing w:after="0"/>
      <w:jc w:val="center"/>
    </w:pPr>
    <w:rPr>
      <w:rFonts w:ascii=".VnHelvetInsH" w:eastAsia="Calibri" w:hAnsi=".VnHelvetInsH" w:cs="Times New Roman"/>
      <w:color w:val="000000"/>
      <w:sz w:val="26"/>
      <w:szCs w:val="26"/>
    </w:rPr>
  </w:style>
  <w:style w:type="paragraph" w:customStyle="1" w:styleId="1chinhtrangChar1CharChar">
    <w:name w:val="1 chinh trang Char1 Char Char"/>
    <w:basedOn w:val="Normal"/>
    <w:link w:val="1chinhtrangChar1CharCharChar"/>
    <w:rsid w:val="00864799"/>
    <w:pPr>
      <w:widowControl w:val="0"/>
      <w:spacing w:before="60" w:after="60" w:line="264" w:lineRule="auto"/>
      <w:ind w:firstLine="567"/>
    </w:pPr>
    <w:rPr>
      <w:rFonts w:ascii=".VnCentury Schoolbook" w:eastAsia="Calibri" w:hAnsi=".VnCentury Schoolbook" w:cs="Times New Roman"/>
      <w:color w:val="000000"/>
      <w:sz w:val="22"/>
    </w:rPr>
  </w:style>
  <w:style w:type="character" w:customStyle="1" w:styleId="1chinhtrangChar1CharCharChar">
    <w:name w:val="1 chinh trang Char1 Char Char Char"/>
    <w:link w:val="1chinhtrangChar1CharChar"/>
    <w:locked/>
    <w:rsid w:val="00864799"/>
    <w:rPr>
      <w:rFonts w:ascii=".VnCentury Schoolbook" w:eastAsia="Calibri" w:hAnsi=".VnCentury Schoolbook" w:cs="Times New Roman"/>
      <w:color w:val="000000"/>
    </w:rPr>
  </w:style>
  <w:style w:type="paragraph" w:customStyle="1" w:styleId="coCharChar">
    <w:name w:val="co Char Char"/>
    <w:basedOn w:val="Normal"/>
    <w:link w:val="coCharCharChar"/>
    <w:rsid w:val="00864799"/>
    <w:pPr>
      <w:widowControl w:val="0"/>
      <w:spacing w:before="60" w:after="60" w:line="264" w:lineRule="auto"/>
      <w:ind w:left="2438" w:hanging="1361"/>
    </w:pPr>
    <w:rPr>
      <w:rFonts w:ascii=".VnCentury Schoolbook" w:eastAsia="Calibri" w:hAnsi=".VnCentury Schoolbook" w:cs="Times New Roman"/>
      <w:color w:val="000000"/>
      <w:sz w:val="22"/>
    </w:rPr>
  </w:style>
  <w:style w:type="character" w:customStyle="1" w:styleId="coCharCharChar">
    <w:name w:val="co Char Char Char"/>
    <w:link w:val="coCharChar"/>
    <w:locked/>
    <w:rsid w:val="00864799"/>
    <w:rPr>
      <w:rFonts w:ascii=".VnCentury Schoolbook" w:eastAsia="Calibri" w:hAnsi=".VnCentury Schoolbook" w:cs="Times New Roman"/>
      <w:color w:val="000000"/>
    </w:rPr>
  </w:style>
  <w:style w:type="character" w:customStyle="1" w:styleId="Style1chinhtrangChar1BoldCharCharChar">
    <w:name w:val="Style 1 chinh trang Char1 + Bold Char Char Char"/>
    <w:link w:val="Style1chinhtrangChar1BoldCharChar"/>
    <w:locked/>
    <w:rsid w:val="00864799"/>
    <w:rPr>
      <w:rFonts w:ascii=".VnCentury Schoolbook" w:eastAsia="Calibri" w:hAnsi=".VnCentury Schoolbook"/>
      <w:b/>
      <w:bCs/>
      <w:color w:val="000000"/>
    </w:rPr>
  </w:style>
  <w:style w:type="paragraph" w:customStyle="1" w:styleId="3sochuongCharChar">
    <w:name w:val="3 so chuong Char Char"/>
    <w:basedOn w:val="Normal"/>
    <w:link w:val="3sochuongCharCharChar"/>
    <w:rsid w:val="00864799"/>
    <w:pPr>
      <w:widowControl w:val="0"/>
      <w:spacing w:before="0" w:after="0"/>
      <w:jc w:val="center"/>
    </w:pPr>
    <w:rPr>
      <w:rFonts w:ascii=".VnArial" w:eastAsia="Calibri" w:hAnsi=".VnArial" w:cs="Times New Roman"/>
      <w:b/>
      <w:color w:val="000000"/>
      <w:sz w:val="22"/>
    </w:rPr>
  </w:style>
  <w:style w:type="paragraph" w:customStyle="1" w:styleId="4tenchuongCharChar">
    <w:name w:val="4 ten chuong Char Char"/>
    <w:basedOn w:val="Normal"/>
    <w:link w:val="4tenchuongCharCharChar"/>
    <w:rsid w:val="00864799"/>
    <w:pPr>
      <w:widowControl w:val="0"/>
      <w:spacing w:before="0" w:after="0"/>
      <w:jc w:val="center"/>
    </w:pPr>
    <w:rPr>
      <w:rFonts w:ascii=".VnAvantH" w:eastAsia="Calibri" w:hAnsi=".VnAvantH" w:cs="Times New Roman"/>
      <w:b/>
      <w:color w:val="000000"/>
      <w:sz w:val="22"/>
    </w:rPr>
  </w:style>
  <w:style w:type="character" w:customStyle="1" w:styleId="4tenchuongCharCharChar">
    <w:name w:val="4 ten chuong Char Char Char"/>
    <w:link w:val="4tenchuongCharChar"/>
    <w:locked/>
    <w:rsid w:val="00864799"/>
    <w:rPr>
      <w:rFonts w:ascii=".VnAvantH" w:eastAsia="Calibri" w:hAnsi=".VnAvantH" w:cs="Times New Roman"/>
      <w:b/>
      <w:color w:val="000000"/>
    </w:rPr>
  </w:style>
  <w:style w:type="paragraph" w:customStyle="1" w:styleId="6tenmucphanChar">
    <w:name w:val="6 ten muc phan Char"/>
    <w:basedOn w:val="Normal"/>
    <w:rsid w:val="00864799"/>
    <w:pPr>
      <w:widowControl w:val="0"/>
      <w:spacing w:before="0" w:after="0"/>
      <w:jc w:val="center"/>
    </w:pPr>
    <w:rPr>
      <w:rFonts w:ascii=".VnCentury SchoolbookH" w:eastAsia="Calibri" w:hAnsi=".VnCentury SchoolbookH" w:cs="Times New Roman"/>
      <w:b/>
      <w:color w:val="000000"/>
      <w:sz w:val="22"/>
    </w:rPr>
  </w:style>
  <w:style w:type="paragraph" w:customStyle="1" w:styleId="71">
    <w:name w:val="7   1"/>
    <w:aliases w:val="7   1 Char Char,7   1 Char Char Char Char Char Char Char Char"/>
    <w:basedOn w:val="Normal"/>
    <w:link w:val="71CharCharCharCharCharCharCharCharChar"/>
    <w:rsid w:val="00864799"/>
    <w:pPr>
      <w:widowControl w:val="0"/>
      <w:spacing w:before="60" w:after="60" w:line="264" w:lineRule="auto"/>
      <w:ind w:firstLine="567"/>
    </w:pPr>
    <w:rPr>
      <w:rFonts w:ascii=".VnCentury Schoolbook" w:eastAsia="Times New Roman" w:hAnsi=".VnCentury Schoolbook" w:cs="Times New Roman"/>
      <w:b/>
      <w:color w:val="000000"/>
      <w:sz w:val="22"/>
    </w:rPr>
  </w:style>
  <w:style w:type="character" w:customStyle="1" w:styleId="71CharCharCharCharCharCharCharCharChar">
    <w:name w:val="7   1 Char Char Char Char Char Char Char Char Char"/>
    <w:link w:val="71"/>
    <w:locked/>
    <w:rsid w:val="00864799"/>
    <w:rPr>
      <w:rFonts w:ascii=".VnCentury Schoolbook" w:eastAsia="Times New Roman" w:hAnsi=".VnCentury Schoolbook" w:cs="Times New Roman"/>
      <w:b/>
      <w:color w:val="000000"/>
      <w:lang w:val="en-US" w:eastAsia="en-US"/>
    </w:rPr>
  </w:style>
  <w:style w:type="paragraph" w:customStyle="1" w:styleId="8DakyCharCharChar">
    <w:name w:val="8 Da ky Char Char Char"/>
    <w:basedOn w:val="Normal"/>
    <w:link w:val="8DakyCharCharCharChar"/>
    <w:rsid w:val="00864799"/>
    <w:pPr>
      <w:widowControl w:val="0"/>
      <w:spacing w:before="0" w:after="0"/>
      <w:jc w:val="center"/>
    </w:pPr>
    <w:rPr>
      <w:rFonts w:ascii=".VnCentury Schoolbook" w:eastAsia="Calibri" w:hAnsi=".VnCentury Schoolbook" w:cs="Times New Roman"/>
      <w:i/>
      <w:color w:val="000000"/>
      <w:sz w:val="22"/>
    </w:rPr>
  </w:style>
  <w:style w:type="character" w:customStyle="1" w:styleId="8DakyCharCharCharChar">
    <w:name w:val="8 Da ky Char Char Char Char"/>
    <w:link w:val="8DakyCharCharChar"/>
    <w:locked/>
    <w:rsid w:val="00864799"/>
    <w:rPr>
      <w:rFonts w:ascii=".VnCentury Schoolbook" w:eastAsia="Calibri" w:hAnsi=".VnCentury Schoolbook" w:cs="Times New Roman"/>
      <w:i/>
      <w:color w:val="000000"/>
    </w:rPr>
  </w:style>
  <w:style w:type="paragraph" w:customStyle="1" w:styleId="9tieudetrongbang">
    <w:name w:val="9 tieu de trong bang"/>
    <w:basedOn w:val="Normal"/>
    <w:rsid w:val="00864799"/>
    <w:pPr>
      <w:widowControl w:val="0"/>
      <w:spacing w:before="60" w:after="60" w:line="264" w:lineRule="auto"/>
      <w:jc w:val="center"/>
    </w:pPr>
    <w:rPr>
      <w:rFonts w:ascii=".VnArial" w:eastAsia="Calibri" w:hAnsi=".VnArial" w:cs="Times New Roman"/>
      <w:b/>
      <w:color w:val="000000"/>
      <w:sz w:val="22"/>
    </w:rPr>
  </w:style>
  <w:style w:type="paragraph" w:customStyle="1" w:styleId="DNtd5tenVB">
    <w:name w:val="DN td5 ten VB"/>
    <w:rsid w:val="00864799"/>
    <w:pPr>
      <w:autoSpaceDE w:val="0"/>
      <w:autoSpaceDN w:val="0"/>
      <w:adjustRightInd w:val="0"/>
      <w:spacing w:after="0" w:line="240" w:lineRule="auto"/>
      <w:jc w:val="center"/>
    </w:pPr>
    <w:rPr>
      <w:rFonts w:ascii=".VnHelvetInsH" w:eastAsia="Calibri" w:hAnsi=".VnHelvetInsH" w:cs=".VnTime"/>
      <w:bCs/>
      <w:color w:val="000000"/>
      <w:sz w:val="36"/>
      <w:szCs w:val="36"/>
    </w:rPr>
  </w:style>
  <w:style w:type="paragraph" w:customStyle="1" w:styleId="10chutrongbang">
    <w:name w:val="10  chu trong bang"/>
    <w:basedOn w:val="Normal"/>
    <w:rsid w:val="00864799"/>
    <w:pPr>
      <w:spacing w:before="40" w:after="40"/>
    </w:pPr>
    <w:rPr>
      <w:rFonts w:ascii=".VnArial" w:eastAsia="Calibri" w:hAnsi=".VnArial" w:cs="Times New Roman"/>
      <w:color w:val="000000"/>
      <w:sz w:val="21"/>
      <w:szCs w:val="21"/>
    </w:rPr>
  </w:style>
  <w:style w:type="paragraph" w:customStyle="1" w:styleId="DNtd6trichyeuVB">
    <w:name w:val="DN td6 trich yeu VB"/>
    <w:rsid w:val="00864799"/>
    <w:pPr>
      <w:keepNext/>
      <w:tabs>
        <w:tab w:val="left" w:pos="567"/>
      </w:tabs>
      <w:overflowPunct w:val="0"/>
      <w:autoSpaceDE w:val="0"/>
      <w:autoSpaceDN w:val="0"/>
      <w:adjustRightInd w:val="0"/>
      <w:spacing w:after="0" w:line="240" w:lineRule="auto"/>
      <w:jc w:val="center"/>
      <w:textAlignment w:val="baseline"/>
    </w:pPr>
    <w:rPr>
      <w:rFonts w:ascii=".VnHelvetIns" w:eastAsia="Calibri" w:hAnsi=".VnHelvetIns" w:cs="Times New Roman"/>
      <w:color w:val="000000"/>
      <w:sz w:val="26"/>
      <w:szCs w:val="20"/>
    </w:rPr>
  </w:style>
  <w:style w:type="paragraph" w:customStyle="1" w:styleId="cChar1CharCharChar">
    <w:name w:val="c Char1 Char Char Char"/>
    <w:basedOn w:val="8DakyCharCharChar"/>
    <w:link w:val="cChar1CharCharCharChar"/>
    <w:rsid w:val="00864799"/>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864799"/>
    <w:rPr>
      <w:rFonts w:ascii=".VnCentury Schoolbook" w:eastAsia="Calibri" w:hAnsi=".VnCentury Schoolbook" w:cs="Times New Roman"/>
      <w:color w:val="000000"/>
    </w:rPr>
  </w:style>
  <w:style w:type="paragraph" w:customStyle="1" w:styleId="aCharChar">
    <w:name w:val="a Char Char"/>
    <w:basedOn w:val="8DakyCharCharChar"/>
    <w:link w:val="aCharCharChar"/>
    <w:rsid w:val="00864799"/>
    <w:rPr>
      <w:rFonts w:ascii=".VnHelvetIns" w:hAnsi=".VnHelvetIns"/>
      <w:i w:val="0"/>
      <w:sz w:val="26"/>
      <w:szCs w:val="26"/>
    </w:rPr>
  </w:style>
  <w:style w:type="paragraph" w:customStyle="1" w:styleId="aa">
    <w:name w:val="®"/>
    <w:basedOn w:val="aCharChar"/>
    <w:rsid w:val="00864799"/>
    <w:rPr>
      <w:rFonts w:ascii=".VnArial" w:hAnsi=".VnArial"/>
      <w:b/>
      <w:sz w:val="22"/>
      <w:szCs w:val="22"/>
    </w:rPr>
  </w:style>
  <w:style w:type="paragraph" w:customStyle="1" w:styleId="eCharChar">
    <w:name w:val="e Char Char"/>
    <w:basedOn w:val="aCharChar"/>
    <w:link w:val="eCharCharChar"/>
    <w:rsid w:val="00864799"/>
    <w:rPr>
      <w:rFonts w:ascii=".VnAvantH" w:hAnsi=".VnAvantH"/>
      <w:b/>
      <w:sz w:val="22"/>
      <w:szCs w:val="22"/>
    </w:rPr>
  </w:style>
  <w:style w:type="character" w:customStyle="1" w:styleId="1chinhtrangChar">
    <w:name w:val="1 chinh trang Char"/>
    <w:link w:val="1chinhtrang"/>
    <w:locked/>
    <w:rsid w:val="00864799"/>
    <w:rPr>
      <w:rFonts w:ascii=".VnCentury Schoolbook" w:hAnsi=".VnCentury Schoolbook"/>
      <w:color w:val="000000"/>
    </w:rPr>
  </w:style>
  <w:style w:type="paragraph" w:customStyle="1" w:styleId="nCharCharCharChar">
    <w:name w:val="n Char Char Char Char"/>
    <w:basedOn w:val="1chinhtrangChar1CharChar"/>
    <w:link w:val="nCharCharCharCharChar"/>
    <w:rsid w:val="00864799"/>
    <w:pPr>
      <w:ind w:left="1928" w:hanging="1361"/>
    </w:pPr>
  </w:style>
  <w:style w:type="character" w:customStyle="1" w:styleId="nCharCharCharCharChar">
    <w:name w:val="n Char Char Char Char Char"/>
    <w:link w:val="nCharCharCharChar"/>
    <w:locked/>
    <w:rsid w:val="00864799"/>
    <w:rPr>
      <w:rFonts w:ascii=".VnCentury Schoolbook" w:eastAsia="Calibri" w:hAnsi=".VnCentury Schoolbook" w:cs="Times New Roman"/>
      <w:color w:val="000000"/>
    </w:rPr>
  </w:style>
  <w:style w:type="character" w:customStyle="1" w:styleId="cCharCharChar">
    <w:name w:val="c Char Char Char"/>
    <w:basedOn w:val="8DakyCharCharCharChar"/>
    <w:rsid w:val="00864799"/>
    <w:rPr>
      <w:rFonts w:ascii=".VnCentury Schoolbook" w:eastAsia="Calibri" w:hAnsi=".VnCentury Schoolbook" w:cs="Times New Roman"/>
      <w:i/>
      <w:color w:val="000000"/>
    </w:rPr>
  </w:style>
  <w:style w:type="paragraph" w:customStyle="1" w:styleId="1chinhtrangCharCharChar1Char">
    <w:name w:val="1 chinh trang Char Char Char1 Char"/>
    <w:basedOn w:val="Normal"/>
    <w:link w:val="1chinhtrangCharCharChar1CharChar"/>
    <w:rsid w:val="00864799"/>
    <w:pPr>
      <w:widowControl w:val="0"/>
      <w:spacing w:before="60" w:after="60" w:line="264" w:lineRule="auto"/>
      <w:ind w:firstLine="567"/>
    </w:pPr>
    <w:rPr>
      <w:rFonts w:ascii=".VnCentury Schoolbook" w:eastAsia="Calibri" w:hAnsi=".VnCentury Schoolbook" w:cs="Times New Roman"/>
      <w:color w:val="000000"/>
      <w:sz w:val="22"/>
    </w:rPr>
  </w:style>
  <w:style w:type="paragraph" w:customStyle="1" w:styleId="DNnd2chuong">
    <w:name w:val="DN nd2 chuong"/>
    <w:rsid w:val="00864799"/>
    <w:pPr>
      <w:spacing w:after="0" w:line="240" w:lineRule="auto"/>
      <w:jc w:val="center"/>
    </w:pPr>
    <w:rPr>
      <w:rFonts w:ascii=".VnAvantH" w:eastAsia="Calibri" w:hAnsi=".VnAvantH" w:cs="Times New Roman"/>
      <w:b/>
      <w:bCs/>
      <w:color w:val="000000"/>
      <w:szCs w:val="20"/>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864799"/>
    <w:pPr>
      <w:widowControl w:val="0"/>
      <w:spacing w:before="0" w:after="0"/>
      <w:jc w:val="center"/>
    </w:pPr>
    <w:rPr>
      <w:rFonts w:ascii=".VnCentury Schoolbook" w:eastAsia="Calibri" w:hAnsi=".VnCentury Schoolbook" w:cs="Times New Roman"/>
      <w:b/>
      <w:color w:val="000000"/>
      <w:sz w:val="22"/>
    </w:rPr>
  </w:style>
  <w:style w:type="character" w:customStyle="1" w:styleId="5somucCharCharCharCharCharCharCharCharCharChar">
    <w:name w:val="5 so muc Char Char Char Char Char Char Char Char Char Char"/>
    <w:link w:val="5somucCharChar"/>
    <w:locked/>
    <w:rsid w:val="00864799"/>
    <w:rPr>
      <w:rFonts w:ascii=".VnCentury Schoolbook" w:eastAsia="Calibri" w:hAnsi=".VnCentury Schoolbook" w:cs="Times New Roman"/>
      <w:b/>
      <w:color w:val="000000"/>
    </w:rPr>
  </w:style>
  <w:style w:type="paragraph" w:customStyle="1" w:styleId="1chinhtrangCharCharCharCharCharChar">
    <w:name w:val="1 chinh trang Char Char Char Char Char Char"/>
    <w:basedOn w:val="Normal"/>
    <w:link w:val="1chinhtrangCharCharCharCharCharCharChar"/>
    <w:rsid w:val="00864799"/>
    <w:pPr>
      <w:widowControl w:val="0"/>
      <w:spacing w:before="60" w:after="60" w:line="264" w:lineRule="auto"/>
      <w:ind w:firstLine="425"/>
    </w:pPr>
    <w:rPr>
      <w:rFonts w:ascii=".VnCentury Schoolbook" w:eastAsia="Calibri" w:hAnsi=".VnCentury Schoolbook" w:cs="Times New Roman"/>
      <w:color w:val="000000"/>
      <w:sz w:val="22"/>
    </w:rPr>
  </w:style>
  <w:style w:type="character" w:customStyle="1" w:styleId="1chinhtrangCharCharCharCharCharCharChar">
    <w:name w:val="1 chinh trang Char Char Char Char Char Char Char"/>
    <w:link w:val="1chinhtrangCharCharCharCharCharChar"/>
    <w:locked/>
    <w:rsid w:val="00864799"/>
    <w:rPr>
      <w:rFonts w:ascii=".VnCentury Schoolbook" w:eastAsia="Calibri" w:hAnsi=".VnCentury Schoolbook" w:cs="Times New Roman"/>
      <w:color w:val="000000"/>
    </w:rPr>
  </w:style>
  <w:style w:type="paragraph" w:customStyle="1" w:styleId="4tenchuongCharCharCharCharChar">
    <w:name w:val="4 ten chuong Char Char Char Char Char"/>
    <w:basedOn w:val="Normal"/>
    <w:link w:val="4tenchuongCharCharCharCharCharChar"/>
    <w:rsid w:val="00864799"/>
    <w:pPr>
      <w:widowControl w:val="0"/>
      <w:spacing w:before="0" w:after="0"/>
      <w:jc w:val="center"/>
    </w:pPr>
    <w:rPr>
      <w:rFonts w:ascii=".VnAvantH" w:eastAsia="Calibri" w:hAnsi=".VnAvantH" w:cs="Times New Roman"/>
      <w:b/>
      <w:color w:val="000000"/>
      <w:sz w:val="22"/>
    </w:rPr>
  </w:style>
  <w:style w:type="character" w:customStyle="1" w:styleId="4tenchuongCharCharCharCharCharChar">
    <w:name w:val="4 ten chuong Char Char Char Char Char Char"/>
    <w:link w:val="4tenchuongCharCharCharCharChar"/>
    <w:locked/>
    <w:rsid w:val="00864799"/>
    <w:rPr>
      <w:rFonts w:ascii=".VnAvantH" w:eastAsia="Calibri" w:hAnsi=".VnAvantH" w:cs="Times New Roman"/>
      <w:b/>
      <w:color w:val="000000"/>
    </w:rPr>
  </w:style>
  <w:style w:type="paragraph" w:customStyle="1" w:styleId="1chinhtrangCharChar">
    <w:name w:val="1 chinh trang Char Char"/>
    <w:basedOn w:val="Normal"/>
    <w:rsid w:val="00864799"/>
    <w:pPr>
      <w:widowControl w:val="0"/>
      <w:spacing w:before="60" w:after="60" w:line="264" w:lineRule="auto"/>
      <w:ind w:firstLine="567"/>
    </w:pPr>
    <w:rPr>
      <w:rFonts w:ascii=".VnCentury Schoolbook" w:eastAsia="Calibri" w:hAnsi=".VnCentury Schoolbook" w:cs="Times New Roman"/>
      <w:color w:val="000000"/>
      <w:sz w:val="22"/>
    </w:rPr>
  </w:style>
  <w:style w:type="paragraph" w:customStyle="1" w:styleId="2dongcachCharCharCharCharChar">
    <w:name w:val="2 dong cach Char Char Char Char Char"/>
    <w:basedOn w:val="Normal"/>
    <w:link w:val="2dongcachCharCharCharCharCharChar"/>
    <w:rsid w:val="00864799"/>
    <w:pPr>
      <w:widowControl w:val="0"/>
      <w:overflowPunct w:val="0"/>
      <w:adjustRightInd w:val="0"/>
      <w:spacing w:before="0" w:after="0"/>
      <w:jc w:val="center"/>
    </w:pPr>
    <w:rPr>
      <w:rFonts w:ascii=".VnCentury Schoolbook" w:eastAsia="Calibri" w:hAnsi=".VnCentury Schoolbook" w:cs="Times New Roman"/>
      <w:bCs/>
      <w:color w:val="000000"/>
      <w:sz w:val="22"/>
    </w:rPr>
  </w:style>
  <w:style w:type="character" w:customStyle="1" w:styleId="2dongcachCharCharCharCharCharChar">
    <w:name w:val="2 dong cach Char Char Char Char Char Char"/>
    <w:link w:val="2dongcachCharCharCharCharChar"/>
    <w:locked/>
    <w:rsid w:val="00864799"/>
    <w:rPr>
      <w:rFonts w:ascii=".VnCentury Schoolbook" w:eastAsia="Calibri" w:hAnsi=".VnCentury Schoolbook" w:cs="Times New Roman"/>
      <w:bCs/>
      <w:color w:val="000000"/>
    </w:rPr>
  </w:style>
  <w:style w:type="paragraph" w:customStyle="1" w:styleId="1chinhtrangCharChar1CharCharChar">
    <w:name w:val="1 chinh trang Char Char1 Char Char Char"/>
    <w:basedOn w:val="Normal"/>
    <w:link w:val="1chinhtrangCharChar1CharCharCharChar"/>
    <w:rsid w:val="00864799"/>
    <w:pPr>
      <w:widowControl w:val="0"/>
      <w:spacing w:before="60" w:after="60" w:line="264" w:lineRule="auto"/>
      <w:ind w:firstLine="567"/>
    </w:pPr>
    <w:rPr>
      <w:rFonts w:ascii=".VnCentury Schoolbook" w:eastAsia="Calibri" w:hAnsi=".VnCentury Schoolbook" w:cs="Times New Roman"/>
      <w:color w:val="000000"/>
      <w:sz w:val="22"/>
    </w:rPr>
  </w:style>
  <w:style w:type="character" w:customStyle="1" w:styleId="1chinhtrangCharChar1CharCharCharChar">
    <w:name w:val="1 chinh trang Char Char1 Char Char Char Char"/>
    <w:link w:val="1chinhtrangCharChar1CharCharChar"/>
    <w:locked/>
    <w:rsid w:val="00864799"/>
    <w:rPr>
      <w:rFonts w:ascii=".VnCentury Schoolbook" w:eastAsia="Calibri" w:hAnsi=".VnCentury Schoolbook" w:cs="Times New Roman"/>
      <w:color w:val="000000"/>
    </w:rPr>
  </w:style>
  <w:style w:type="paragraph" w:customStyle="1" w:styleId="cCharCharCharCharChar">
    <w:name w:val="c Char Char Char Char Char"/>
    <w:basedOn w:val="Normal"/>
    <w:link w:val="cCharCharCharCharCharChar"/>
    <w:rsid w:val="00864799"/>
    <w:pPr>
      <w:widowControl w:val="0"/>
      <w:autoSpaceDE w:val="0"/>
      <w:autoSpaceDN w:val="0"/>
      <w:adjustRightInd w:val="0"/>
      <w:spacing w:before="60" w:after="60" w:line="264" w:lineRule="auto"/>
      <w:ind w:left="2637" w:hanging="1361"/>
    </w:pPr>
    <w:rPr>
      <w:rFonts w:ascii=".VnCentury Schoolbook" w:eastAsia="Calibri" w:hAnsi=".VnCentury Schoolbook" w:cs="Times New Roman"/>
      <w:color w:val="000000"/>
      <w:sz w:val="22"/>
      <w:szCs w:val="26"/>
    </w:rPr>
  </w:style>
  <w:style w:type="character" w:customStyle="1" w:styleId="cCharCharCharCharCharChar">
    <w:name w:val="c Char Char Char Char Char Char"/>
    <w:link w:val="cCharCharCharCharChar"/>
    <w:locked/>
    <w:rsid w:val="00864799"/>
    <w:rPr>
      <w:rFonts w:ascii=".VnCentury Schoolbook" w:eastAsia="Calibri" w:hAnsi=".VnCentury Schoolbook" w:cs="Times New Roman"/>
      <w:color w:val="000000"/>
      <w:szCs w:val="26"/>
    </w:rPr>
  </w:style>
  <w:style w:type="paragraph" w:customStyle="1" w:styleId="coCharCharCharCharChar">
    <w:name w:val="co Char Char Char Char Char"/>
    <w:basedOn w:val="Normal"/>
    <w:link w:val="coCharCharCharCharCharChar"/>
    <w:rsid w:val="00864799"/>
    <w:pPr>
      <w:widowControl w:val="0"/>
      <w:spacing w:before="60" w:after="60" w:line="264" w:lineRule="auto"/>
      <w:ind w:left="2637" w:hanging="1361"/>
    </w:pPr>
    <w:rPr>
      <w:rFonts w:ascii=".VnCentury Schoolbook" w:eastAsia="Calibri" w:hAnsi=".VnCentury Schoolbook" w:cs="Times New Roman"/>
      <w:color w:val="000000"/>
      <w:sz w:val="22"/>
    </w:rPr>
  </w:style>
  <w:style w:type="character" w:customStyle="1" w:styleId="coCharCharCharCharCharChar">
    <w:name w:val="co Char Char Char Char Char Char"/>
    <w:link w:val="coCharCharCharCharChar"/>
    <w:locked/>
    <w:rsid w:val="00864799"/>
    <w:rPr>
      <w:rFonts w:ascii=".VnCentury Schoolbook" w:eastAsia="Calibri" w:hAnsi=".VnCentury Schoolbook" w:cs="Times New Roman"/>
      <w:color w:val="000000"/>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864799"/>
    <w:rPr>
      <w:rFonts w:ascii=".VnCentury Schoolbook" w:hAnsi=".VnCentury Schoolbook" w:cs="Times New Roman"/>
      <w:b/>
      <w:color w:val="000000"/>
      <w:spacing w:val="24"/>
      <w:sz w:val="22"/>
    </w:rPr>
  </w:style>
  <w:style w:type="paragraph" w:customStyle="1" w:styleId="8Daky">
    <w:name w:val="8 Da ky"/>
    <w:basedOn w:val="Normal"/>
    <w:rsid w:val="00864799"/>
    <w:pPr>
      <w:widowControl w:val="0"/>
      <w:spacing w:before="0" w:after="0" w:line="264" w:lineRule="auto"/>
      <w:jc w:val="center"/>
    </w:pPr>
    <w:rPr>
      <w:rFonts w:ascii=".VnCentury Schoolbook" w:eastAsia="Calibri" w:hAnsi=".VnCentury Schoolbook" w:cs="Times New Roman"/>
      <w:i/>
      <w:color w:val="000000"/>
      <w:sz w:val="22"/>
    </w:rPr>
  </w:style>
  <w:style w:type="table" w:customStyle="1" w:styleId="TableNormal1">
    <w:name w:val="Table Normal1"/>
    <w:semiHidden/>
    <w:rsid w:val="00864799"/>
    <w:pPr>
      <w:spacing w:after="0" w:line="240" w:lineRule="auto"/>
    </w:pPr>
    <w:rPr>
      <w:rFonts w:ascii="Times New Roman" w:eastAsia="MS Mincho" w:hAnsi="Times New Roman" w:cs="Times New Roman"/>
      <w:sz w:val="20"/>
      <w:szCs w:val="20"/>
    </w:rPr>
    <w:tblPr>
      <w:tblCellMar>
        <w:top w:w="0" w:type="dxa"/>
        <w:left w:w="108" w:type="dxa"/>
        <w:bottom w:w="0" w:type="dxa"/>
        <w:right w:w="108" w:type="dxa"/>
      </w:tblCellMar>
    </w:tblPr>
  </w:style>
  <w:style w:type="paragraph" w:customStyle="1" w:styleId="Co">
    <w:name w:val="Co"/>
    <w:basedOn w:val="Normal"/>
    <w:rsid w:val="00864799"/>
    <w:pPr>
      <w:widowControl w:val="0"/>
      <w:spacing w:before="60" w:after="60" w:line="264" w:lineRule="auto"/>
      <w:ind w:left="2637" w:hanging="1361"/>
    </w:pPr>
    <w:rPr>
      <w:rFonts w:ascii=".VnCentury Schoolbook" w:eastAsia="Calibri" w:hAnsi=".VnCentury Schoolbook" w:cs="Times New Roman"/>
      <w:color w:val="000000"/>
      <w:sz w:val="22"/>
      <w:szCs w:val="28"/>
    </w:rPr>
  </w:style>
  <w:style w:type="paragraph" w:customStyle="1" w:styleId="ndtk">
    <w:name w:val="ndtk"/>
    <w:basedOn w:val="Normal"/>
    <w:rsid w:val="00864799"/>
    <w:pPr>
      <w:widowControl w:val="0"/>
      <w:spacing w:before="0" w:after="0"/>
      <w:jc w:val="center"/>
    </w:pPr>
    <w:rPr>
      <w:rFonts w:ascii=".VnHelvetInsH" w:eastAsia="Calibri" w:hAnsi=".VnHelvetInsH" w:cs="Times New Roman"/>
      <w:color w:val="000000"/>
      <w:sz w:val="26"/>
    </w:rPr>
  </w:style>
  <w:style w:type="paragraph" w:customStyle="1" w:styleId="No">
    <w:name w:val="No"/>
    <w:basedOn w:val="Normal"/>
    <w:rsid w:val="00864799"/>
    <w:pPr>
      <w:widowControl w:val="0"/>
      <w:spacing w:before="60" w:after="60" w:line="264" w:lineRule="auto"/>
      <w:ind w:left="1786" w:hanging="1361"/>
    </w:pPr>
    <w:rPr>
      <w:rFonts w:ascii=".VnCentury Schoolbook" w:eastAsia="Calibri" w:hAnsi=".VnCentury Schoolbook" w:cs="Times New Roman"/>
      <w:color w:val="000000"/>
      <w:sz w:val="22"/>
      <w:szCs w:val="28"/>
    </w:rPr>
  </w:style>
  <w:style w:type="paragraph" w:customStyle="1" w:styleId="DNbieuky">
    <w:name w:val="DN bieu ky"/>
    <w:rsid w:val="00864799"/>
    <w:pPr>
      <w:spacing w:after="0" w:line="240" w:lineRule="auto"/>
      <w:jc w:val="center"/>
    </w:pPr>
    <w:rPr>
      <w:rFonts w:ascii=".VnCentury Schoolbook" w:eastAsia="Calibri" w:hAnsi=".VnCentury Schoolbook" w:cs="Times New Roman"/>
      <w:b/>
      <w:color w:val="000000"/>
    </w:rPr>
  </w:style>
  <w:style w:type="paragraph" w:customStyle="1" w:styleId="DNtd1tencq">
    <w:name w:val="DN td1 ten cq"/>
    <w:rsid w:val="00864799"/>
    <w:pPr>
      <w:autoSpaceDE w:val="0"/>
      <w:autoSpaceDN w:val="0"/>
      <w:spacing w:after="0" w:line="240" w:lineRule="auto"/>
      <w:jc w:val="center"/>
    </w:pPr>
    <w:rPr>
      <w:rFonts w:ascii=".VnAvantH" w:eastAsia="Calibri" w:hAnsi=".VnAvantH" w:cs="Times New Roman"/>
      <w:b/>
      <w:bCs/>
      <w:color w:val="000000"/>
      <w:sz w:val="20"/>
      <w:szCs w:val="20"/>
    </w:rPr>
  </w:style>
  <w:style w:type="paragraph" w:customStyle="1" w:styleId="tk">
    <w:name w:val="tk"/>
    <w:basedOn w:val="Normal"/>
    <w:rsid w:val="00864799"/>
    <w:pPr>
      <w:widowControl w:val="0"/>
      <w:spacing w:before="0" w:after="0"/>
      <w:jc w:val="center"/>
    </w:pPr>
    <w:rPr>
      <w:rFonts w:ascii=".VnHelvetIns" w:eastAsia="Calibri" w:hAnsi=".VnHelvetIns" w:cs="Times New Roman"/>
      <w:color w:val="000000"/>
      <w:sz w:val="26"/>
    </w:rPr>
  </w:style>
  <w:style w:type="paragraph" w:customStyle="1" w:styleId="noCharChar">
    <w:name w:val="no Char Char"/>
    <w:basedOn w:val="Normal"/>
    <w:link w:val="noCharCharChar"/>
    <w:rsid w:val="00864799"/>
    <w:pPr>
      <w:widowControl w:val="0"/>
      <w:spacing w:before="60" w:after="60" w:line="264" w:lineRule="auto"/>
      <w:ind w:left="1928" w:hanging="1361"/>
    </w:pPr>
    <w:rPr>
      <w:rFonts w:ascii=".VnCentury Schoolbook" w:eastAsia="Calibri" w:hAnsi=".VnCentury Schoolbook" w:cs="Times New Roman"/>
      <w:color w:val="000000"/>
      <w:sz w:val="22"/>
    </w:rPr>
  </w:style>
  <w:style w:type="paragraph" w:customStyle="1" w:styleId="DNnd1quyetdinh">
    <w:name w:val="DN nd1 quyet dinh"/>
    <w:rsid w:val="00864799"/>
    <w:pPr>
      <w:spacing w:after="0" w:line="240" w:lineRule="auto"/>
      <w:jc w:val="center"/>
    </w:pPr>
    <w:rPr>
      <w:rFonts w:ascii=".VnHelvetInsH" w:eastAsia="Calibri" w:hAnsi=".VnHelvetInsH" w:cs="Times New Roman"/>
      <w:bCs/>
      <w:color w:val="000000"/>
      <w:sz w:val="32"/>
      <w:szCs w:val="32"/>
    </w:rPr>
  </w:style>
  <w:style w:type="paragraph" w:customStyle="1" w:styleId="cChar1">
    <w:name w:val="c Char1"/>
    <w:basedOn w:val="Normal"/>
    <w:rsid w:val="00864799"/>
    <w:pPr>
      <w:widowControl w:val="0"/>
      <w:spacing w:before="60" w:after="60" w:line="264" w:lineRule="auto"/>
      <w:ind w:left="2637" w:hanging="1361"/>
    </w:pPr>
    <w:rPr>
      <w:rFonts w:ascii=".VnCentury Schoolbook" w:eastAsia="Calibri" w:hAnsi=".VnCentury Schoolbook" w:cs="Times New Roman"/>
      <w:color w:val="000000"/>
      <w:sz w:val="22"/>
    </w:rPr>
  </w:style>
  <w:style w:type="paragraph" w:customStyle="1" w:styleId="ccccc">
    <w:name w:val="ccccc"/>
    <w:basedOn w:val="Normal"/>
    <w:rsid w:val="00864799"/>
    <w:pPr>
      <w:widowControl w:val="0"/>
      <w:spacing w:before="60" w:after="60" w:line="264" w:lineRule="auto"/>
      <w:ind w:firstLine="425"/>
    </w:pPr>
    <w:rPr>
      <w:rFonts w:ascii=".VnCentury Schoolbook" w:eastAsia="Calibri" w:hAnsi=".VnCentury Schoolbook" w:cs="Times New Roman"/>
      <w:color w:val="000000"/>
      <w:sz w:val="22"/>
    </w:rPr>
  </w:style>
  <w:style w:type="paragraph" w:customStyle="1" w:styleId="15">
    <w:name w:val="15"/>
    <w:basedOn w:val="Normal"/>
    <w:rsid w:val="00864799"/>
    <w:pPr>
      <w:widowControl w:val="0"/>
      <w:overflowPunct w:val="0"/>
      <w:adjustRightInd w:val="0"/>
      <w:spacing w:before="0" w:after="0"/>
      <w:jc w:val="center"/>
    </w:pPr>
    <w:rPr>
      <w:rFonts w:ascii=".VnHelvetIns" w:eastAsia="Calibri" w:hAnsi=".VnHelvetIns" w:cs="Times New Roman"/>
      <w:bCs/>
      <w:color w:val="000000"/>
      <w:sz w:val="26"/>
      <w:szCs w:val="26"/>
    </w:rPr>
  </w:style>
  <w:style w:type="paragraph" w:customStyle="1" w:styleId="coChar">
    <w:name w:val="co Char"/>
    <w:basedOn w:val="Normal"/>
    <w:rsid w:val="00864799"/>
    <w:pPr>
      <w:widowControl w:val="0"/>
      <w:spacing w:before="60" w:after="60" w:line="264" w:lineRule="auto"/>
      <w:ind w:left="2637" w:hanging="1361"/>
    </w:pPr>
    <w:rPr>
      <w:rFonts w:ascii=".VnCentury Schoolbook" w:eastAsia="Calibri" w:hAnsi=".VnCentury Schoolbook" w:cs="Times New Roman"/>
      <w:color w:val="000000"/>
      <w:sz w:val="22"/>
    </w:rPr>
  </w:style>
  <w:style w:type="paragraph" w:customStyle="1" w:styleId="21">
    <w:name w:val="21"/>
    <w:basedOn w:val="4tenchuongCharChar"/>
    <w:rsid w:val="00864799"/>
    <w:rPr>
      <w:sz w:val="24"/>
      <w:szCs w:val="24"/>
    </w:rPr>
  </w:style>
  <w:style w:type="table" w:customStyle="1" w:styleId="TableGrid11">
    <w:name w:val="Table Grid11"/>
    <w:rsid w:val="00864799"/>
    <w:pPr>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864799"/>
    <w:pPr>
      <w:spacing w:before="0" w:after="0"/>
      <w:jc w:val="center"/>
    </w:pPr>
    <w:rPr>
      <w:rFonts w:ascii=".VnHelvetInsH" w:eastAsia="Calibri" w:hAnsi=".VnHelvetInsH" w:cs="Times New Roman"/>
      <w:color w:val="000000"/>
      <w:sz w:val="32"/>
      <w:szCs w:val="32"/>
    </w:rPr>
  </w:style>
  <w:style w:type="paragraph" w:customStyle="1" w:styleId="17Char">
    <w:name w:val="17 Char"/>
    <w:basedOn w:val="eCharChar"/>
    <w:link w:val="17CharChar"/>
    <w:rsid w:val="00864799"/>
    <w:pPr>
      <w:spacing w:before="120"/>
    </w:pPr>
    <w:rPr>
      <w:sz w:val="26"/>
      <w:szCs w:val="26"/>
    </w:rPr>
  </w:style>
  <w:style w:type="paragraph" w:customStyle="1" w:styleId="142">
    <w:name w:val="142"/>
    <w:basedOn w:val="4tenchuongCharChar"/>
    <w:rsid w:val="00864799"/>
  </w:style>
  <w:style w:type="character" w:customStyle="1" w:styleId="noCharCharChar">
    <w:name w:val="no Char Char Char"/>
    <w:link w:val="noCharChar"/>
    <w:locked/>
    <w:rsid w:val="00864799"/>
    <w:rPr>
      <w:rFonts w:ascii=".VnCentury Schoolbook" w:eastAsia="Calibri" w:hAnsi=".VnCentury Schoolbook" w:cs="Times New Roman"/>
      <w:color w:val="000000"/>
    </w:rPr>
  </w:style>
  <w:style w:type="paragraph" w:customStyle="1" w:styleId="Style1chinhtrangLinespacingsingle">
    <w:name w:val="Style 1 chinh trang + Line spacing:  single"/>
    <w:basedOn w:val="1chinhtrangCharCharChar1Char"/>
    <w:rsid w:val="00864799"/>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864799"/>
    <w:rPr>
      <w:rFonts w:cstheme="minorBidi"/>
      <w:b/>
      <w:bCs/>
    </w:rPr>
  </w:style>
  <w:style w:type="character" w:customStyle="1" w:styleId="aCharCharChar">
    <w:name w:val="a Char Char Char"/>
    <w:link w:val="aCharChar"/>
    <w:locked/>
    <w:rsid w:val="00864799"/>
    <w:rPr>
      <w:rFonts w:ascii=".VnHelvetIns" w:eastAsia="Calibri" w:hAnsi=".VnHelvetIns" w:cs="Times New Roman"/>
      <w:color w:val="000000"/>
      <w:sz w:val="26"/>
      <w:szCs w:val="26"/>
    </w:rPr>
  </w:style>
  <w:style w:type="character" w:customStyle="1" w:styleId="eCharCharChar">
    <w:name w:val="e Char Char Char"/>
    <w:link w:val="eCharChar"/>
    <w:locked/>
    <w:rsid w:val="00864799"/>
    <w:rPr>
      <w:rFonts w:ascii=".VnAvantH" w:eastAsia="Calibri" w:hAnsi=".VnAvantH" w:cs="Times New Roman"/>
      <w:b/>
      <w:color w:val="000000"/>
    </w:rPr>
  </w:style>
  <w:style w:type="character" w:customStyle="1" w:styleId="17CharChar">
    <w:name w:val="17 Char Char"/>
    <w:link w:val="17Char"/>
    <w:locked/>
    <w:rsid w:val="00864799"/>
    <w:rPr>
      <w:rFonts w:ascii=".VnAvantH" w:eastAsia="Calibri" w:hAnsi=".VnAvantH" w:cs="Times New Roman"/>
      <w:b/>
      <w:color w:val="000000"/>
      <w:sz w:val="26"/>
      <w:szCs w:val="26"/>
    </w:rPr>
  </w:style>
  <w:style w:type="character" w:customStyle="1" w:styleId="phanCharCharCharCharCharCharChar">
    <w:name w:val="phan Char Char Char Char Char Char Char"/>
    <w:link w:val="5somuc"/>
    <w:locked/>
    <w:rsid w:val="00864799"/>
    <w:rPr>
      <w:rFonts w:ascii=".VnCentury Schoolbook" w:eastAsia="Calibri" w:hAnsi=".VnCentury Schoolbook" w:cs="Times New Roman"/>
      <w:b/>
      <w:color w:val="000000"/>
    </w:rPr>
  </w:style>
  <w:style w:type="paragraph" w:customStyle="1" w:styleId="DNkyphoky">
    <w:name w:val="DN ky pho ky"/>
    <w:rsid w:val="00864799"/>
    <w:pPr>
      <w:tabs>
        <w:tab w:val="left" w:pos="567"/>
      </w:tabs>
      <w:spacing w:after="0" w:line="240" w:lineRule="auto"/>
      <w:jc w:val="center"/>
    </w:pPr>
    <w:rPr>
      <w:rFonts w:ascii=".VnAvantH" w:eastAsia="Calibri" w:hAnsi=".VnAvantH" w:cs=".VnTime"/>
      <w:b/>
      <w:bCs/>
      <w:color w:val="000000"/>
      <w:sz w:val="20"/>
    </w:rPr>
  </w:style>
  <w:style w:type="paragraph" w:customStyle="1" w:styleId="DNkyCQky">
    <w:name w:val="DN ky CQ ky"/>
    <w:rsid w:val="00864799"/>
    <w:pPr>
      <w:tabs>
        <w:tab w:val="left" w:pos="567"/>
      </w:tabs>
      <w:autoSpaceDE w:val="0"/>
      <w:autoSpaceDN w:val="0"/>
      <w:spacing w:after="0" w:line="240" w:lineRule="auto"/>
      <w:jc w:val="center"/>
    </w:pPr>
    <w:rPr>
      <w:rFonts w:ascii=".VnAvantH" w:eastAsia="Calibri" w:hAnsi=".VnAvantH" w:cs="Times New Roman"/>
      <w:b/>
      <w:bCs/>
      <w:sz w:val="20"/>
      <w:szCs w:val="20"/>
    </w:rPr>
  </w:style>
  <w:style w:type="character" w:customStyle="1" w:styleId="cChar2">
    <w:name w:val="c Char2"/>
    <w:rsid w:val="00864799"/>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864799"/>
    <w:rPr>
      <w:rFonts w:ascii=".VnArial" w:eastAsia="Calibri" w:hAnsi=".VnArial" w:cs="Times New Roman"/>
      <w:b/>
      <w:color w:val="000000"/>
    </w:rPr>
  </w:style>
  <w:style w:type="paragraph" w:customStyle="1" w:styleId="c1d">
    <w:name w:val="c1d"/>
    <w:basedOn w:val="Normal"/>
    <w:rsid w:val="00864799"/>
    <w:pPr>
      <w:widowControl w:val="0"/>
      <w:overflowPunct w:val="0"/>
      <w:autoSpaceDE w:val="0"/>
      <w:autoSpaceDN w:val="0"/>
      <w:adjustRightInd w:val="0"/>
      <w:spacing w:before="60" w:after="60" w:line="264" w:lineRule="auto"/>
      <w:ind w:left="1078" w:hanging="284"/>
      <w:textAlignment w:val="baseline"/>
    </w:pPr>
    <w:rPr>
      <w:rFonts w:ascii=".VnCentury Schoolbook" w:eastAsia="Calibri" w:hAnsi=".VnCentury Schoolbook" w:cs="Times New Roman"/>
      <w:b/>
      <w:color w:val="000000"/>
      <w:sz w:val="22"/>
      <w:szCs w:val="20"/>
    </w:rPr>
  </w:style>
  <w:style w:type="paragraph" w:customStyle="1" w:styleId="n-">
    <w:name w:val="n-"/>
    <w:basedOn w:val="Normal"/>
    <w:rsid w:val="00864799"/>
    <w:pPr>
      <w:widowControl w:val="0"/>
      <w:overflowPunct w:val="0"/>
      <w:autoSpaceDE w:val="0"/>
      <w:autoSpaceDN w:val="0"/>
      <w:adjustRightInd w:val="0"/>
      <w:spacing w:before="60" w:after="60" w:line="264" w:lineRule="auto"/>
      <w:ind w:left="964" w:hanging="170"/>
      <w:textAlignment w:val="baseline"/>
    </w:pPr>
    <w:rPr>
      <w:rFonts w:ascii=".VnCentury Schoolbook" w:eastAsia="Calibri" w:hAnsi=".VnCentury Schoolbook" w:cs="Times New Roman"/>
      <w:b/>
      <w:color w:val="000000"/>
      <w:sz w:val="22"/>
      <w:szCs w:val="20"/>
    </w:rPr>
  </w:style>
  <w:style w:type="paragraph" w:customStyle="1" w:styleId="n1">
    <w:name w:val="n1"/>
    <w:basedOn w:val="Normal"/>
    <w:rsid w:val="00864799"/>
    <w:pPr>
      <w:widowControl w:val="0"/>
      <w:overflowPunct w:val="0"/>
      <w:autoSpaceDE w:val="0"/>
      <w:autoSpaceDN w:val="0"/>
      <w:adjustRightInd w:val="0"/>
      <w:spacing w:before="60" w:after="60" w:line="264" w:lineRule="auto"/>
      <w:ind w:left="794" w:hanging="397"/>
      <w:textAlignment w:val="baseline"/>
    </w:pPr>
    <w:rPr>
      <w:rFonts w:ascii=".VnCentury Schoolbook" w:eastAsia="Calibri" w:hAnsi=".VnCentury Schoolbook" w:cs="Times New Roman"/>
      <w:color w:val="000000"/>
      <w:sz w:val="22"/>
      <w:szCs w:val="20"/>
    </w:rPr>
  </w:style>
  <w:style w:type="paragraph" w:customStyle="1" w:styleId="n1d">
    <w:name w:val="n1d"/>
    <w:basedOn w:val="n1"/>
    <w:rsid w:val="00864799"/>
    <w:rPr>
      <w:b/>
    </w:rPr>
  </w:style>
  <w:style w:type="paragraph" w:customStyle="1" w:styleId="22">
    <w:name w:val="22"/>
    <w:basedOn w:val="Normal"/>
    <w:rsid w:val="00864799"/>
    <w:pPr>
      <w:overflowPunct w:val="0"/>
      <w:autoSpaceDE w:val="0"/>
      <w:autoSpaceDN w:val="0"/>
      <w:adjustRightInd w:val="0"/>
      <w:spacing w:before="60" w:after="60" w:line="264" w:lineRule="auto"/>
      <w:ind w:left="794" w:hanging="397"/>
      <w:textAlignment w:val="baseline"/>
    </w:pPr>
    <w:rPr>
      <w:rFonts w:ascii=".VnCentury Schoolbook" w:eastAsia="Calibri" w:hAnsi=".VnCentury Schoolbook" w:cs="Times New Roman"/>
      <w:b/>
      <w:color w:val="000000"/>
      <w:sz w:val="22"/>
    </w:rPr>
  </w:style>
  <w:style w:type="paragraph" w:customStyle="1" w:styleId="200">
    <w:name w:val="20"/>
    <w:basedOn w:val="Normal"/>
    <w:rsid w:val="00864799"/>
    <w:pPr>
      <w:overflowPunct w:val="0"/>
      <w:autoSpaceDE w:val="0"/>
      <w:autoSpaceDN w:val="0"/>
      <w:adjustRightInd w:val="0"/>
      <w:spacing w:before="0"/>
      <w:ind w:left="1021" w:hanging="454"/>
      <w:textAlignment w:val="baseline"/>
    </w:pPr>
    <w:rPr>
      <w:rFonts w:ascii=".VnCentury Schoolbook" w:eastAsia="Calibri" w:hAnsi=".VnCentury Schoolbook" w:cs="Times New Roman"/>
      <w:color w:val="000000"/>
      <w:szCs w:val="20"/>
    </w:rPr>
  </w:style>
  <w:style w:type="paragraph" w:customStyle="1" w:styleId="c1">
    <w:name w:val="c1"/>
    <w:basedOn w:val="Normal"/>
    <w:rsid w:val="00864799"/>
    <w:pPr>
      <w:widowControl w:val="0"/>
      <w:overflowPunct w:val="0"/>
      <w:autoSpaceDE w:val="0"/>
      <w:autoSpaceDN w:val="0"/>
      <w:adjustRightInd w:val="0"/>
      <w:spacing w:before="60" w:after="60" w:line="264" w:lineRule="auto"/>
      <w:ind w:left="1078" w:hanging="284"/>
      <w:textAlignment w:val="baseline"/>
    </w:pPr>
    <w:rPr>
      <w:rFonts w:ascii=".VnCentury Schoolbook" w:eastAsia="Calibri" w:hAnsi=".VnCentury Schoolbook" w:cs="Times New Roman"/>
      <w:color w:val="000000"/>
      <w:sz w:val="22"/>
      <w:szCs w:val="20"/>
    </w:rPr>
  </w:style>
  <w:style w:type="paragraph" w:customStyle="1" w:styleId="230">
    <w:name w:val="23"/>
    <w:basedOn w:val="Normal"/>
    <w:rsid w:val="00864799"/>
    <w:pPr>
      <w:keepNext/>
      <w:overflowPunct w:val="0"/>
      <w:autoSpaceDE w:val="0"/>
      <w:autoSpaceDN w:val="0"/>
      <w:adjustRightInd w:val="0"/>
      <w:spacing w:before="60" w:after="60" w:line="264" w:lineRule="auto"/>
      <w:ind w:left="794" w:hanging="397"/>
      <w:textAlignment w:val="baseline"/>
    </w:pPr>
    <w:rPr>
      <w:rFonts w:ascii=".VnCentury SchoolbookH" w:eastAsia="Calibri" w:hAnsi=".VnCentury SchoolbookH" w:cs="Times New Roman"/>
      <w:b/>
      <w:color w:val="000000"/>
      <w:spacing w:val="24"/>
      <w:sz w:val="22"/>
    </w:rPr>
  </w:style>
  <w:style w:type="paragraph" w:customStyle="1" w:styleId="co0">
    <w:name w:val="co"/>
    <w:basedOn w:val="Normal"/>
    <w:rsid w:val="00864799"/>
    <w:pPr>
      <w:widowControl w:val="0"/>
      <w:spacing w:before="60" w:after="60" w:line="264" w:lineRule="auto"/>
      <w:ind w:left="2438" w:hanging="1361"/>
    </w:pPr>
    <w:rPr>
      <w:rFonts w:ascii=".VnCentury Schoolbook" w:eastAsia="Calibri" w:hAnsi=".VnCentury Schoolbook" w:cs="Times New Roman"/>
      <w:color w:val="000000"/>
      <w:sz w:val="22"/>
    </w:rPr>
  </w:style>
  <w:style w:type="character" w:customStyle="1" w:styleId="noCharCharCharChar">
    <w:name w:val="no Char Char Char Char"/>
    <w:rsid w:val="00864799"/>
    <w:rPr>
      <w:rFonts w:ascii=".VnCentury Schoolbook" w:hAnsi=".VnCentury Schoolbook" w:cs="Times New Roman"/>
      <w:color w:val="000000"/>
      <w:sz w:val="22"/>
      <w:szCs w:val="22"/>
      <w:lang w:val="en-US" w:eastAsia="en-US" w:bidi="ar-SA"/>
    </w:rPr>
  </w:style>
  <w:style w:type="paragraph" w:customStyle="1" w:styleId="no0">
    <w:name w:val="no"/>
    <w:basedOn w:val="Normal"/>
    <w:rsid w:val="00864799"/>
    <w:pPr>
      <w:widowControl w:val="0"/>
      <w:spacing w:before="60" w:after="60" w:line="264" w:lineRule="auto"/>
      <w:ind w:left="1928" w:hanging="1361"/>
    </w:pPr>
    <w:rPr>
      <w:rFonts w:ascii=".VnCentury Schoolbook" w:eastAsia="Calibri" w:hAnsi=".VnCentury Schoolbook" w:cs="Times New Roman"/>
      <w:color w:val="000000"/>
      <w:sz w:val="22"/>
    </w:rPr>
  </w:style>
  <w:style w:type="paragraph" w:customStyle="1" w:styleId="24">
    <w:name w:val="24"/>
    <w:basedOn w:val="22"/>
    <w:rsid w:val="00864799"/>
    <w:pPr>
      <w:ind w:hanging="227"/>
    </w:pPr>
  </w:style>
  <w:style w:type="paragraph" w:customStyle="1" w:styleId="25">
    <w:name w:val="25"/>
    <w:basedOn w:val="Normal"/>
    <w:rsid w:val="00864799"/>
    <w:pPr>
      <w:overflowPunct w:val="0"/>
      <w:autoSpaceDE w:val="0"/>
      <w:autoSpaceDN w:val="0"/>
      <w:adjustRightInd w:val="0"/>
      <w:spacing w:before="60" w:after="60" w:line="264" w:lineRule="auto"/>
      <w:ind w:left="794"/>
      <w:textAlignment w:val="baseline"/>
    </w:pPr>
    <w:rPr>
      <w:rFonts w:ascii=".VnCentury Schoolbook" w:eastAsia="Calibri" w:hAnsi=".VnCentury Schoolbook" w:cs="Times New Roman"/>
      <w:b/>
      <w:i/>
      <w:color w:val="000000"/>
      <w:sz w:val="22"/>
    </w:rPr>
  </w:style>
  <w:style w:type="paragraph" w:customStyle="1" w:styleId="30">
    <w:name w:val="30"/>
    <w:basedOn w:val="200"/>
    <w:rsid w:val="00864799"/>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864799"/>
    <w:rPr>
      <w:rFonts w:ascii=".VnCentury Schoolbook" w:eastAsia="Calibri" w:hAnsi=".VnCentury Schoolbook" w:cs="Times New Roman"/>
      <w:color w:val="000000"/>
    </w:rPr>
  </w:style>
  <w:style w:type="paragraph" w:customStyle="1" w:styleId="n-chuongten">
    <w:name w:val="n-chuongten"/>
    <w:basedOn w:val="Normal"/>
    <w:rsid w:val="00864799"/>
    <w:pPr>
      <w:spacing w:before="0" w:after="240"/>
      <w:jc w:val="center"/>
    </w:pPr>
    <w:rPr>
      <w:rFonts w:ascii=".VnTimeH" w:eastAsia="Calibri" w:hAnsi=".VnTimeH" w:cs="Times New Roman"/>
      <w:b/>
      <w:sz w:val="28"/>
      <w:szCs w:val="20"/>
    </w:rPr>
  </w:style>
  <w:style w:type="paragraph" w:customStyle="1" w:styleId="3sochuong">
    <w:name w:val="3 so chuong"/>
    <w:basedOn w:val="Normal"/>
    <w:rsid w:val="00864799"/>
    <w:pPr>
      <w:widowControl w:val="0"/>
      <w:spacing w:before="0" w:after="0"/>
      <w:jc w:val="center"/>
    </w:pPr>
    <w:rPr>
      <w:rFonts w:ascii=".VnArial" w:eastAsia="Calibri" w:hAnsi=".VnArial" w:cs="Times New Roman"/>
      <w:b/>
      <w:color w:val="000000"/>
      <w:sz w:val="22"/>
    </w:rPr>
  </w:style>
  <w:style w:type="paragraph" w:customStyle="1" w:styleId="11chucdanhnguoiky">
    <w:name w:val="11 chuc danh nguoi ky"/>
    <w:basedOn w:val="Normal"/>
    <w:rsid w:val="00864799"/>
    <w:pPr>
      <w:widowControl w:val="0"/>
      <w:spacing w:before="0" w:after="0"/>
      <w:jc w:val="center"/>
    </w:pPr>
    <w:rPr>
      <w:rFonts w:ascii=".VnAvantH" w:eastAsia="Calibri" w:hAnsi=".VnAvantH" w:cs="Times New Roman"/>
      <w:b/>
      <w:color w:val="000000"/>
      <w:sz w:val="20"/>
      <w:szCs w:val="20"/>
    </w:rPr>
  </w:style>
  <w:style w:type="paragraph" w:customStyle="1" w:styleId="1CharCharChar">
    <w:name w:val="1 Char Char Char"/>
    <w:basedOn w:val="Normal"/>
    <w:link w:val="1CharCharCharChar"/>
    <w:rsid w:val="00864799"/>
    <w:pPr>
      <w:widowControl w:val="0"/>
      <w:overflowPunct w:val="0"/>
      <w:autoSpaceDE w:val="0"/>
      <w:autoSpaceDN w:val="0"/>
      <w:adjustRightInd w:val="0"/>
      <w:spacing w:before="60" w:after="60" w:line="264" w:lineRule="auto"/>
      <w:ind w:firstLine="567"/>
      <w:textAlignment w:val="baseline"/>
    </w:pPr>
    <w:rPr>
      <w:rFonts w:ascii=".VnCentury Schoolbook" w:eastAsia="Calibri" w:hAnsi=".VnCentury Schoolbook" w:cs=".VnCentury Schoolbook"/>
      <w:color w:val="000000"/>
      <w:sz w:val="22"/>
    </w:rPr>
  </w:style>
  <w:style w:type="paragraph" w:customStyle="1" w:styleId="DNbang">
    <w:name w:val="DN bang"/>
    <w:rsid w:val="00864799"/>
    <w:pPr>
      <w:spacing w:before="40" w:after="40" w:line="240" w:lineRule="auto"/>
      <w:ind w:firstLine="142"/>
    </w:pPr>
    <w:rPr>
      <w:rFonts w:ascii=".VnArial" w:eastAsia="Calibri" w:hAnsi=".VnArial" w:cs="Times New Roman"/>
      <w:bCs/>
      <w:color w:val="000000"/>
      <w:sz w:val="21"/>
    </w:rPr>
  </w:style>
  <w:style w:type="paragraph" w:customStyle="1" w:styleId="DNbangtieude">
    <w:name w:val="DN bang tieu de"/>
    <w:rsid w:val="00864799"/>
    <w:pPr>
      <w:spacing w:after="0" w:line="240" w:lineRule="auto"/>
      <w:ind w:firstLine="142"/>
      <w:jc w:val="center"/>
    </w:pPr>
    <w:rPr>
      <w:rFonts w:ascii=".VnArial" w:eastAsia="Calibri" w:hAnsi=".VnArial" w:cs="Times New Roman"/>
      <w:b/>
      <w:bCs/>
      <w:color w:val="000000"/>
      <w:sz w:val="21"/>
    </w:rPr>
  </w:style>
  <w:style w:type="paragraph" w:customStyle="1" w:styleId="DNbieusauky">
    <w:name w:val="DN bieu sau ky"/>
    <w:rsid w:val="00864799"/>
    <w:pPr>
      <w:spacing w:after="0" w:line="240" w:lineRule="auto"/>
      <w:jc w:val="center"/>
    </w:pPr>
    <w:rPr>
      <w:rFonts w:ascii=".VnCentury Schoolbook" w:eastAsia="Calibri" w:hAnsi=".VnCentury Schoolbook" w:cs="Times New Roman"/>
      <w:bCs/>
      <w:i/>
      <w:iCs/>
      <w:color w:val="000000"/>
    </w:rPr>
  </w:style>
  <w:style w:type="paragraph" w:customStyle="1" w:styleId="DNkynguoiky">
    <w:name w:val="DN ky nguoi ky"/>
    <w:rsid w:val="00864799"/>
    <w:pPr>
      <w:tabs>
        <w:tab w:val="left" w:pos="567"/>
      </w:tabs>
      <w:autoSpaceDE w:val="0"/>
      <w:autoSpaceDN w:val="0"/>
      <w:spacing w:after="0" w:line="240" w:lineRule="auto"/>
      <w:jc w:val="center"/>
    </w:pPr>
    <w:rPr>
      <w:rFonts w:ascii=".VnCentury Schoolbook" w:eastAsia="Calibri" w:hAnsi=".VnCentury Schoolbook" w:cs="Times New Roman"/>
      <w:b/>
      <w:bCs/>
      <w:color w:val="000000"/>
    </w:rPr>
  </w:style>
  <w:style w:type="paragraph" w:customStyle="1" w:styleId="DNnd3mucA">
    <w:name w:val="DN nd3 muc A"/>
    <w:aliases w:val="B"/>
    <w:rsid w:val="00864799"/>
    <w:pPr>
      <w:spacing w:after="0" w:line="240" w:lineRule="auto"/>
      <w:jc w:val="center"/>
    </w:pPr>
    <w:rPr>
      <w:rFonts w:ascii=".VnCentury SchoolbookH" w:eastAsia="Calibri" w:hAnsi=".VnCentury SchoolbookH" w:cs="Times New Roman"/>
      <w:b/>
      <w:bCs/>
      <w:color w:val="000000"/>
    </w:rPr>
  </w:style>
  <w:style w:type="paragraph" w:customStyle="1" w:styleId="DNnd4dieu">
    <w:name w:val="DN nd4 dieu"/>
    <w:rsid w:val="00864799"/>
    <w:pPr>
      <w:autoSpaceDE w:val="0"/>
      <w:autoSpaceDN w:val="0"/>
      <w:spacing w:before="60" w:after="60" w:line="264" w:lineRule="auto"/>
      <w:ind w:firstLine="567"/>
      <w:jc w:val="both"/>
    </w:pPr>
    <w:rPr>
      <w:rFonts w:ascii=".VnCentury Schoolbook" w:eastAsia="Calibri" w:hAnsi=".VnCentury Schoolbook" w:cs="Times New Roman"/>
      <w:b/>
      <w:bCs/>
      <w:color w:val="000000"/>
    </w:rPr>
  </w:style>
  <w:style w:type="paragraph" w:customStyle="1" w:styleId="DNnd5mucnho12ab">
    <w:name w:val="DN nd5 muc nho 1 2 a b"/>
    <w:rsid w:val="00864799"/>
    <w:pPr>
      <w:autoSpaceDE w:val="0"/>
      <w:autoSpaceDN w:val="0"/>
      <w:spacing w:before="60" w:after="60" w:line="264" w:lineRule="auto"/>
      <w:ind w:firstLine="567"/>
      <w:jc w:val="both"/>
    </w:pPr>
    <w:rPr>
      <w:rFonts w:ascii=".VnCentury Schoolbook" w:eastAsia="Calibri" w:hAnsi=".VnCentury Schoolbook" w:cs="Times New Roman"/>
      <w:b/>
      <w:i/>
      <w:iCs/>
      <w:color w:val="000000"/>
    </w:rPr>
  </w:style>
  <w:style w:type="paragraph" w:customStyle="1" w:styleId="DNnd6vanban">
    <w:name w:val="DN nd6 van ban"/>
    <w:rsid w:val="00864799"/>
    <w:pPr>
      <w:autoSpaceDE w:val="0"/>
      <w:autoSpaceDN w:val="0"/>
      <w:spacing w:before="60" w:after="60" w:line="264" w:lineRule="auto"/>
      <w:ind w:firstLine="567"/>
      <w:jc w:val="both"/>
    </w:pPr>
    <w:rPr>
      <w:rFonts w:ascii=".VnCentury Schoolbook" w:eastAsia="Calibri" w:hAnsi=".VnCentury Schoolbook" w:cs=".VnTime"/>
      <w:iCs/>
      <w:color w:val="000000"/>
    </w:rPr>
  </w:style>
  <w:style w:type="paragraph" w:customStyle="1" w:styleId="DNnd7VBnghieng">
    <w:name w:val="DN nd7 VB nghieng"/>
    <w:rsid w:val="00864799"/>
    <w:pPr>
      <w:autoSpaceDE w:val="0"/>
      <w:autoSpaceDN w:val="0"/>
      <w:spacing w:after="120" w:line="240" w:lineRule="auto"/>
      <w:ind w:firstLine="567"/>
      <w:jc w:val="both"/>
    </w:pPr>
    <w:rPr>
      <w:rFonts w:ascii=".VnCentury Schoolbook" w:eastAsia="Calibri" w:hAnsi=".VnCentury Schoolbook" w:cs=".VnTime"/>
      <w:i/>
      <w:iCs/>
      <w:color w:val="000000"/>
    </w:rPr>
  </w:style>
  <w:style w:type="paragraph" w:customStyle="1" w:styleId="DNplphuluc">
    <w:name w:val="DN pl phu luc"/>
    <w:rsid w:val="00864799"/>
    <w:pPr>
      <w:spacing w:after="0" w:line="240" w:lineRule="auto"/>
    </w:pPr>
    <w:rPr>
      <w:rFonts w:ascii=".VnHelvetInsH" w:eastAsia="Calibri" w:hAnsi=".VnHelvetInsH" w:cs=".VnTime"/>
      <w:bCs/>
      <w:color w:val="000000"/>
      <w:szCs w:val="32"/>
    </w:rPr>
  </w:style>
  <w:style w:type="paragraph" w:customStyle="1" w:styleId="DNtd2tennuoc">
    <w:name w:val="DN td2 ten nuoc"/>
    <w:rsid w:val="00864799"/>
    <w:pPr>
      <w:autoSpaceDE w:val="0"/>
      <w:autoSpaceDN w:val="0"/>
      <w:spacing w:after="0" w:line="240" w:lineRule="auto"/>
      <w:jc w:val="center"/>
    </w:pPr>
    <w:rPr>
      <w:rFonts w:ascii=".VnCentury SchoolbookH" w:eastAsia="Calibri" w:hAnsi=".VnCentury SchoolbookH" w:cs=".VnTime"/>
      <w:b/>
      <w:bCs/>
      <w:color w:val="000000"/>
      <w:sz w:val="20"/>
      <w:szCs w:val="20"/>
    </w:rPr>
  </w:style>
  <w:style w:type="paragraph" w:customStyle="1" w:styleId="DNtd3DLTDHP">
    <w:name w:val="DN td3 DLTDHP"/>
    <w:rsid w:val="00864799"/>
    <w:pPr>
      <w:autoSpaceDE w:val="0"/>
      <w:autoSpaceDN w:val="0"/>
      <w:spacing w:after="0" w:line="240" w:lineRule="auto"/>
      <w:jc w:val="center"/>
    </w:pPr>
    <w:rPr>
      <w:rFonts w:ascii=".VnCentury Schoolbook" w:eastAsia="Calibri" w:hAnsi=".VnCentury Schoolbook" w:cs=".VnTime"/>
      <w:b/>
      <w:bCs/>
      <w:color w:val="000000"/>
    </w:rPr>
  </w:style>
  <w:style w:type="paragraph" w:customStyle="1" w:styleId="DNtd4so">
    <w:name w:val="DN td4 so"/>
    <w:aliases w:val="ngay thang"/>
    <w:rsid w:val="00864799"/>
    <w:pPr>
      <w:keepNext/>
      <w:autoSpaceDE w:val="0"/>
      <w:autoSpaceDN w:val="0"/>
      <w:spacing w:after="0" w:line="240" w:lineRule="auto"/>
      <w:jc w:val="center"/>
      <w:outlineLvl w:val="4"/>
    </w:pPr>
    <w:rPr>
      <w:rFonts w:ascii=".VnCentury Schoolbook" w:eastAsia="Calibri" w:hAnsi=".VnCentury Schoolbook" w:cs="Times New Roman"/>
      <w:b/>
      <w:bCs/>
      <w:i/>
      <w:iCs/>
      <w:color w:val="000000"/>
    </w:rPr>
  </w:style>
  <w:style w:type="paragraph" w:customStyle="1" w:styleId="StylecLeft">
    <w:name w:val="Style c + Left"/>
    <w:basedOn w:val="Normal"/>
    <w:rsid w:val="00864799"/>
    <w:pPr>
      <w:widowControl w:val="0"/>
      <w:spacing w:before="60" w:after="60" w:line="264" w:lineRule="auto"/>
      <w:ind w:left="2438" w:hanging="1361"/>
      <w:jc w:val="left"/>
    </w:pPr>
    <w:rPr>
      <w:rFonts w:ascii=".VnCentury Schoolbook" w:eastAsia="Calibri" w:hAnsi=".VnCentury Schoolbook" w:cs="Times New Roman"/>
      <w:color w:val="000000"/>
      <w:sz w:val="22"/>
      <w:szCs w:val="20"/>
    </w:rPr>
  </w:style>
  <w:style w:type="paragraph" w:customStyle="1" w:styleId="ab">
    <w:name w:val="a"/>
    <w:basedOn w:val="8Daky"/>
    <w:rsid w:val="00864799"/>
    <w:pPr>
      <w:spacing w:line="240" w:lineRule="auto"/>
    </w:pPr>
    <w:rPr>
      <w:rFonts w:ascii=".VnHelvetIns" w:hAnsi=".VnHelvetIns"/>
      <w:i w:val="0"/>
      <w:sz w:val="26"/>
      <w:szCs w:val="26"/>
    </w:rPr>
  </w:style>
  <w:style w:type="paragraph" w:customStyle="1" w:styleId="e">
    <w:name w:val="e"/>
    <w:basedOn w:val="ab"/>
    <w:rsid w:val="00864799"/>
    <w:rPr>
      <w:rFonts w:ascii=".VnAvantH" w:hAnsi=".VnAvantH"/>
      <w:b/>
      <w:sz w:val="22"/>
      <w:szCs w:val="22"/>
    </w:rPr>
  </w:style>
  <w:style w:type="character" w:customStyle="1" w:styleId="z-TopofFormChar1">
    <w:name w:val="z-Top of Form Char1"/>
    <w:link w:val="z-TopofForm"/>
    <w:semiHidden/>
    <w:locked/>
    <w:rsid w:val="00864799"/>
    <w:rPr>
      <w:rFonts w:ascii="Arial" w:eastAsia="Times New Roman" w:hAnsi="Arial" w:cs="Times New Roman"/>
      <w:vanish/>
      <w:sz w:val="16"/>
      <w:szCs w:val="16"/>
      <w:lang w:val="en-US" w:eastAsia="en-US"/>
    </w:rPr>
  </w:style>
  <w:style w:type="paragraph" w:customStyle="1" w:styleId="c0">
    <w:name w:val="c+"/>
    <w:basedOn w:val="Normal"/>
    <w:rsid w:val="00864799"/>
    <w:pPr>
      <w:widowControl w:val="0"/>
      <w:overflowPunct w:val="0"/>
      <w:autoSpaceDE w:val="0"/>
      <w:autoSpaceDN w:val="0"/>
      <w:adjustRightInd w:val="0"/>
      <w:spacing w:before="60" w:after="60" w:line="264" w:lineRule="auto"/>
      <w:ind w:left="1248" w:hanging="227"/>
      <w:textAlignment w:val="baseline"/>
    </w:pPr>
    <w:rPr>
      <w:rFonts w:ascii=".VnCentury Schoolbook" w:eastAsia="Calibri" w:hAnsi=".VnCentury Schoolbook" w:cs="Times New Roman"/>
      <w:color w:val="000000"/>
      <w:sz w:val="22"/>
      <w:szCs w:val="20"/>
    </w:rPr>
  </w:style>
  <w:style w:type="paragraph" w:customStyle="1" w:styleId="c-">
    <w:name w:val="c-"/>
    <w:basedOn w:val="Normal"/>
    <w:rsid w:val="00864799"/>
    <w:pPr>
      <w:widowControl w:val="0"/>
      <w:overflowPunct w:val="0"/>
      <w:autoSpaceDE w:val="0"/>
      <w:autoSpaceDN w:val="0"/>
      <w:adjustRightInd w:val="0"/>
      <w:spacing w:before="60" w:after="60" w:line="264" w:lineRule="auto"/>
      <w:ind w:left="1248" w:hanging="227"/>
      <w:textAlignment w:val="baseline"/>
    </w:pPr>
    <w:rPr>
      <w:rFonts w:ascii=".VnCentury Schoolbook" w:eastAsia="Calibri" w:hAnsi=".VnCentury Schoolbook" w:cs="Times New Roman"/>
      <w:b/>
      <w:color w:val="000000"/>
      <w:sz w:val="22"/>
      <w:szCs w:val="20"/>
    </w:rPr>
  </w:style>
  <w:style w:type="paragraph" w:customStyle="1" w:styleId="c2">
    <w:name w:val="c2+"/>
    <w:basedOn w:val="Normal"/>
    <w:rsid w:val="00864799"/>
    <w:pPr>
      <w:widowControl w:val="0"/>
      <w:overflowPunct w:val="0"/>
      <w:autoSpaceDE w:val="0"/>
      <w:autoSpaceDN w:val="0"/>
      <w:adjustRightInd w:val="0"/>
      <w:spacing w:before="60" w:after="60" w:line="264" w:lineRule="auto"/>
      <w:ind w:left="1361" w:hanging="227"/>
      <w:textAlignment w:val="baseline"/>
    </w:pPr>
    <w:rPr>
      <w:rFonts w:ascii=".VnCentury Schoolbook" w:eastAsia="Calibri" w:hAnsi=".VnCentury Schoolbook" w:cs="Times New Roman"/>
      <w:b/>
      <w:color w:val="000000"/>
      <w:sz w:val="22"/>
      <w:szCs w:val="20"/>
    </w:rPr>
  </w:style>
  <w:style w:type="character" w:customStyle="1" w:styleId="TitleCharCharChar">
    <w:name w:val="Title Char Char Char"/>
    <w:rsid w:val="00864799"/>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864799"/>
    <w:pPr>
      <w:widowControl w:val="0"/>
      <w:spacing w:before="0" w:after="0"/>
      <w:jc w:val="center"/>
    </w:pPr>
    <w:rPr>
      <w:rFonts w:ascii=".VnCentury Schoolbook" w:eastAsia="Calibri" w:hAnsi=".VnCentury Schoolbook" w:cs="Times New Roman"/>
      <w:b/>
      <w:color w:val="000000"/>
      <w:sz w:val="22"/>
    </w:rPr>
  </w:style>
  <w:style w:type="paragraph" w:customStyle="1" w:styleId="5somucCharCharChar">
    <w:name w:val="5 so muc Char Char Char"/>
    <w:basedOn w:val="Normal"/>
    <w:rsid w:val="00864799"/>
    <w:pPr>
      <w:widowControl w:val="0"/>
      <w:spacing w:before="0" w:after="0"/>
      <w:jc w:val="center"/>
    </w:pPr>
    <w:rPr>
      <w:rFonts w:ascii=".VnCentury Schoolbook" w:eastAsia="Calibri" w:hAnsi=".VnCentury Schoolbook" w:cs="Times New Roman"/>
      <w:b/>
      <w:color w:val="000000"/>
      <w:sz w:val="22"/>
    </w:rPr>
  </w:style>
  <w:style w:type="paragraph" w:customStyle="1" w:styleId="71Char">
    <w:name w:val="7   1 Char"/>
    <w:basedOn w:val="Normal"/>
    <w:rsid w:val="00864799"/>
    <w:pPr>
      <w:widowControl w:val="0"/>
      <w:spacing w:before="60" w:after="60" w:line="264" w:lineRule="auto"/>
      <w:ind w:firstLine="567"/>
    </w:pPr>
    <w:rPr>
      <w:rFonts w:ascii=".VnCentury Schoolbook" w:eastAsia="Calibri" w:hAnsi=".VnCentury Schoolbook" w:cs="Times New Roman"/>
      <w:b/>
      <w:color w:val="000000"/>
      <w:sz w:val="22"/>
    </w:rPr>
  </w:style>
  <w:style w:type="paragraph" w:customStyle="1" w:styleId="noChar">
    <w:name w:val="no Char"/>
    <w:basedOn w:val="Normal"/>
    <w:link w:val="noCharChar1"/>
    <w:rsid w:val="00864799"/>
    <w:pPr>
      <w:widowControl w:val="0"/>
      <w:spacing w:before="60" w:after="60" w:line="264" w:lineRule="auto"/>
      <w:ind w:left="1928" w:hanging="1361"/>
    </w:pPr>
    <w:rPr>
      <w:rFonts w:ascii=".VnCentury Schoolbook" w:eastAsia="Calibri" w:hAnsi=".VnCentury Schoolbook" w:cs="Times New Roman"/>
      <w:color w:val="000000"/>
      <w:sz w:val="22"/>
    </w:rPr>
  </w:style>
  <w:style w:type="paragraph" w:customStyle="1" w:styleId="Style1chinhtrangCondensedby02pt">
    <w:name w:val="Style 1 chinh trang + Condensed by  0.2 pt"/>
    <w:basedOn w:val="1chinhtrangCharCharChar1Char"/>
    <w:rsid w:val="00864799"/>
    <w:pPr>
      <w:ind w:firstLine="425"/>
    </w:pPr>
    <w:rPr>
      <w:spacing w:val="-4"/>
    </w:rPr>
  </w:style>
  <w:style w:type="paragraph" w:customStyle="1" w:styleId="12Char">
    <w:name w:val="1.2 Char"/>
    <w:basedOn w:val="1chinhtrangCharCharChar1Char"/>
    <w:rsid w:val="00864799"/>
    <w:pPr>
      <w:tabs>
        <w:tab w:val="center" w:leader="dot" w:pos="6237"/>
      </w:tabs>
      <w:ind w:firstLine="425"/>
    </w:pPr>
  </w:style>
  <w:style w:type="paragraph" w:customStyle="1" w:styleId="14">
    <w:name w:val="1.4"/>
    <w:basedOn w:val="Normal"/>
    <w:rsid w:val="00864799"/>
    <w:pPr>
      <w:spacing w:before="0" w:after="0"/>
      <w:jc w:val="center"/>
    </w:pPr>
    <w:rPr>
      <w:rFonts w:ascii=".VnAvantH" w:eastAsia="Calibri" w:hAnsi=".VnAvantH" w:cs="Times New Roman"/>
      <w:b/>
      <w:bCs/>
      <w:color w:val="000000"/>
      <w:sz w:val="20"/>
      <w:szCs w:val="26"/>
    </w:rPr>
  </w:style>
  <w:style w:type="paragraph" w:customStyle="1" w:styleId="150">
    <w:name w:val="1.5"/>
    <w:basedOn w:val="12Char"/>
    <w:rsid w:val="00864799"/>
    <w:pPr>
      <w:ind w:firstLine="0"/>
    </w:pPr>
    <w:rPr>
      <w:rFonts w:ascii=".VnArial" w:hAnsi=".VnArial"/>
      <w:sz w:val="20"/>
      <w:szCs w:val="20"/>
    </w:rPr>
  </w:style>
  <w:style w:type="paragraph" w:customStyle="1" w:styleId="160">
    <w:name w:val="1.6"/>
    <w:basedOn w:val="12Char"/>
    <w:rsid w:val="00864799"/>
    <w:pPr>
      <w:spacing w:before="0" w:after="0"/>
      <w:ind w:firstLine="0"/>
      <w:jc w:val="center"/>
    </w:pPr>
    <w:rPr>
      <w:rFonts w:ascii=".VnArial" w:hAnsi=".VnArial"/>
      <w:b/>
      <w:sz w:val="20"/>
      <w:szCs w:val="20"/>
    </w:rPr>
  </w:style>
  <w:style w:type="paragraph" w:customStyle="1" w:styleId="71Char0">
    <w:name w:val="7        1 Char"/>
    <w:aliases w:val="2 ... Char"/>
    <w:basedOn w:val="Normal"/>
    <w:rsid w:val="00864799"/>
    <w:pPr>
      <w:widowControl w:val="0"/>
      <w:spacing w:before="60" w:after="60" w:line="264" w:lineRule="auto"/>
      <w:ind w:firstLine="425"/>
    </w:pPr>
    <w:rPr>
      <w:rFonts w:ascii=".VnCentury Schoolbook" w:eastAsia="Calibri" w:hAnsi=".VnCentury Schoolbook" w:cs="Times New Roman"/>
      <w:b/>
      <w:color w:val="000000"/>
      <w:sz w:val="22"/>
    </w:rPr>
  </w:style>
  <w:style w:type="paragraph" w:customStyle="1" w:styleId="Style12">
    <w:name w:val="Style12"/>
    <w:basedOn w:val="Style1"/>
    <w:rsid w:val="00864799"/>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864799"/>
    <w:rPr>
      <w:rFonts w:ascii=".VnCentury Schoolbook" w:hAnsi=".VnCentury Schoolbook" w:cs="Times New Roman"/>
      <w:b/>
      <w:color w:val="000000"/>
      <w:sz w:val="22"/>
      <w:szCs w:val="22"/>
      <w:lang w:val="en-US" w:eastAsia="en-US" w:bidi="ar-SA"/>
    </w:rPr>
  </w:style>
  <w:style w:type="paragraph" w:customStyle="1" w:styleId="13">
    <w:name w:val="1.3"/>
    <w:basedOn w:val="12Char"/>
    <w:rsid w:val="00864799"/>
  </w:style>
  <w:style w:type="paragraph" w:customStyle="1" w:styleId="Style8DakyCentered">
    <w:name w:val="Style 8 Da ky + Centered"/>
    <w:basedOn w:val="8Daky"/>
    <w:rsid w:val="00864799"/>
    <w:pPr>
      <w:spacing w:line="240" w:lineRule="auto"/>
    </w:pPr>
    <w:rPr>
      <w:iCs/>
    </w:rPr>
  </w:style>
  <w:style w:type="paragraph" w:customStyle="1" w:styleId="120">
    <w:name w:val="12"/>
    <w:basedOn w:val="Normal"/>
    <w:rsid w:val="00864799"/>
    <w:pPr>
      <w:widowControl w:val="0"/>
      <w:spacing w:before="0" w:after="0" w:line="264" w:lineRule="auto"/>
      <w:jc w:val="center"/>
    </w:pPr>
    <w:rPr>
      <w:rFonts w:ascii=".VnCentury Schoolbook" w:eastAsia="Calibri" w:hAnsi=".VnCentury Schoolbook" w:cs="Times New Roman"/>
      <w:b/>
      <w:i/>
      <w:color w:val="000000"/>
      <w:sz w:val="22"/>
    </w:rPr>
  </w:style>
  <w:style w:type="character" w:customStyle="1" w:styleId="DocumentMapChar2">
    <w:name w:val="Document Map Char2"/>
    <w:link w:val="DocumentMap"/>
    <w:semiHidden/>
    <w:locked/>
    <w:rsid w:val="00864799"/>
    <w:rPr>
      <w:rFonts w:ascii="Tahoma" w:eastAsia="Times New Roman" w:hAnsi="Tahoma" w:cs="Tahoma"/>
      <w:sz w:val="20"/>
      <w:szCs w:val="20"/>
      <w:shd w:val="clear" w:color="auto" w:fill="000080"/>
    </w:rPr>
  </w:style>
  <w:style w:type="paragraph" w:customStyle="1" w:styleId="71Char1">
    <w:name w:val="7.1 Char"/>
    <w:basedOn w:val="Normal"/>
    <w:rsid w:val="00864799"/>
    <w:pPr>
      <w:widowControl w:val="0"/>
      <w:spacing w:before="60" w:after="60" w:line="264" w:lineRule="auto"/>
      <w:ind w:firstLine="425"/>
    </w:pPr>
    <w:rPr>
      <w:rFonts w:ascii=".VnCentury Schoolbook" w:eastAsia="SimSun" w:hAnsi=".VnCentury Schoolbook" w:cs="Times New Roman"/>
      <w:b/>
      <w:i/>
      <w:color w:val="000000"/>
      <w:sz w:val="22"/>
      <w:lang w:val="en-AU"/>
    </w:rPr>
  </w:style>
  <w:style w:type="character" w:customStyle="1" w:styleId="71CharChar0">
    <w:name w:val="7.1 Char Char"/>
    <w:rsid w:val="00864799"/>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864799"/>
    <w:rPr>
      <w:b w:val="0"/>
      <w:bCs/>
      <w:i w:val="0"/>
      <w:iCs/>
    </w:rPr>
  </w:style>
  <w:style w:type="character" w:customStyle="1" w:styleId="Style71BoldItalicCharChar">
    <w:name w:val="Style 7.1 + Bold Italic Char Char"/>
    <w:rsid w:val="00864799"/>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864799"/>
    <w:pPr>
      <w:widowControl w:val="0"/>
      <w:spacing w:before="60" w:after="60" w:line="264" w:lineRule="auto"/>
      <w:ind w:firstLine="425"/>
    </w:pPr>
    <w:rPr>
      <w:rFonts w:ascii=".VnCentury Schoolbook" w:eastAsia="SimSun" w:hAnsi=".VnCentury Schoolbook" w:cs="Times New Roman"/>
      <w:color w:val="000000"/>
      <w:sz w:val="22"/>
      <w:lang w:val="en-AU"/>
    </w:rPr>
  </w:style>
  <w:style w:type="character" w:customStyle="1" w:styleId="1CharChar0">
    <w:name w:val=".1 Char Char"/>
    <w:rsid w:val="00864799"/>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864799"/>
    <w:pPr>
      <w:jc w:val="right"/>
    </w:pPr>
  </w:style>
  <w:style w:type="paragraph" w:customStyle="1" w:styleId="81">
    <w:name w:val="8.1"/>
    <w:basedOn w:val="8Daky"/>
    <w:rsid w:val="00864799"/>
    <w:pPr>
      <w:spacing w:line="240" w:lineRule="auto"/>
    </w:pPr>
    <w:rPr>
      <w:lang w:val="en-AU"/>
    </w:rPr>
  </w:style>
  <w:style w:type="character" w:customStyle="1" w:styleId="12CharChar">
    <w:name w:val="1.2 Char Char"/>
    <w:basedOn w:val="1chinhtrangCharCharChar1CharChar"/>
    <w:rsid w:val="00864799"/>
    <w:rPr>
      <w:rFonts w:ascii=".VnCentury Schoolbook" w:eastAsia="Calibri" w:hAnsi=".VnCentury Schoolbook" w:cs="Times New Roman"/>
      <w:color w:val="000000"/>
    </w:rPr>
  </w:style>
  <w:style w:type="paragraph" w:customStyle="1" w:styleId="73">
    <w:name w:val="7.3"/>
    <w:basedOn w:val="72"/>
    <w:rsid w:val="00864799"/>
  </w:style>
  <w:style w:type="character" w:customStyle="1" w:styleId="EndnoteTextChar1">
    <w:name w:val="Endnote Text Char1"/>
    <w:link w:val="EndnoteText"/>
    <w:semiHidden/>
    <w:locked/>
    <w:rsid w:val="00864799"/>
    <w:rPr>
      <w:rFonts w:ascii="Times New Roman" w:eastAsia="Times New Roman" w:hAnsi="Times New Roman" w:cs="Times New Roman"/>
      <w:sz w:val="20"/>
      <w:szCs w:val="20"/>
    </w:rPr>
  </w:style>
  <w:style w:type="paragraph" w:customStyle="1" w:styleId="83">
    <w:name w:val="8.3"/>
    <w:basedOn w:val="110"/>
    <w:rsid w:val="00864799"/>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864799"/>
  </w:style>
  <w:style w:type="paragraph" w:customStyle="1" w:styleId="1VnTimeH">
    <w:name w:val="1 + .VnTimeH"/>
    <w:aliases w:val="15 pt,I11talic"/>
    <w:basedOn w:val="Normal"/>
    <w:rsid w:val="00864799"/>
    <w:pPr>
      <w:widowControl w:val="0"/>
      <w:spacing w:before="60" w:after="60" w:line="264" w:lineRule="auto"/>
      <w:ind w:firstLine="425"/>
    </w:pPr>
    <w:rPr>
      <w:rFonts w:ascii=".VnTimeH" w:eastAsia="Calibri" w:hAnsi=".VnTimeH" w:cs=".VnTimeH"/>
      <w:i/>
      <w:iCs/>
      <w:color w:val="000000"/>
      <w:sz w:val="30"/>
      <w:szCs w:val="30"/>
    </w:rPr>
  </w:style>
  <w:style w:type="paragraph" w:customStyle="1" w:styleId="121">
    <w:name w:val="1.2"/>
    <w:basedOn w:val="Normal"/>
    <w:rsid w:val="00864799"/>
    <w:pPr>
      <w:widowControl w:val="0"/>
      <w:tabs>
        <w:tab w:val="center" w:leader="dot" w:pos="6237"/>
      </w:tabs>
      <w:spacing w:before="60" w:after="60" w:line="264" w:lineRule="auto"/>
      <w:ind w:firstLine="425"/>
    </w:pPr>
    <w:rPr>
      <w:rFonts w:ascii=".VnCentury Schoolbook" w:eastAsia="Calibri" w:hAnsi=".VnCentury Schoolbook" w:cs="Times New Roman"/>
      <w:color w:val="000000"/>
      <w:sz w:val="22"/>
    </w:rPr>
  </w:style>
  <w:style w:type="paragraph" w:customStyle="1" w:styleId="710">
    <w:name w:val="7        1"/>
    <w:aliases w:val="2 ..."/>
    <w:basedOn w:val="Normal"/>
    <w:rsid w:val="00864799"/>
    <w:pPr>
      <w:widowControl w:val="0"/>
      <w:spacing w:before="60" w:after="60" w:line="264" w:lineRule="auto"/>
      <w:ind w:firstLine="425"/>
    </w:pPr>
    <w:rPr>
      <w:rFonts w:ascii=".VnCentury Schoolbook" w:eastAsia="Calibri" w:hAnsi=".VnCentury Schoolbook" w:cs="Times New Roman"/>
      <w:b/>
      <w:color w:val="000000"/>
      <w:sz w:val="22"/>
    </w:rPr>
  </w:style>
  <w:style w:type="paragraph" w:customStyle="1" w:styleId="711">
    <w:name w:val="7.1"/>
    <w:basedOn w:val="Normal"/>
    <w:rsid w:val="00864799"/>
    <w:pPr>
      <w:widowControl w:val="0"/>
      <w:spacing w:before="60" w:after="60" w:line="264" w:lineRule="auto"/>
      <w:ind w:firstLine="425"/>
    </w:pPr>
    <w:rPr>
      <w:rFonts w:ascii=".VnCentury Schoolbook" w:eastAsia="SimSun" w:hAnsi=".VnCentury Schoolbook" w:cs="Times New Roman"/>
      <w:b/>
      <w:i/>
      <w:color w:val="000000"/>
      <w:sz w:val="22"/>
      <w:lang w:val="en-AU"/>
    </w:rPr>
  </w:style>
  <w:style w:type="paragraph" w:customStyle="1" w:styleId="Style71BoldItalic">
    <w:name w:val="Style 7.1 + Bold Italic"/>
    <w:basedOn w:val="711"/>
    <w:rsid w:val="00864799"/>
    <w:rPr>
      <w:b w:val="0"/>
      <w:bCs/>
      <w:i w:val="0"/>
      <w:iCs/>
    </w:rPr>
  </w:style>
  <w:style w:type="paragraph" w:customStyle="1" w:styleId="17">
    <w:name w:val=".1"/>
    <w:basedOn w:val="Normal"/>
    <w:rsid w:val="00864799"/>
    <w:pPr>
      <w:widowControl w:val="0"/>
      <w:spacing w:before="60" w:after="60" w:line="264" w:lineRule="auto"/>
      <w:ind w:firstLine="425"/>
    </w:pPr>
    <w:rPr>
      <w:rFonts w:ascii=".VnCentury Schoolbook" w:eastAsia="SimSun" w:hAnsi=".VnCentury Schoolbook" w:cs="Times New Roman"/>
      <w:color w:val="000000"/>
      <w:sz w:val="22"/>
      <w:lang w:val="en-AU"/>
    </w:rPr>
  </w:style>
  <w:style w:type="character" w:customStyle="1" w:styleId="SubtitleChar2">
    <w:name w:val="Subtitle Char2"/>
    <w:link w:val="Subtitle"/>
    <w:locked/>
    <w:rsid w:val="00864799"/>
    <w:rPr>
      <w:rFonts w:ascii=".VnTimeH" w:eastAsia="Times New Roman" w:hAnsi=".VnTimeH" w:cs="Times New Roman"/>
      <w:b/>
      <w:sz w:val="28"/>
      <w:szCs w:val="20"/>
    </w:rPr>
  </w:style>
  <w:style w:type="table" w:customStyle="1" w:styleId="TableGrid12">
    <w:name w:val="Table Grid12"/>
    <w:rsid w:val="00864799"/>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864799"/>
    <w:pPr>
      <w:autoSpaceDE w:val="0"/>
      <w:autoSpaceDN w:val="0"/>
      <w:spacing w:after="0" w:line="240" w:lineRule="auto"/>
      <w:ind w:firstLine="567"/>
      <w:jc w:val="both"/>
    </w:pPr>
    <w:rPr>
      <w:rFonts w:ascii=".VnTime" w:eastAsia="Calibri" w:hAnsi=".VnTime" w:cs="Times New Roman"/>
      <w:i/>
      <w:iCs/>
      <w:noProof/>
      <w:color w:val="0000FF"/>
      <w:sz w:val="24"/>
      <w:szCs w:val="24"/>
    </w:rPr>
  </w:style>
  <w:style w:type="paragraph" w:customStyle="1" w:styleId="chucdanh">
    <w:name w:val="chucdanh"/>
    <w:rsid w:val="00864799"/>
    <w:pPr>
      <w:autoSpaceDE w:val="0"/>
      <w:autoSpaceDN w:val="0"/>
      <w:spacing w:after="0" w:line="240" w:lineRule="auto"/>
      <w:jc w:val="center"/>
    </w:pPr>
    <w:rPr>
      <w:rFonts w:ascii=".VnTimeH" w:eastAsia="Calibri" w:hAnsi=".VnTimeH" w:cs="Times New Roman"/>
      <w:noProof/>
      <w:color w:val="0000FF"/>
      <w:sz w:val="20"/>
      <w:szCs w:val="20"/>
    </w:rPr>
  </w:style>
  <w:style w:type="paragraph" w:customStyle="1" w:styleId="loai-vb">
    <w:name w:val="loai-vb"/>
    <w:rsid w:val="00864799"/>
    <w:pPr>
      <w:keepNext/>
      <w:autoSpaceDE w:val="0"/>
      <w:autoSpaceDN w:val="0"/>
      <w:spacing w:before="360" w:after="120" w:line="240" w:lineRule="auto"/>
      <w:jc w:val="center"/>
    </w:pPr>
    <w:rPr>
      <w:rFonts w:ascii=".VnTimeH" w:eastAsia="Calibri" w:hAnsi=".VnTimeH" w:cs="Times New Roman"/>
      <w:b/>
      <w:bCs/>
      <w:noProof/>
      <w:color w:val="0000FF"/>
      <w:spacing w:val="100"/>
      <w:sz w:val="32"/>
      <w:szCs w:val="32"/>
    </w:rPr>
  </w:style>
  <w:style w:type="paragraph" w:customStyle="1" w:styleId="ten-vb">
    <w:name w:val="ten-vb"/>
    <w:rsid w:val="00864799"/>
    <w:pPr>
      <w:autoSpaceDE w:val="0"/>
      <w:autoSpaceDN w:val="0"/>
      <w:spacing w:after="0" w:line="240" w:lineRule="auto"/>
      <w:jc w:val="center"/>
    </w:pPr>
    <w:rPr>
      <w:rFonts w:ascii=".VnTimeH" w:eastAsia="Calibri" w:hAnsi=".VnTimeH" w:cs="Times New Roman"/>
      <w:b/>
      <w:bCs/>
      <w:noProof/>
      <w:color w:val="0000FF"/>
      <w:spacing w:val="24"/>
      <w:sz w:val="20"/>
      <w:szCs w:val="20"/>
    </w:rPr>
  </w:style>
  <w:style w:type="paragraph" w:customStyle="1" w:styleId="congbo">
    <w:name w:val="congbo"/>
    <w:rsid w:val="00864799"/>
    <w:pPr>
      <w:autoSpaceDE w:val="0"/>
      <w:autoSpaceDN w:val="0"/>
      <w:spacing w:before="360" w:line="240" w:lineRule="auto"/>
      <w:jc w:val="center"/>
    </w:pPr>
    <w:rPr>
      <w:rFonts w:ascii=".VnTimeH" w:eastAsia="Calibri" w:hAnsi=".VnTimeH" w:cs="Times New Roman"/>
      <w:b/>
      <w:bCs/>
      <w:noProof/>
      <w:color w:val="0000FF"/>
      <w:sz w:val="20"/>
      <w:szCs w:val="20"/>
    </w:rPr>
  </w:style>
  <w:style w:type="paragraph" w:customStyle="1" w:styleId="n-chuong1">
    <w:name w:val="n-chuong1"/>
    <w:basedOn w:val="Normal"/>
    <w:rsid w:val="00864799"/>
    <w:pPr>
      <w:spacing w:before="300" w:after="80"/>
      <w:jc w:val="center"/>
    </w:pPr>
    <w:rPr>
      <w:rFonts w:ascii=".VnTime" w:eastAsia="Calibri" w:hAnsi=".VnTime" w:cs="Times New Roman"/>
      <w:b/>
      <w:i/>
      <w:sz w:val="28"/>
      <w:szCs w:val="20"/>
    </w:rPr>
  </w:style>
  <w:style w:type="paragraph" w:customStyle="1" w:styleId="chuongmuc">
    <w:name w:val="chuongmuc"/>
    <w:rsid w:val="00864799"/>
    <w:pPr>
      <w:keepNext/>
      <w:autoSpaceDE w:val="0"/>
      <w:autoSpaceDN w:val="0"/>
      <w:spacing w:before="120" w:after="0" w:line="240" w:lineRule="auto"/>
      <w:jc w:val="center"/>
    </w:pPr>
    <w:rPr>
      <w:rFonts w:ascii=".VnTimeH" w:eastAsia="Calibri" w:hAnsi=".VnTimeH" w:cs="Times New Roman"/>
      <w:noProof/>
      <w:color w:val="0000FF"/>
    </w:rPr>
  </w:style>
  <w:style w:type="paragraph" w:customStyle="1" w:styleId="giua-nghieng">
    <w:name w:val="giua-nghieng"/>
    <w:rsid w:val="00864799"/>
    <w:pPr>
      <w:autoSpaceDE w:val="0"/>
      <w:autoSpaceDN w:val="0"/>
      <w:spacing w:after="0" w:line="240" w:lineRule="auto"/>
      <w:jc w:val="center"/>
    </w:pPr>
    <w:rPr>
      <w:rFonts w:ascii=".VnTime" w:eastAsia="Calibri" w:hAnsi=".VnTime" w:cs="Times New Roman"/>
      <w:i/>
      <w:iCs/>
      <w:noProof/>
      <w:color w:val="0000FF"/>
      <w:sz w:val="20"/>
      <w:szCs w:val="24"/>
    </w:rPr>
  </w:style>
  <w:style w:type="paragraph" w:customStyle="1" w:styleId="140">
    <w:name w:val="14"/>
    <w:basedOn w:val="Title"/>
    <w:rsid w:val="00864799"/>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864799"/>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864799"/>
    <w:pPr>
      <w:keepNext w:val="0"/>
      <w:keepLines w:val="0"/>
      <w:widowControl w:val="0"/>
      <w:tabs>
        <w:tab w:val="clear" w:pos="4320"/>
        <w:tab w:val="left" w:pos="567"/>
      </w:tabs>
      <w:spacing w:line="240" w:lineRule="auto"/>
      <w:ind w:left="0" w:firstLine="0"/>
      <w:jc w:val="center"/>
    </w:pPr>
    <w:rPr>
      <w:rFonts w:ascii=".VnAvantH" w:eastAsia="Calibri" w:hAnsi=".VnAvantH" w:cs=".VnTime"/>
      <w:b/>
      <w:bCs/>
      <w:color w:val="000000"/>
      <w:spacing w:val="28"/>
      <w:sz w:val="23"/>
      <w:szCs w:val="23"/>
    </w:rPr>
  </w:style>
  <w:style w:type="paragraph" w:customStyle="1" w:styleId="130">
    <w:name w:val="13"/>
    <w:basedOn w:val="Normal"/>
    <w:rsid w:val="00864799"/>
    <w:pPr>
      <w:widowControl w:val="0"/>
      <w:tabs>
        <w:tab w:val="left" w:pos="567"/>
      </w:tabs>
      <w:spacing w:before="40" w:after="40"/>
      <w:jc w:val="center"/>
    </w:pPr>
    <w:rPr>
      <w:rFonts w:ascii=".VnCentury SchoolbookH" w:eastAsia="Calibri" w:hAnsi=".VnCentury SchoolbookH" w:cs="Times New Roman"/>
      <w:b/>
      <w:bCs/>
      <w:color w:val="000000"/>
      <w:sz w:val="18"/>
      <w:szCs w:val="20"/>
    </w:rPr>
  </w:style>
  <w:style w:type="paragraph" w:customStyle="1" w:styleId="100">
    <w:name w:val="10"/>
    <w:basedOn w:val="Normal"/>
    <w:rsid w:val="00864799"/>
    <w:pPr>
      <w:widowControl w:val="0"/>
      <w:tabs>
        <w:tab w:val="left" w:pos="567"/>
      </w:tabs>
      <w:spacing w:before="0" w:after="0"/>
      <w:jc w:val="center"/>
    </w:pPr>
    <w:rPr>
      <w:rFonts w:ascii=".VnAvantH" w:eastAsia="Calibri" w:hAnsi=".VnAvantH" w:cs="Times New Roman"/>
      <w:b/>
      <w:color w:val="000000"/>
      <w:sz w:val="20"/>
      <w:szCs w:val="20"/>
    </w:rPr>
  </w:style>
  <w:style w:type="paragraph" w:customStyle="1" w:styleId="1456">
    <w:name w:val="1456"/>
    <w:basedOn w:val="Normal"/>
    <w:rsid w:val="00864799"/>
    <w:pPr>
      <w:widowControl w:val="0"/>
      <w:tabs>
        <w:tab w:val="left" w:pos="567"/>
      </w:tabs>
      <w:spacing w:before="0" w:after="0"/>
      <w:jc w:val="center"/>
    </w:pPr>
    <w:rPr>
      <w:rFonts w:ascii=".VnHelvetIns" w:eastAsia="Calibri" w:hAnsi=".VnHelvetIns" w:cs=".VnTime"/>
      <w:color w:val="000000"/>
      <w:spacing w:val="24"/>
      <w:sz w:val="26"/>
      <w:szCs w:val="24"/>
    </w:rPr>
  </w:style>
  <w:style w:type="paragraph" w:customStyle="1" w:styleId="18">
    <w:name w:val="18"/>
    <w:basedOn w:val="n-chuongten"/>
    <w:rsid w:val="00864799"/>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864799"/>
    <w:rPr>
      <w:rFonts w:ascii=".VnHelvetIns" w:eastAsia="Calibri" w:hAnsi=".VnHelvetIns" w:cs=".VnTime"/>
      <w:b/>
      <w:color w:val="000000"/>
      <w:spacing w:val="20"/>
      <w:sz w:val="26"/>
      <w:szCs w:val="26"/>
    </w:rPr>
  </w:style>
  <w:style w:type="character" w:customStyle="1" w:styleId="4CharCharCharChar">
    <w:name w:val="4 Char Char Char Char"/>
    <w:link w:val="4CharCharChar"/>
    <w:locked/>
    <w:rsid w:val="00864799"/>
    <w:rPr>
      <w:rFonts w:ascii=".VnAvantH" w:eastAsia="Calibri" w:hAnsi=".VnAvantH" w:cs=".VnTime"/>
      <w:b/>
      <w:bCs/>
      <w:color w:val="000000"/>
      <w:spacing w:val="28"/>
      <w:sz w:val="23"/>
      <w:szCs w:val="23"/>
    </w:rPr>
  </w:style>
  <w:style w:type="paragraph" w:customStyle="1" w:styleId="5CharCharChar">
    <w:name w:val="5 Char Char Char"/>
    <w:basedOn w:val="Normal"/>
    <w:link w:val="5CharCharCharChar"/>
    <w:rsid w:val="00864799"/>
    <w:pPr>
      <w:widowControl w:val="0"/>
      <w:tabs>
        <w:tab w:val="left" w:pos="567"/>
      </w:tabs>
      <w:spacing w:before="0" w:after="0"/>
      <w:jc w:val="center"/>
    </w:pPr>
    <w:rPr>
      <w:rFonts w:ascii=".VnCentury Schoolbook" w:eastAsia="Calibri" w:hAnsi=".VnCentury Schoolbook" w:cs="Arial"/>
      <w:b/>
      <w:bCs/>
      <w:i/>
      <w:iCs/>
      <w:color w:val="000000"/>
      <w:sz w:val="23"/>
      <w:szCs w:val="23"/>
    </w:rPr>
  </w:style>
  <w:style w:type="paragraph" w:customStyle="1" w:styleId="26">
    <w:name w:val="2."/>
    <w:basedOn w:val="Normal"/>
    <w:rsid w:val="00864799"/>
    <w:pPr>
      <w:widowControl w:val="0"/>
      <w:spacing w:after="0" w:line="264" w:lineRule="auto"/>
      <w:jc w:val="center"/>
    </w:pPr>
    <w:rPr>
      <w:rFonts w:ascii=".VnCentury SchoolbookH" w:eastAsia="Calibri" w:hAnsi=".VnCentury SchoolbookH" w:cs="Times New Roman"/>
      <w:b/>
      <w:color w:val="000000"/>
      <w:sz w:val="28"/>
      <w:szCs w:val="20"/>
    </w:rPr>
  </w:style>
  <w:style w:type="paragraph" w:customStyle="1" w:styleId="112">
    <w:name w:val="112"/>
    <w:basedOn w:val="Normal"/>
    <w:rsid w:val="00864799"/>
    <w:pPr>
      <w:widowControl w:val="0"/>
      <w:spacing w:after="0" w:line="264" w:lineRule="auto"/>
      <w:ind w:firstLine="567"/>
      <w:jc w:val="center"/>
    </w:pPr>
    <w:rPr>
      <w:rFonts w:ascii=".VnCentury Schoolbook" w:eastAsia="Calibri" w:hAnsi=".VnCentury Schoolbook" w:cs="Times New Roman"/>
      <w:color w:val="000000"/>
      <w:sz w:val="23"/>
      <w:szCs w:val="20"/>
    </w:rPr>
  </w:style>
  <w:style w:type="table" w:customStyle="1" w:styleId="TableNormal4">
    <w:name w:val="Table Normal4"/>
    <w:semiHidden/>
    <w:rsid w:val="00864799"/>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Normal11">
    <w:name w:val="Table Normal11"/>
    <w:semiHidden/>
    <w:rsid w:val="00864799"/>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paragraph" w:customStyle="1" w:styleId="Style1chinhtrang115pt">
    <w:name w:val="Style 1 chinh trang + 11.5 pt"/>
    <w:basedOn w:val="Normal"/>
    <w:rsid w:val="00864799"/>
    <w:pPr>
      <w:widowControl w:val="0"/>
      <w:spacing w:before="60" w:after="60" w:line="264" w:lineRule="auto"/>
      <w:ind w:firstLine="567"/>
    </w:pPr>
    <w:rPr>
      <w:rFonts w:ascii=".VnCentury Schoolbook" w:eastAsia="Calibri" w:hAnsi=".VnCentury Schoolbook" w:cs=".VnTime"/>
      <w:color w:val="000000"/>
      <w:sz w:val="22"/>
    </w:rPr>
  </w:style>
  <w:style w:type="paragraph" w:customStyle="1" w:styleId="dc">
    <w:name w:val="dc"/>
    <w:basedOn w:val="Normal"/>
    <w:rsid w:val="00864799"/>
    <w:pPr>
      <w:overflowPunct w:val="0"/>
      <w:autoSpaceDE w:val="0"/>
      <w:autoSpaceDN w:val="0"/>
      <w:adjustRightInd w:val="0"/>
      <w:spacing w:before="0" w:after="0"/>
      <w:jc w:val="center"/>
      <w:textAlignment w:val="baseline"/>
    </w:pPr>
    <w:rPr>
      <w:rFonts w:ascii=".VnCentury Schoolbook" w:eastAsia="Calibri" w:hAnsi=".VnCentury Schoolbook" w:cs=".VnCentury Schoolbook"/>
      <w:color w:val="000000"/>
      <w:sz w:val="22"/>
    </w:rPr>
  </w:style>
  <w:style w:type="table" w:customStyle="1" w:styleId="TableGrid10">
    <w:name w:val="Table Grid10"/>
    <w:rsid w:val="00864799"/>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864799"/>
    <w:pPr>
      <w:widowControl w:val="0"/>
      <w:overflowPunct w:val="0"/>
      <w:autoSpaceDE w:val="0"/>
      <w:autoSpaceDN w:val="0"/>
      <w:adjustRightInd w:val="0"/>
      <w:spacing w:after="0" w:line="276" w:lineRule="auto"/>
      <w:ind w:firstLine="397"/>
      <w:textAlignment w:val="baseline"/>
    </w:pPr>
    <w:rPr>
      <w:rFonts w:ascii=".VnCentury Schoolbook" w:eastAsia="Calibri" w:hAnsi=".VnCentury Schoolbook" w:cs="Times New Roman"/>
      <w:spacing w:val="-4"/>
      <w:sz w:val="22"/>
    </w:rPr>
  </w:style>
  <w:style w:type="paragraph" w:customStyle="1" w:styleId="so">
    <w:name w:val="so"/>
    <w:basedOn w:val="Normal"/>
    <w:rsid w:val="00864799"/>
    <w:pPr>
      <w:widowControl w:val="0"/>
      <w:overflowPunct w:val="0"/>
      <w:autoSpaceDE w:val="0"/>
      <w:autoSpaceDN w:val="0"/>
      <w:adjustRightInd w:val="0"/>
      <w:spacing w:after="0"/>
      <w:jc w:val="center"/>
      <w:textAlignment w:val="baseline"/>
    </w:pPr>
    <w:rPr>
      <w:rFonts w:ascii=".VnCentury Schoolbook" w:eastAsia="Calibri" w:hAnsi=".VnCentury Schoolbook" w:cs="Times New Roman"/>
      <w:i/>
      <w:iCs/>
      <w:sz w:val="22"/>
    </w:rPr>
  </w:style>
  <w:style w:type="paragraph" w:customStyle="1" w:styleId="veviec">
    <w:name w:val="veviec"/>
    <w:basedOn w:val="Normal"/>
    <w:rsid w:val="00864799"/>
    <w:pPr>
      <w:widowControl w:val="0"/>
      <w:spacing w:after="0"/>
      <w:jc w:val="center"/>
    </w:pPr>
    <w:rPr>
      <w:rFonts w:ascii=".VnHelvetInsH" w:eastAsia="Calibri" w:hAnsi=".VnHelvetInsH" w:cs="Times New Roman"/>
      <w:sz w:val="22"/>
      <w:szCs w:val="20"/>
    </w:rPr>
  </w:style>
  <w:style w:type="paragraph" w:customStyle="1" w:styleId="style20">
    <w:name w:val="style2"/>
    <w:basedOn w:val="Normal"/>
    <w:rsid w:val="00864799"/>
    <w:pPr>
      <w:widowControl w:val="0"/>
      <w:spacing w:before="0" w:after="0"/>
      <w:ind w:firstLine="397"/>
    </w:pPr>
    <w:rPr>
      <w:rFonts w:ascii=".VnCentury SchoolbookH" w:eastAsia="Calibri" w:hAnsi=".VnCentury SchoolbookH" w:cs="Times New Roman"/>
      <w:sz w:val="20"/>
      <w:szCs w:val="20"/>
    </w:rPr>
  </w:style>
  <w:style w:type="paragraph" w:customStyle="1" w:styleId="BodyText4">
    <w:name w:val="Body Text 4"/>
    <w:basedOn w:val="BodyTextIndent"/>
    <w:rsid w:val="00864799"/>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864799"/>
    <w:pPr>
      <w:spacing w:before="240"/>
      <w:jc w:val="center"/>
    </w:pPr>
    <w:rPr>
      <w:rFonts w:ascii=".VnArialH" w:eastAsia="Calibri" w:hAnsi=".VnArialH" w:cs="Times New Roman"/>
      <w:b/>
      <w:bCs/>
      <w:sz w:val="20"/>
      <w:szCs w:val="20"/>
    </w:rPr>
  </w:style>
  <w:style w:type="paragraph" w:customStyle="1" w:styleId="QD">
    <w:name w:val="QD"/>
    <w:basedOn w:val="Normal"/>
    <w:rsid w:val="00864799"/>
    <w:pPr>
      <w:keepNext/>
      <w:autoSpaceDE w:val="0"/>
      <w:autoSpaceDN w:val="0"/>
      <w:spacing w:before="0" w:after="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864799"/>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864799"/>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864799"/>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paragraph" w:customStyle="1" w:styleId="55">
    <w:name w:val="55"/>
    <w:basedOn w:val="5CharCharChar"/>
    <w:rsid w:val="00864799"/>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864799"/>
    <w:rPr>
      <w:rFonts w:ascii=".VnCentury Schoolbook" w:eastAsia="Calibri" w:hAnsi=".VnCentury Schoolbook" w:cs="Arial"/>
      <w:b/>
      <w:bCs/>
      <w:i/>
      <w:iCs/>
      <w:color w:val="000000"/>
      <w:sz w:val="23"/>
      <w:szCs w:val="23"/>
    </w:rPr>
  </w:style>
  <w:style w:type="table" w:customStyle="1" w:styleId="TableGrid5">
    <w:name w:val="Table Grid5"/>
    <w:rsid w:val="00864799"/>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864799"/>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864799"/>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864799"/>
    <w:rPr>
      <w:rFonts w:ascii=".VnAvantH" w:hAnsi=".VnAvantH" w:cs="Times New Roman"/>
      <w:b/>
      <w:bCs/>
      <w:color w:val="000000"/>
      <w:sz w:val="22"/>
      <w:lang w:val="en-US" w:eastAsia="en-US" w:bidi="ar-SA"/>
    </w:rPr>
  </w:style>
  <w:style w:type="character" w:customStyle="1" w:styleId="DNnd1quyetdinhChar">
    <w:name w:val="DN nd1 quyet dinh Char"/>
    <w:rsid w:val="00864799"/>
    <w:rPr>
      <w:rFonts w:ascii=".VnHelvetInsH" w:hAnsi=".VnHelvetInsH" w:cs=".VnTime"/>
      <w:bCs/>
      <w:color w:val="000000"/>
      <w:sz w:val="32"/>
      <w:szCs w:val="32"/>
      <w:lang w:val="en-US" w:eastAsia="en-US" w:bidi="ar-SA"/>
    </w:rPr>
  </w:style>
  <w:style w:type="character" w:customStyle="1" w:styleId="DNtd6trichyeuVBChar">
    <w:name w:val="DN td6 trich yeu VB Char"/>
    <w:rsid w:val="00864799"/>
    <w:rPr>
      <w:rFonts w:ascii=".VnHelvetIns" w:hAnsi=".VnHelvetIns" w:cs=".VnTime"/>
      <w:color w:val="000000"/>
      <w:sz w:val="26"/>
      <w:szCs w:val="26"/>
      <w:lang w:val="en-US" w:eastAsia="en-US" w:bidi="ar-SA"/>
    </w:rPr>
  </w:style>
  <w:style w:type="table" w:customStyle="1" w:styleId="TableNormal13">
    <w:name w:val="Table Normal13"/>
    <w:semiHidden/>
    <w:rsid w:val="00864799"/>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character" w:customStyle="1" w:styleId="1CharCharCharChar">
    <w:name w:val="1 Char Char Char Char"/>
    <w:link w:val="1CharCharChar"/>
    <w:locked/>
    <w:rsid w:val="00864799"/>
    <w:rPr>
      <w:rFonts w:ascii=".VnCentury Schoolbook" w:eastAsia="Calibri" w:hAnsi=".VnCentury Schoolbook" w:cs=".VnCentury Schoolbook"/>
      <w:color w:val="000000"/>
    </w:rPr>
  </w:style>
  <w:style w:type="character" w:customStyle="1" w:styleId="7CharCharChar">
    <w:name w:val="7 Char Char Char"/>
    <w:link w:val="7CharChar"/>
    <w:locked/>
    <w:rsid w:val="00864799"/>
    <w:rPr>
      <w:rFonts w:ascii=".VnArial" w:eastAsia="Calibri" w:hAnsi=".VnArial" w:cs=".VnCentury Schoolbook"/>
      <w:b/>
      <w:color w:val="000000"/>
      <w:spacing w:val="28"/>
    </w:rPr>
  </w:style>
  <w:style w:type="paragraph" w:customStyle="1" w:styleId="1chinhtrangChar1Char">
    <w:name w:val="1 chinh trang Char1 Char"/>
    <w:basedOn w:val="Normal"/>
    <w:rsid w:val="00864799"/>
    <w:pPr>
      <w:widowControl w:val="0"/>
      <w:spacing w:before="60" w:after="60" w:line="264" w:lineRule="auto"/>
      <w:ind w:firstLine="567"/>
    </w:pPr>
    <w:rPr>
      <w:rFonts w:ascii=".VnCentury Schoolbook" w:eastAsia="Calibri" w:hAnsi=".VnCentury Schoolbook" w:cs="Times New Roman"/>
      <w:color w:val="000000"/>
      <w:sz w:val="22"/>
    </w:rPr>
  </w:style>
  <w:style w:type="character" w:customStyle="1" w:styleId="1chinhtrangChar1">
    <w:name w:val="1 chinh trang Char1"/>
    <w:rsid w:val="00864799"/>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864799"/>
    <w:pPr>
      <w:widowControl w:val="0"/>
      <w:overflowPunct w:val="0"/>
      <w:adjustRightInd w:val="0"/>
      <w:spacing w:before="0" w:after="0"/>
      <w:jc w:val="center"/>
    </w:pPr>
    <w:rPr>
      <w:rFonts w:ascii=".VnCentury Schoolbook" w:eastAsia="Calibri" w:hAnsi=".VnCentury Schoolbook" w:cs="Times New Roman"/>
      <w:bCs/>
      <w:color w:val="000000"/>
      <w:sz w:val="22"/>
    </w:rPr>
  </w:style>
  <w:style w:type="paragraph" w:customStyle="1" w:styleId="1chinhtrangCharCharChar2CharCharCharChar">
    <w:name w:val="1 chinh trang Char Char Char2 Char Char Char Char"/>
    <w:basedOn w:val="Normal"/>
    <w:link w:val="1chinhtrangCharCharChar2CharCharCharCharChar"/>
    <w:rsid w:val="00864799"/>
    <w:pPr>
      <w:widowControl w:val="0"/>
      <w:spacing w:before="60" w:after="60" w:line="264" w:lineRule="auto"/>
      <w:ind w:firstLine="567"/>
    </w:pPr>
    <w:rPr>
      <w:rFonts w:ascii=".VnCentury Schoolbook" w:eastAsia="Calibri" w:hAnsi=".VnCentury Schoolbook" w:cs="Times New Roman"/>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864799"/>
    <w:rPr>
      <w:rFonts w:ascii=".VnCentury Schoolbook" w:eastAsia="Calibri" w:hAnsi=".VnCentury Schoolbook" w:cs="Times New Roman"/>
      <w:color w:val="000000"/>
      <w:sz w:val="23"/>
      <w:szCs w:val="23"/>
    </w:rPr>
  </w:style>
  <w:style w:type="character" w:customStyle="1" w:styleId="4tenchuongCharChar1">
    <w:name w:val="4 ten chuong Char Char1"/>
    <w:rsid w:val="00864799"/>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864799"/>
    <w:pPr>
      <w:widowControl w:val="0"/>
      <w:spacing w:before="60" w:after="60" w:line="264" w:lineRule="auto"/>
      <w:ind w:firstLine="567"/>
    </w:pPr>
    <w:rPr>
      <w:rFonts w:ascii=".VnCentury Schoolbook" w:eastAsia="Calibri" w:hAnsi=".VnCentury Schoolbook" w:cs="Times New Roman"/>
      <w:color w:val="000000"/>
      <w:sz w:val="23"/>
      <w:szCs w:val="23"/>
    </w:rPr>
  </w:style>
  <w:style w:type="paragraph" w:customStyle="1" w:styleId="1chinhtrangCharChar4Char">
    <w:name w:val="1 chinh trang Char Char4 Char"/>
    <w:basedOn w:val="Normal"/>
    <w:link w:val="1chinhtrangCharChar4CharChar"/>
    <w:rsid w:val="00864799"/>
    <w:pPr>
      <w:widowControl w:val="0"/>
      <w:spacing w:before="60" w:after="60" w:line="264" w:lineRule="auto"/>
      <w:ind w:firstLine="567"/>
    </w:pPr>
    <w:rPr>
      <w:rFonts w:ascii=".VnCentury Schoolbook" w:eastAsia="Calibri" w:hAnsi=".VnCentury Schoolbook" w:cs="Times New Roman"/>
      <w:color w:val="000000"/>
      <w:sz w:val="23"/>
      <w:szCs w:val="23"/>
    </w:rPr>
  </w:style>
  <w:style w:type="character" w:customStyle="1" w:styleId="1chinhtrangCharChar4CharChar">
    <w:name w:val="1 chinh trang Char Char4 Char Char"/>
    <w:link w:val="1chinhtrangCharChar4Char"/>
    <w:locked/>
    <w:rsid w:val="00864799"/>
    <w:rPr>
      <w:rFonts w:ascii=".VnCentury Schoolbook" w:eastAsia="Calibri" w:hAnsi=".VnCentury Schoolbook" w:cs="Times New Roman"/>
      <w:color w:val="000000"/>
      <w:sz w:val="23"/>
      <w:szCs w:val="23"/>
    </w:rPr>
  </w:style>
  <w:style w:type="paragraph" w:customStyle="1" w:styleId="170">
    <w:name w:val="17"/>
    <w:basedOn w:val="Normal"/>
    <w:rsid w:val="00864799"/>
    <w:pPr>
      <w:widowControl w:val="0"/>
      <w:spacing w:after="0"/>
      <w:jc w:val="center"/>
    </w:pPr>
    <w:rPr>
      <w:rFonts w:ascii=".VnAvantH" w:eastAsia="Calibri" w:hAnsi=".VnAvantH" w:cs="Times New Roman"/>
      <w:b/>
      <w:color w:val="000000"/>
      <w:sz w:val="26"/>
      <w:szCs w:val="26"/>
    </w:rPr>
  </w:style>
  <w:style w:type="character" w:customStyle="1" w:styleId="nCharChar">
    <w:name w:val="n Char Char"/>
    <w:basedOn w:val="1chinhtrangCharCharChar1CharChar"/>
    <w:locked/>
    <w:rsid w:val="00864799"/>
    <w:rPr>
      <w:rFonts w:ascii=".VnCentury Schoolbook" w:eastAsia="Calibri" w:hAnsi=".VnCentury Schoolbook" w:cs="Times New Roman"/>
      <w:color w:val="000000"/>
    </w:rPr>
  </w:style>
  <w:style w:type="paragraph" w:customStyle="1" w:styleId="Style1chinhtrangBoldCharChar">
    <w:name w:val="Style 1 chinh trang + Bold Char Char"/>
    <w:basedOn w:val="Normal"/>
    <w:link w:val="Style1chinhtrangBoldCharCharChar"/>
    <w:rsid w:val="00864799"/>
    <w:pPr>
      <w:widowControl w:val="0"/>
      <w:spacing w:before="60" w:after="60" w:line="264" w:lineRule="auto"/>
      <w:ind w:firstLine="567"/>
    </w:pPr>
    <w:rPr>
      <w:rFonts w:ascii=".VnCentury Schoolbook" w:eastAsia="Calibri" w:hAnsi=".VnCentury Schoolbook" w:cs="Times New Roman"/>
      <w:b/>
      <w:bCs/>
      <w:color w:val="000000"/>
      <w:sz w:val="22"/>
    </w:rPr>
  </w:style>
  <w:style w:type="character" w:customStyle="1" w:styleId="Style1chinhtrangBoldCharCharChar">
    <w:name w:val="Style 1 chinh trang + Bold Char Char Char"/>
    <w:link w:val="Style1chinhtrangBoldCharChar"/>
    <w:locked/>
    <w:rsid w:val="00864799"/>
    <w:rPr>
      <w:rFonts w:ascii=".VnCentury Schoolbook" w:eastAsia="Calibri" w:hAnsi=".VnCentury Schoolbook" w:cs="Times New Roman"/>
      <w:b/>
      <w:bCs/>
      <w:color w:val="000000"/>
    </w:rPr>
  </w:style>
  <w:style w:type="character" w:customStyle="1" w:styleId="4tenchuongChar1">
    <w:name w:val="4 ten chuong Char1"/>
    <w:rsid w:val="00864799"/>
    <w:rPr>
      <w:rFonts w:ascii=".VnAvantH" w:hAnsi=".VnAvantH" w:cs="Times New Roman"/>
      <w:b/>
      <w:color w:val="000000"/>
      <w:sz w:val="22"/>
      <w:szCs w:val="22"/>
      <w:lang w:val="en-US" w:eastAsia="en-US" w:bidi="ar-SA"/>
    </w:rPr>
  </w:style>
  <w:style w:type="paragraph" w:customStyle="1" w:styleId="cChar1CharChar">
    <w:name w:val="c Char1 Char Char"/>
    <w:basedOn w:val="Normal"/>
    <w:rsid w:val="00864799"/>
    <w:pPr>
      <w:widowControl w:val="0"/>
      <w:spacing w:before="60" w:after="60" w:line="264" w:lineRule="auto"/>
      <w:ind w:left="2438" w:hanging="1361"/>
    </w:pPr>
    <w:rPr>
      <w:rFonts w:ascii=".VnCentury Schoolbook" w:eastAsia="Calibri" w:hAnsi=".VnCentury Schoolbook" w:cs="Times New Roman"/>
      <w:color w:val="000000"/>
      <w:sz w:val="22"/>
    </w:rPr>
  </w:style>
  <w:style w:type="character" w:customStyle="1" w:styleId="2dongcachChar1">
    <w:name w:val="2 dong cach Char1"/>
    <w:rsid w:val="00864799"/>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864799"/>
    <w:rPr>
      <w:b/>
      <w:bCs/>
    </w:rPr>
  </w:style>
  <w:style w:type="paragraph" w:customStyle="1" w:styleId="1chinhtrang">
    <w:name w:val="1 chinh trang"/>
    <w:basedOn w:val="Normal"/>
    <w:link w:val="1chinhtrangChar"/>
    <w:rsid w:val="00864799"/>
    <w:pPr>
      <w:widowControl w:val="0"/>
      <w:spacing w:before="60" w:after="60" w:line="264" w:lineRule="auto"/>
      <w:ind w:firstLine="567"/>
    </w:pPr>
    <w:rPr>
      <w:rFonts w:ascii=".VnCentury Schoolbook" w:hAnsi=".VnCentury Schoolbook"/>
      <w:color w:val="000000"/>
      <w:sz w:val="22"/>
    </w:rPr>
  </w:style>
  <w:style w:type="character" w:customStyle="1" w:styleId="1chinhtrangCharCharChar2">
    <w:name w:val="1 chinh trang Char Char Char2"/>
    <w:rsid w:val="00864799"/>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864799"/>
    <w:pPr>
      <w:widowControl w:val="0"/>
      <w:spacing w:before="0" w:after="0"/>
      <w:jc w:val="center"/>
    </w:pPr>
    <w:rPr>
      <w:rFonts w:ascii=".VnArial" w:eastAsia="Calibri" w:hAnsi=".VnArial" w:cs="Times New Roman"/>
      <w:b/>
      <w:sz w:val="22"/>
    </w:rPr>
  </w:style>
  <w:style w:type="paragraph" w:customStyle="1" w:styleId="Tit1">
    <w:name w:val="Tit1"/>
    <w:basedOn w:val="Normal"/>
    <w:rsid w:val="00864799"/>
    <w:pPr>
      <w:spacing w:before="0" w:after="0"/>
      <w:ind w:firstLine="567"/>
      <w:jc w:val="center"/>
    </w:pPr>
    <w:rPr>
      <w:rFonts w:ascii=".VnTimeH" w:eastAsia="Calibri" w:hAnsi=".VnTimeH" w:cs="Times New Roman"/>
      <w:sz w:val="26"/>
      <w:szCs w:val="20"/>
    </w:rPr>
  </w:style>
  <w:style w:type="paragraph" w:customStyle="1" w:styleId="Tit2">
    <w:name w:val="Tit2"/>
    <w:basedOn w:val="Normal"/>
    <w:rsid w:val="00864799"/>
    <w:pPr>
      <w:spacing w:before="0" w:after="0"/>
      <w:ind w:firstLine="567"/>
      <w:jc w:val="center"/>
    </w:pPr>
    <w:rPr>
      <w:rFonts w:ascii=".VnTimeH" w:eastAsia="Calibri" w:hAnsi=".VnTimeH" w:cs="Times New Roman"/>
      <w:sz w:val="26"/>
      <w:szCs w:val="20"/>
    </w:rPr>
  </w:style>
  <w:style w:type="paragraph" w:customStyle="1" w:styleId="tit20">
    <w:name w:val="tit2"/>
    <w:basedOn w:val="Normal"/>
    <w:rsid w:val="00864799"/>
    <w:pPr>
      <w:spacing w:after="0"/>
      <w:ind w:firstLine="567"/>
      <w:jc w:val="center"/>
    </w:pPr>
    <w:rPr>
      <w:rFonts w:ascii=".VnArialH" w:eastAsia="Calibri" w:hAnsi=".VnArialH" w:cs="Times New Roman"/>
      <w:b/>
      <w:szCs w:val="20"/>
    </w:rPr>
  </w:style>
  <w:style w:type="paragraph" w:customStyle="1" w:styleId="tit10">
    <w:name w:val="tit1"/>
    <w:basedOn w:val="Normal"/>
    <w:rsid w:val="00864799"/>
    <w:pPr>
      <w:spacing w:after="0"/>
      <w:ind w:firstLine="567"/>
      <w:jc w:val="center"/>
    </w:pPr>
    <w:rPr>
      <w:rFonts w:ascii=".VnTimeH" w:eastAsia="Calibri" w:hAnsi=".VnTimeH" w:cs="Times New Roman"/>
      <w:sz w:val="26"/>
      <w:szCs w:val="20"/>
    </w:rPr>
  </w:style>
  <w:style w:type="paragraph" w:customStyle="1" w:styleId="THAN1">
    <w:name w:val="THAN"/>
    <w:basedOn w:val="Normal"/>
    <w:rsid w:val="00864799"/>
    <w:pPr>
      <w:spacing w:after="0" w:line="400" w:lineRule="exact"/>
      <w:ind w:firstLine="720"/>
    </w:pPr>
    <w:rPr>
      <w:rFonts w:ascii=".VnTime" w:eastAsia="Calibri" w:hAnsi=".VnTime" w:cs="Times New Roman"/>
      <w:sz w:val="28"/>
      <w:szCs w:val="20"/>
    </w:rPr>
  </w:style>
  <w:style w:type="character" w:customStyle="1" w:styleId="1chinhtrangChar1CharCharCharChar">
    <w:name w:val="1 chinh trang Char1 Char Char Char Char"/>
    <w:rsid w:val="00864799"/>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864799"/>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864799"/>
    <w:rPr>
      <w:rFonts w:ascii="Courier New" w:eastAsia="Times New Roman" w:hAnsi="Courier New" w:cs="Courier New"/>
      <w:sz w:val="20"/>
      <w:szCs w:val="20"/>
    </w:rPr>
  </w:style>
  <w:style w:type="paragraph" w:customStyle="1" w:styleId="MUC0">
    <w:name w:val="MUC"/>
    <w:basedOn w:val="PlainText"/>
    <w:rsid w:val="00864799"/>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864799"/>
    <w:pPr>
      <w:spacing w:before="120" w:after="120" w:line="340" w:lineRule="exact"/>
    </w:pPr>
    <w:rPr>
      <w:rFonts w:ascii=".VnArialH" w:eastAsia="Calibri" w:hAnsi=".VnArialH" w:cs="Times New Roman"/>
      <w:b/>
      <w:bCs/>
      <w:sz w:val="22"/>
    </w:rPr>
  </w:style>
  <w:style w:type="paragraph" w:customStyle="1" w:styleId="NHOM">
    <w:name w:val="NHOM"/>
    <w:basedOn w:val="PlainText"/>
    <w:rsid w:val="00864799"/>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864799"/>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864799"/>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864799"/>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864799"/>
    <w:pPr>
      <w:widowControl w:val="0"/>
      <w:spacing w:before="0" w:after="0"/>
      <w:jc w:val="center"/>
    </w:pPr>
    <w:rPr>
      <w:rFonts w:ascii=".VnAvantH" w:eastAsia="Calibri" w:hAnsi=".VnAvantH" w:cs="Times New Roman"/>
      <w:b/>
      <w:color w:val="000000"/>
      <w:sz w:val="22"/>
    </w:rPr>
  </w:style>
  <w:style w:type="paragraph" w:customStyle="1" w:styleId="aChar">
    <w:name w:val="a Char"/>
    <w:basedOn w:val="Normal"/>
    <w:rsid w:val="00864799"/>
    <w:pPr>
      <w:widowControl w:val="0"/>
      <w:spacing w:before="0" w:after="0"/>
      <w:jc w:val="center"/>
    </w:pPr>
    <w:rPr>
      <w:rFonts w:ascii=".VnHelvetIns" w:eastAsia="Calibri" w:hAnsi=".VnHelvetIns" w:cs="Times New Roman"/>
      <w:color w:val="000000"/>
      <w:sz w:val="26"/>
      <w:szCs w:val="26"/>
    </w:rPr>
  </w:style>
  <w:style w:type="paragraph" w:customStyle="1" w:styleId="2dongcach">
    <w:name w:val="2 dong cach"/>
    <w:basedOn w:val="Normal"/>
    <w:rsid w:val="00864799"/>
    <w:pPr>
      <w:widowControl w:val="0"/>
      <w:overflowPunct w:val="0"/>
      <w:adjustRightInd w:val="0"/>
      <w:spacing w:before="0" w:after="0"/>
      <w:jc w:val="center"/>
    </w:pPr>
    <w:rPr>
      <w:rFonts w:ascii=".VnCentury Schoolbook" w:eastAsia="Calibri" w:hAnsi=".VnCentury Schoolbook" w:cs="Times New Roman"/>
      <w:bCs/>
      <w:color w:val="000000"/>
      <w:sz w:val="22"/>
    </w:rPr>
  </w:style>
  <w:style w:type="character" w:customStyle="1" w:styleId="17CharCharChar">
    <w:name w:val="17 Char Char Char"/>
    <w:rsid w:val="00864799"/>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864799"/>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864799"/>
    <w:rPr>
      <w:rFonts w:ascii=".VnAvantH" w:hAnsi=".VnAvantH" w:cs="Times New Roman"/>
      <w:b/>
      <w:color w:val="000000"/>
      <w:sz w:val="22"/>
      <w:szCs w:val="22"/>
      <w:lang w:val="en-US" w:eastAsia="en-US" w:bidi="ar-SA"/>
    </w:rPr>
  </w:style>
  <w:style w:type="character" w:customStyle="1" w:styleId="coCharCharCharChar">
    <w:name w:val="co Char Char Char Char"/>
    <w:rsid w:val="00864799"/>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864799"/>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864799"/>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864799"/>
    <w:pPr>
      <w:widowControl w:val="0"/>
      <w:spacing w:before="0" w:after="0"/>
      <w:jc w:val="center"/>
    </w:pPr>
    <w:rPr>
      <w:rFonts w:ascii=".VnCentury SchoolbookH" w:eastAsia="Calibri" w:hAnsi=".VnCentury SchoolbookH" w:cs="Times New Roman"/>
      <w:b/>
      <w:color w:val="000000"/>
      <w:sz w:val="22"/>
    </w:rPr>
  </w:style>
  <w:style w:type="paragraph" w:customStyle="1" w:styleId="8DakyCharChar">
    <w:name w:val="8 Da ky Char Char"/>
    <w:basedOn w:val="Normal"/>
    <w:rsid w:val="00864799"/>
    <w:pPr>
      <w:widowControl w:val="0"/>
      <w:spacing w:before="0" w:after="0"/>
      <w:jc w:val="center"/>
    </w:pPr>
    <w:rPr>
      <w:rFonts w:ascii=".VnCentury Schoolbook" w:eastAsia="Calibri" w:hAnsi=".VnCentury Schoolbook" w:cs="Times New Roman"/>
      <w:i/>
      <w:color w:val="000000"/>
      <w:sz w:val="22"/>
    </w:rPr>
  </w:style>
  <w:style w:type="paragraph" w:customStyle="1" w:styleId="eChar">
    <w:name w:val="e Char"/>
    <w:basedOn w:val="aChar"/>
    <w:rsid w:val="00864799"/>
    <w:rPr>
      <w:rFonts w:ascii=".VnAvantH" w:hAnsi=".VnAvantH"/>
      <w:b/>
      <w:i/>
      <w:sz w:val="22"/>
      <w:szCs w:val="22"/>
    </w:rPr>
  </w:style>
  <w:style w:type="paragraph" w:customStyle="1" w:styleId="4tenchuongCharCharCharChar">
    <w:name w:val="4 ten chuong Char Char Char Char"/>
    <w:basedOn w:val="Normal"/>
    <w:rsid w:val="00864799"/>
    <w:pPr>
      <w:widowControl w:val="0"/>
      <w:spacing w:before="0" w:after="0"/>
      <w:jc w:val="center"/>
    </w:pPr>
    <w:rPr>
      <w:rFonts w:ascii=".VnAvantH" w:eastAsia="Calibri" w:hAnsi=".VnAvantH" w:cs="Times New Roman"/>
      <w:b/>
      <w:color w:val="000000"/>
      <w:sz w:val="22"/>
    </w:rPr>
  </w:style>
  <w:style w:type="paragraph" w:customStyle="1" w:styleId="1chinhtrangCharChar1CharChar">
    <w:name w:val="1 chinh trang Char Char1 Char Char"/>
    <w:basedOn w:val="Normal"/>
    <w:rsid w:val="00864799"/>
    <w:pPr>
      <w:widowControl w:val="0"/>
      <w:spacing w:before="60" w:after="60" w:line="264" w:lineRule="auto"/>
      <w:ind w:firstLine="567"/>
    </w:pPr>
    <w:rPr>
      <w:rFonts w:ascii=".VnCentury Schoolbook" w:eastAsia="Calibri" w:hAnsi=".VnCentury Schoolbook" w:cs="Times New Roman"/>
      <w:color w:val="000000"/>
      <w:sz w:val="22"/>
    </w:rPr>
  </w:style>
  <w:style w:type="paragraph" w:customStyle="1" w:styleId="4tenchuong">
    <w:name w:val="4 ten chuong"/>
    <w:basedOn w:val="Normal"/>
    <w:rsid w:val="00864799"/>
    <w:pPr>
      <w:widowControl w:val="0"/>
      <w:spacing w:before="0" w:after="0"/>
      <w:jc w:val="center"/>
    </w:pPr>
    <w:rPr>
      <w:rFonts w:ascii=".VnAvantH" w:eastAsia="Calibri" w:hAnsi=".VnAvantH" w:cs="Times New Roman"/>
      <w:b/>
      <w:color w:val="000000"/>
      <w:sz w:val="22"/>
    </w:rPr>
  </w:style>
  <w:style w:type="paragraph" w:customStyle="1" w:styleId="VH">
    <w:name w:val="VH"/>
    <w:basedOn w:val="Normal"/>
    <w:rsid w:val="00864799"/>
    <w:pPr>
      <w:widowControl w:val="0"/>
      <w:spacing w:after="0"/>
      <w:jc w:val="center"/>
    </w:pPr>
    <w:rPr>
      <w:rFonts w:ascii=".VnHelvetInsH" w:eastAsia="Calibri" w:hAnsi=".VnHelvetInsH" w:cs="Times New Roman"/>
      <w:color w:val="000000"/>
      <w:sz w:val="28"/>
      <w:szCs w:val="28"/>
    </w:rPr>
  </w:style>
  <w:style w:type="paragraph" w:customStyle="1" w:styleId="VV">
    <w:name w:val="VV"/>
    <w:basedOn w:val="Normal"/>
    <w:rsid w:val="00864799"/>
    <w:pPr>
      <w:widowControl w:val="0"/>
      <w:spacing w:before="240" w:after="0"/>
      <w:jc w:val="center"/>
    </w:pPr>
    <w:rPr>
      <w:rFonts w:ascii=".VnCentury SchoolbookH" w:eastAsia="Calibri" w:hAnsi=".VnCentury SchoolbookH" w:cs="Times New Roman"/>
      <w:b/>
      <w:color w:val="000000"/>
      <w:sz w:val="36"/>
      <w:szCs w:val="36"/>
    </w:rPr>
  </w:style>
  <w:style w:type="paragraph" w:customStyle="1" w:styleId="4tenchuongChar">
    <w:name w:val="4 ten chuong Char"/>
    <w:basedOn w:val="Normal"/>
    <w:rsid w:val="00864799"/>
    <w:pPr>
      <w:widowControl w:val="0"/>
      <w:spacing w:before="0" w:after="0"/>
      <w:jc w:val="center"/>
    </w:pPr>
    <w:rPr>
      <w:rFonts w:ascii=".VnAvantH" w:eastAsia="Calibri" w:hAnsi=".VnAvantH" w:cs="Times New Roman"/>
      <w:b/>
      <w:color w:val="000000"/>
      <w:sz w:val="22"/>
    </w:rPr>
  </w:style>
  <w:style w:type="character" w:customStyle="1" w:styleId="TitleChar1">
    <w:name w:val="Title Char1"/>
    <w:aliases w:val="Title Char Char Char Char Char,Title Char Char Char Char1"/>
    <w:rsid w:val="00864799"/>
    <w:rPr>
      <w:rFonts w:ascii=".VnArialH" w:hAnsi=".VnArialH" w:cs="Times New Roman"/>
      <w:b/>
      <w:bCs/>
      <w:sz w:val="24"/>
      <w:szCs w:val="24"/>
      <w:lang w:val="en-US" w:eastAsia="en-US" w:bidi="ar-SA"/>
    </w:rPr>
  </w:style>
  <w:style w:type="character" w:customStyle="1" w:styleId="3sochuongCharCharCharChar">
    <w:name w:val="3 so chuong Char Char Char Char"/>
    <w:rsid w:val="00864799"/>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864799"/>
    <w:pPr>
      <w:widowControl w:val="0"/>
      <w:spacing w:before="0" w:after="0"/>
      <w:jc w:val="center"/>
    </w:pPr>
    <w:rPr>
      <w:rFonts w:ascii=".VnCentury SchoolbookH" w:eastAsia="Calibri" w:hAnsi=".VnCentury SchoolbookH" w:cs="Times New Roman"/>
      <w:b/>
      <w:color w:val="000000"/>
      <w:sz w:val="22"/>
    </w:rPr>
  </w:style>
  <w:style w:type="character" w:customStyle="1" w:styleId="6tenmucphanCharCharCharCharChar">
    <w:name w:val="6 ten muc phan Char Char Char Char Char"/>
    <w:link w:val="6tenmucphanCharCharCharChar"/>
    <w:locked/>
    <w:rsid w:val="00864799"/>
    <w:rPr>
      <w:rFonts w:ascii=".VnCentury SchoolbookH" w:eastAsia="Calibri" w:hAnsi=".VnCentury SchoolbookH" w:cs="Times New Roman"/>
      <w:b/>
      <w:color w:val="000000"/>
    </w:rPr>
  </w:style>
  <w:style w:type="character" w:customStyle="1" w:styleId="11chucdanhnguoiky-co11CharCharCharChar">
    <w:name w:val="11 chuc danh nguoi ky-co 11 Char Char Char Char"/>
    <w:rsid w:val="00864799"/>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864799"/>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864799"/>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864799"/>
    <w:pPr>
      <w:widowControl w:val="0"/>
      <w:spacing w:before="60" w:after="60" w:line="264" w:lineRule="auto"/>
      <w:ind w:firstLine="567"/>
    </w:pPr>
    <w:rPr>
      <w:rFonts w:ascii=".VnCentury Schoolbook" w:eastAsia="Calibri" w:hAnsi=".VnCentury Schoolbook" w:cs="Times New Roman"/>
      <w:color w:val="000000"/>
      <w:sz w:val="22"/>
    </w:rPr>
  </w:style>
  <w:style w:type="character" w:customStyle="1" w:styleId="1chinhtrangCharCharCharCharChar">
    <w:name w:val="1 chinh trang Char Char Char Char Char"/>
    <w:link w:val="1chinhtrangCharCharCharChar"/>
    <w:locked/>
    <w:rsid w:val="00864799"/>
    <w:rPr>
      <w:rFonts w:ascii=".VnCentury Schoolbook" w:eastAsia="Calibri" w:hAnsi=".VnCentury Schoolbook" w:cs="Times New Roman"/>
      <w:color w:val="000000"/>
    </w:rPr>
  </w:style>
  <w:style w:type="character" w:customStyle="1" w:styleId="71CharCharCharChar">
    <w:name w:val="7   1 Char Char Char Char"/>
    <w:rsid w:val="00864799"/>
    <w:rPr>
      <w:rFonts w:ascii=".VnCentury Schoolbook" w:hAnsi=".VnCentury Schoolbook" w:cs="Times New Roman"/>
      <w:b/>
      <w:color w:val="000000"/>
      <w:sz w:val="22"/>
      <w:szCs w:val="22"/>
    </w:rPr>
  </w:style>
  <w:style w:type="character" w:customStyle="1" w:styleId="nCharCharChar">
    <w:name w:val="n Char Char Char"/>
    <w:rsid w:val="00864799"/>
    <w:rPr>
      <w:rFonts w:ascii=".VnCentury Schoolbook" w:hAnsi=".VnCentury Schoolbook" w:cs="Times New Roman"/>
      <w:color w:val="000000"/>
      <w:sz w:val="22"/>
      <w:szCs w:val="22"/>
    </w:rPr>
  </w:style>
  <w:style w:type="paragraph" w:customStyle="1" w:styleId="15CharChar">
    <w:name w:val="15 Char Char"/>
    <w:basedOn w:val="BodyText"/>
    <w:rsid w:val="00864799"/>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864799"/>
    <w:pPr>
      <w:keepNext w:val="0"/>
      <w:keepLines w:val="0"/>
      <w:widowControl w:val="0"/>
      <w:tabs>
        <w:tab w:val="clear" w:pos="4320"/>
        <w:tab w:val="left" w:pos="567"/>
      </w:tabs>
      <w:spacing w:line="240" w:lineRule="auto"/>
      <w:ind w:left="0" w:firstLine="0"/>
      <w:jc w:val="center"/>
    </w:pPr>
    <w:rPr>
      <w:rFonts w:ascii=".VnAvantH" w:eastAsia="Calibri" w:hAnsi=".VnAvantH" w:cs=".VnTime"/>
      <w:b/>
      <w:bCs/>
      <w:color w:val="000000"/>
      <w:spacing w:val="28"/>
      <w:sz w:val="23"/>
      <w:szCs w:val="23"/>
    </w:rPr>
  </w:style>
  <w:style w:type="character" w:customStyle="1" w:styleId="BodyTextChar1">
    <w:name w:val="Body Text Char1"/>
    <w:rsid w:val="00864799"/>
    <w:rPr>
      <w:rFonts w:ascii=".VnTime" w:hAnsi=".VnTime" w:cs="Times New Roman"/>
      <w:sz w:val="28"/>
      <w:szCs w:val="28"/>
      <w:lang w:val="en-US" w:eastAsia="en-US" w:bidi="ar-SA"/>
    </w:rPr>
  </w:style>
  <w:style w:type="character" w:customStyle="1" w:styleId="Heading6Char1">
    <w:name w:val="Heading 6 Char1"/>
    <w:aliases w:val="Heading 6 Char Char"/>
    <w:rsid w:val="00864799"/>
    <w:rPr>
      <w:rFonts w:ascii=".VnArial" w:hAnsi=".VnArial" w:cs="Times New Roman"/>
      <w:b/>
      <w:bCs/>
      <w:color w:val="000000"/>
      <w:sz w:val="26"/>
      <w:szCs w:val="26"/>
      <w:lang w:val="en-US" w:eastAsia="en-US" w:bidi="ar-SA"/>
    </w:rPr>
  </w:style>
  <w:style w:type="paragraph" w:customStyle="1" w:styleId="5CharChar">
    <w:name w:val="5 Char Char"/>
    <w:basedOn w:val="Normal"/>
    <w:rsid w:val="00864799"/>
    <w:pPr>
      <w:widowControl w:val="0"/>
      <w:tabs>
        <w:tab w:val="left" w:pos="567"/>
      </w:tabs>
      <w:spacing w:before="0" w:after="0"/>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864799"/>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864799"/>
    <w:pPr>
      <w:keepNext w:val="0"/>
      <w:keepLines w:val="0"/>
      <w:widowControl w:val="0"/>
      <w:tabs>
        <w:tab w:val="clear" w:pos="4320"/>
        <w:tab w:val="left" w:pos="567"/>
      </w:tabs>
      <w:spacing w:line="240" w:lineRule="auto"/>
      <w:ind w:left="0" w:firstLine="0"/>
      <w:jc w:val="center"/>
    </w:pPr>
    <w:rPr>
      <w:rFonts w:ascii=".VnAvantH" w:eastAsia="Calibri" w:hAnsi=".VnAvantH" w:cs=".VnTime"/>
      <w:b/>
      <w:bCs/>
      <w:color w:val="000000"/>
      <w:spacing w:val="28"/>
      <w:sz w:val="23"/>
      <w:szCs w:val="23"/>
    </w:rPr>
  </w:style>
  <w:style w:type="paragraph" w:customStyle="1" w:styleId="5Char">
    <w:name w:val="5 Char"/>
    <w:basedOn w:val="Normal"/>
    <w:rsid w:val="00864799"/>
    <w:pPr>
      <w:widowControl w:val="0"/>
      <w:tabs>
        <w:tab w:val="left" w:pos="567"/>
      </w:tabs>
      <w:spacing w:before="0" w:after="0"/>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864799"/>
    <w:rPr>
      <w:rFonts w:ascii=".VnCentury Schoolbook" w:hAnsi=".VnCentury Schoolbook" w:cs="Times New Roman"/>
      <w:color w:val="000000"/>
      <w:sz w:val="22"/>
      <w:szCs w:val="22"/>
    </w:rPr>
  </w:style>
  <w:style w:type="character" w:customStyle="1" w:styleId="17CharCharCharChar">
    <w:name w:val="17 Char Char Char Char"/>
    <w:rsid w:val="00864799"/>
    <w:rPr>
      <w:rFonts w:ascii=".VnAvantH" w:hAnsi=".VnAvantH" w:cs="Times New Roman"/>
      <w:b/>
      <w:i/>
      <w:color w:val="000000"/>
      <w:sz w:val="26"/>
      <w:szCs w:val="26"/>
    </w:rPr>
  </w:style>
  <w:style w:type="character" w:customStyle="1" w:styleId="cChar1CharCharCharCharCharChar">
    <w:name w:val="c Char1 Char Char Char Char Char Char"/>
    <w:rsid w:val="00864799"/>
    <w:rPr>
      <w:rFonts w:ascii=".VnCentury Schoolbook" w:hAnsi=".VnCentury Schoolbook" w:cs="Times New Roman"/>
      <w:color w:val="000000"/>
      <w:sz w:val="22"/>
      <w:szCs w:val="22"/>
      <w:lang w:val="en-US" w:eastAsia="en-US" w:bidi="ar-SA"/>
    </w:rPr>
  </w:style>
  <w:style w:type="character" w:styleId="HTMLCite">
    <w:name w:val="HTML Cite"/>
    <w:semiHidden/>
    <w:rsid w:val="00864799"/>
    <w:rPr>
      <w:rFonts w:cs="Times New Roman"/>
      <w:color w:val="009933"/>
    </w:rPr>
  </w:style>
  <w:style w:type="character" w:customStyle="1" w:styleId="cs-901-bold1">
    <w:name w:val="cs-901-bold1"/>
    <w:rsid w:val="00864799"/>
    <w:rPr>
      <w:rFonts w:cs="Times New Roman"/>
      <w:b/>
      <w:bCs/>
    </w:rPr>
  </w:style>
  <w:style w:type="paragraph" w:customStyle="1" w:styleId="ps-020-bullet-10">
    <w:name w:val="ps-020-bullet-10"/>
    <w:basedOn w:val="Normal"/>
    <w:rsid w:val="00864799"/>
    <w:pPr>
      <w:spacing w:before="0"/>
      <w:ind w:left="660" w:hanging="620"/>
      <w:jc w:val="left"/>
    </w:pPr>
    <w:rPr>
      <w:rFonts w:ascii="Verdana" w:eastAsia="Calibri" w:hAnsi="Verdana" w:cs="Times New Roman"/>
      <w:color w:val="000000"/>
      <w:sz w:val="20"/>
      <w:szCs w:val="20"/>
    </w:rPr>
  </w:style>
  <w:style w:type="paragraph" w:customStyle="1" w:styleId="level30">
    <w:name w:val="level3"/>
    <w:basedOn w:val="Normal"/>
    <w:rsid w:val="00864799"/>
    <w:pPr>
      <w:spacing w:after="60"/>
      <w:jc w:val="left"/>
    </w:pPr>
    <w:rPr>
      <w:rFonts w:ascii="Verdana" w:eastAsia="Calibri" w:hAnsi="Verdana" w:cs="Times New Roman"/>
      <w:b/>
      <w:bCs/>
      <w:color w:val="585775"/>
      <w:sz w:val="26"/>
      <w:szCs w:val="26"/>
    </w:rPr>
  </w:style>
  <w:style w:type="paragraph" w:customStyle="1" w:styleId="ps-021-bullet-a">
    <w:name w:val="ps-021-bullet-a"/>
    <w:basedOn w:val="Normal"/>
    <w:rsid w:val="00864799"/>
    <w:pPr>
      <w:spacing w:before="0"/>
      <w:ind w:left="1400" w:hanging="640"/>
      <w:jc w:val="left"/>
    </w:pPr>
    <w:rPr>
      <w:rFonts w:ascii="Verdana" w:eastAsia="Calibri" w:hAnsi="Verdana" w:cs="Times New Roman"/>
      <w:color w:val="000000"/>
      <w:sz w:val="20"/>
      <w:szCs w:val="20"/>
    </w:rPr>
  </w:style>
  <w:style w:type="character" w:customStyle="1" w:styleId="cs-902-hidden">
    <w:name w:val="cs-902-hidden"/>
    <w:rsid w:val="00864799"/>
    <w:rPr>
      <w:rFonts w:cs="Times New Roman"/>
    </w:rPr>
  </w:style>
  <w:style w:type="paragraph" w:customStyle="1" w:styleId="ps-022-bullet-i">
    <w:name w:val="ps-022-bullet-i"/>
    <w:basedOn w:val="Normal"/>
    <w:rsid w:val="00864799"/>
    <w:pPr>
      <w:spacing w:before="0"/>
      <w:ind w:left="1940" w:hanging="600"/>
      <w:jc w:val="left"/>
    </w:pPr>
    <w:rPr>
      <w:rFonts w:ascii="Verdana" w:eastAsia="Calibri" w:hAnsi="Verdana" w:cs="Times New Roman"/>
      <w:color w:val="000000"/>
      <w:sz w:val="20"/>
      <w:szCs w:val="20"/>
    </w:rPr>
  </w:style>
  <w:style w:type="paragraph" w:customStyle="1" w:styleId="ps-022-bullet-ii">
    <w:name w:val="ps-022-bullet-ii"/>
    <w:basedOn w:val="Normal"/>
    <w:rsid w:val="00864799"/>
    <w:pPr>
      <w:spacing w:before="0"/>
      <w:ind w:left="1940" w:hanging="620"/>
      <w:jc w:val="left"/>
    </w:pPr>
    <w:rPr>
      <w:rFonts w:ascii="Verdana" w:eastAsia="Calibri" w:hAnsi="Verdana" w:cs="Times New Roman"/>
      <w:color w:val="000000"/>
      <w:sz w:val="20"/>
      <w:szCs w:val="20"/>
    </w:rPr>
  </w:style>
  <w:style w:type="paragraph" w:customStyle="1" w:styleId="ps-020-bullet-qa">
    <w:name w:val="ps-020-bullet-qa"/>
    <w:basedOn w:val="Normal"/>
    <w:rsid w:val="00864799"/>
    <w:pPr>
      <w:spacing w:before="0" w:after="0"/>
      <w:ind w:left="480" w:hanging="440"/>
      <w:jc w:val="left"/>
    </w:pPr>
    <w:rPr>
      <w:rFonts w:ascii="Verdana" w:eastAsia="Calibri" w:hAnsi="Verdana" w:cs="Times New Roman"/>
      <w:b/>
      <w:bCs/>
      <w:color w:val="000000"/>
      <w:sz w:val="16"/>
      <w:szCs w:val="16"/>
    </w:rPr>
  </w:style>
  <w:style w:type="paragraph" w:customStyle="1" w:styleId="ps-000-normal-indent-1">
    <w:name w:val="ps-000-normal-indent-1"/>
    <w:basedOn w:val="Normal"/>
    <w:rsid w:val="00864799"/>
    <w:pPr>
      <w:spacing w:before="0"/>
      <w:ind w:left="640"/>
      <w:jc w:val="left"/>
    </w:pPr>
    <w:rPr>
      <w:rFonts w:ascii="Verdana" w:eastAsia="Calibri" w:hAnsi="Verdana" w:cs="Times New Roman"/>
      <w:color w:val="000000"/>
      <w:sz w:val="20"/>
      <w:szCs w:val="20"/>
    </w:rPr>
  </w:style>
  <w:style w:type="paragraph" w:customStyle="1" w:styleId="ps-021-bullet">
    <w:name w:val="ps-021-bullet"/>
    <w:basedOn w:val="Normal"/>
    <w:rsid w:val="00864799"/>
    <w:pPr>
      <w:spacing w:before="0"/>
      <w:ind w:left="960" w:hanging="480"/>
      <w:jc w:val="left"/>
    </w:pPr>
    <w:rPr>
      <w:rFonts w:ascii="Verdana" w:eastAsia="Calibri" w:hAnsi="Verdana" w:cs="Times New Roman"/>
      <w:color w:val="000000"/>
      <w:sz w:val="20"/>
      <w:szCs w:val="20"/>
    </w:rPr>
  </w:style>
  <w:style w:type="paragraph" w:customStyle="1" w:styleId="ps-020-bullet-1">
    <w:name w:val="ps-020-bullet-1"/>
    <w:basedOn w:val="Normal"/>
    <w:rsid w:val="00864799"/>
    <w:pPr>
      <w:spacing w:before="0"/>
      <w:ind w:left="620" w:hanging="520"/>
      <w:jc w:val="left"/>
    </w:pPr>
    <w:rPr>
      <w:rFonts w:ascii="Verdana" w:eastAsia="Calibri" w:hAnsi="Verdana" w:cs="Times New Roman"/>
      <w:color w:val="000000"/>
      <w:sz w:val="20"/>
      <w:szCs w:val="20"/>
    </w:rPr>
  </w:style>
  <w:style w:type="character" w:customStyle="1" w:styleId="7110">
    <w:name w:val="7   11"/>
    <w:aliases w:val="2 Char1"/>
    <w:rsid w:val="00864799"/>
    <w:rPr>
      <w:rFonts w:ascii=".VnCentury Schoolbook" w:hAnsi=".VnCentury Schoolbook" w:cs="Times New Roman"/>
      <w:b/>
      <w:color w:val="000000"/>
      <w:lang w:val="en-US" w:eastAsia="x-none"/>
    </w:rPr>
  </w:style>
  <w:style w:type="paragraph" w:customStyle="1" w:styleId="cChar3">
    <w:name w:val="c Char3"/>
    <w:basedOn w:val="8DakyCharChar"/>
    <w:rsid w:val="00864799"/>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864799"/>
    <w:pPr>
      <w:widowControl w:val="0"/>
      <w:spacing w:before="60" w:after="60" w:line="264" w:lineRule="auto"/>
      <w:ind w:firstLine="567"/>
    </w:pPr>
    <w:rPr>
      <w:rFonts w:ascii=".VnCentury Schoolbook" w:eastAsia="Calibri" w:hAnsi=".VnCentury Schoolbook" w:cs="Times New Roman"/>
      <w:color w:val="000000"/>
      <w:sz w:val="22"/>
    </w:rPr>
  </w:style>
  <w:style w:type="character" w:customStyle="1" w:styleId="5somucCharChar2">
    <w:name w:val="5 so muc Char Char2"/>
    <w:aliases w:val="phan Char Char Char1"/>
    <w:rsid w:val="00864799"/>
    <w:rPr>
      <w:rFonts w:ascii=".VnCentury Schoolbook" w:hAnsi=".VnCentury Schoolbook" w:cs="Times New Roman"/>
      <w:b/>
      <w:color w:val="000000"/>
      <w:lang w:val="en-US" w:eastAsia="x-none"/>
    </w:rPr>
  </w:style>
  <w:style w:type="character" w:customStyle="1" w:styleId="nCharChar1">
    <w:name w:val="n Char Char1"/>
    <w:rsid w:val="00864799"/>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864799"/>
    <w:pPr>
      <w:widowControl w:val="0"/>
      <w:spacing w:before="60" w:after="60" w:line="264" w:lineRule="auto"/>
      <w:ind w:left="2637" w:hanging="1361"/>
    </w:pPr>
    <w:rPr>
      <w:rFonts w:ascii=".VnCentury Schoolbook" w:eastAsia="Calibri" w:hAnsi=".VnCentury Schoolbook" w:cs="Times New Roman"/>
      <w:color w:val="000000"/>
      <w:sz w:val="22"/>
    </w:rPr>
  </w:style>
  <w:style w:type="character" w:customStyle="1" w:styleId="5somuc1">
    <w:name w:val="5 so muc1"/>
    <w:aliases w:val="phan1,5 so muc Char Char1"/>
    <w:rsid w:val="00864799"/>
    <w:rPr>
      <w:rFonts w:ascii=".VnCentury Schoolbook" w:hAnsi=".VnCentury Schoolbook" w:cs="Times New Roman"/>
      <w:b/>
      <w:color w:val="000000"/>
      <w:lang w:val="en-US" w:eastAsia="x-none"/>
    </w:rPr>
  </w:style>
  <w:style w:type="character" w:customStyle="1" w:styleId="noCharChar1">
    <w:name w:val="no Char Char1"/>
    <w:link w:val="noChar"/>
    <w:locked/>
    <w:rsid w:val="00864799"/>
    <w:rPr>
      <w:rFonts w:ascii=".VnCentury Schoolbook" w:eastAsia="Calibri" w:hAnsi=".VnCentury Schoolbook" w:cs="Times New Roman"/>
      <w:color w:val="000000"/>
    </w:rPr>
  </w:style>
  <w:style w:type="character" w:customStyle="1" w:styleId="1chinhtrangChar2Char">
    <w:name w:val="1 chinh trang Char2 Char"/>
    <w:link w:val="1chinhtrangChar2"/>
    <w:locked/>
    <w:rsid w:val="00864799"/>
    <w:rPr>
      <w:rFonts w:ascii=".VnCentury Schoolbook" w:eastAsia="Calibri" w:hAnsi=".VnCentury Schoolbook" w:cs="Times New Roman"/>
      <w:color w:val="000000"/>
    </w:rPr>
  </w:style>
  <w:style w:type="paragraph" w:customStyle="1" w:styleId="1chinhtrangCharChar1">
    <w:name w:val="1 chinh trang Char Char1"/>
    <w:basedOn w:val="Normal"/>
    <w:rsid w:val="00864799"/>
    <w:pPr>
      <w:widowControl w:val="0"/>
      <w:spacing w:before="60" w:after="60" w:line="264" w:lineRule="auto"/>
      <w:ind w:firstLine="567"/>
    </w:pPr>
    <w:rPr>
      <w:rFonts w:ascii=".VnCentury Schoolbook" w:eastAsia="Calibri" w:hAnsi=".VnCentury Schoolbook" w:cs="Times New Roman"/>
      <w:color w:val="000000"/>
      <w:sz w:val="22"/>
    </w:rPr>
  </w:style>
  <w:style w:type="character" w:customStyle="1" w:styleId="4tenchuongCharCharChar1">
    <w:name w:val="4 ten chuong Char Char Char1"/>
    <w:rsid w:val="00864799"/>
    <w:rPr>
      <w:rFonts w:ascii=".VnAvantH" w:hAnsi=".VnAvantH" w:cs="Times New Roman"/>
      <w:b/>
      <w:color w:val="000000"/>
      <w:sz w:val="22"/>
      <w:szCs w:val="22"/>
      <w:lang w:val="en-US" w:eastAsia="en-US" w:bidi="ar-SA"/>
    </w:rPr>
  </w:style>
  <w:style w:type="character" w:customStyle="1" w:styleId="2dongcachCharCharChar1">
    <w:name w:val="2 dong cach Char Char Char1"/>
    <w:rsid w:val="00864799"/>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864799"/>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864799"/>
    <w:rPr>
      <w:rFonts w:ascii="Times New Roman" w:eastAsia="Times New Roman" w:hAnsi="Times New Roman" w:cs="Times New Roman"/>
      <w:sz w:val="24"/>
      <w:szCs w:val="24"/>
    </w:rPr>
  </w:style>
  <w:style w:type="character" w:customStyle="1" w:styleId="postbody">
    <w:name w:val="postbody"/>
    <w:rsid w:val="00864799"/>
    <w:rPr>
      <w:rFonts w:cs="Times New Roman"/>
    </w:rPr>
  </w:style>
  <w:style w:type="character" w:customStyle="1" w:styleId="1chinhtrangChar1CharCharCharCharCharCharChar">
    <w:name w:val="1 chinh trang Char1 Char Char Char Char Char Char Char"/>
    <w:rsid w:val="00864799"/>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864799"/>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864799"/>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864799"/>
    <w:rPr>
      <w:rFonts w:ascii=".VnCentury Schoolbook" w:hAnsi=".VnCentury Schoolbook"/>
      <w:color w:val="000000"/>
      <w:sz w:val="22"/>
      <w:lang w:val="en-US" w:eastAsia="en-US"/>
    </w:rPr>
  </w:style>
  <w:style w:type="character" w:customStyle="1" w:styleId="nCharCharCharCharCharCharChar">
    <w:name w:val="n Char Char Char Char Char Char Char"/>
    <w:rsid w:val="00864799"/>
    <w:rPr>
      <w:rFonts w:ascii=".VnCentury Schoolbook" w:hAnsi=".VnCentury Schoolbook"/>
      <w:color w:val="000000"/>
      <w:sz w:val="22"/>
      <w:lang w:val="en-US" w:eastAsia="en-US"/>
    </w:rPr>
  </w:style>
  <w:style w:type="character" w:customStyle="1" w:styleId="nCharCharCharCharCharChar">
    <w:name w:val="n Char Char Char Char Char Char"/>
    <w:rsid w:val="00864799"/>
    <w:rPr>
      <w:rFonts w:ascii=".VnCentury Schoolbook" w:hAnsi=".VnCentury Schoolbook"/>
      <w:color w:val="000000"/>
      <w:sz w:val="22"/>
      <w:lang w:val="en-US" w:eastAsia="en-US"/>
    </w:rPr>
  </w:style>
  <w:style w:type="paragraph" w:customStyle="1" w:styleId="tu1">
    <w:name w:val="tu1"/>
    <w:basedOn w:val="Normal"/>
    <w:rsid w:val="00864799"/>
    <w:pPr>
      <w:tabs>
        <w:tab w:val="left" w:pos="567"/>
      </w:tabs>
      <w:spacing w:before="0" w:after="0"/>
      <w:ind w:left="426" w:hanging="426"/>
    </w:pPr>
    <w:rPr>
      <w:rFonts w:ascii=".VnTime" w:eastAsia="Calibri" w:hAnsi=".VnTime" w:cs="Times New Roman"/>
      <w:sz w:val="22"/>
      <w:szCs w:val="20"/>
      <w:lang w:val="en-GB"/>
    </w:rPr>
  </w:style>
  <w:style w:type="paragraph" w:customStyle="1" w:styleId="k">
    <w:name w:val="k"/>
    <w:basedOn w:val="Normal"/>
    <w:rsid w:val="00864799"/>
    <w:pPr>
      <w:spacing w:before="0" w:after="80"/>
      <w:ind w:left="2160"/>
      <w:jc w:val="center"/>
    </w:pPr>
    <w:rPr>
      <w:rFonts w:ascii=".VnTime" w:eastAsia="Calibri" w:hAnsi=".VnTime" w:cs=".VnTime"/>
      <w:b/>
      <w:bCs/>
      <w:sz w:val="26"/>
      <w:szCs w:val="26"/>
    </w:rPr>
  </w:style>
  <w:style w:type="paragraph" w:customStyle="1" w:styleId="q">
    <w:name w:val="q"/>
    <w:basedOn w:val="Normal"/>
    <w:rsid w:val="00864799"/>
    <w:pPr>
      <w:spacing w:before="480" w:after="80"/>
      <w:jc w:val="center"/>
    </w:pPr>
    <w:rPr>
      <w:rFonts w:ascii=".VnTimeH" w:eastAsia="Calibri" w:hAnsi=".VnTimeH" w:cs=".VnTimeH"/>
      <w:b/>
      <w:bCs/>
      <w:sz w:val="26"/>
      <w:szCs w:val="26"/>
      <w:lang w:val="nl-NL"/>
    </w:rPr>
  </w:style>
  <w:style w:type="paragraph" w:customStyle="1" w:styleId="mb0">
    <w:name w:val="mb"/>
    <w:basedOn w:val="Normal"/>
    <w:rsid w:val="00864799"/>
    <w:pPr>
      <w:spacing w:before="80" w:after="80"/>
      <w:jc w:val="center"/>
    </w:pPr>
    <w:rPr>
      <w:rFonts w:ascii=".VnTime" w:eastAsia="Calibri" w:hAnsi=".VnTime" w:cs=".VnTime"/>
      <w:b/>
      <w:bCs/>
      <w:szCs w:val="24"/>
      <w:lang w:val="nl-NL"/>
    </w:rPr>
  </w:style>
  <w:style w:type="character" w:customStyle="1" w:styleId="BodyTextFirstIndentChar1">
    <w:name w:val="Body Text First Indent Char1"/>
    <w:link w:val="BodyTextFirstIndent"/>
    <w:locked/>
    <w:rsid w:val="00864799"/>
    <w:rPr>
      <w:rFonts w:ascii="Times New Roman" w:eastAsia="Times New Roman" w:hAnsi="Times New Roman" w:cs="Times New Roman"/>
      <w:sz w:val="24"/>
      <w:szCs w:val="24"/>
    </w:rPr>
  </w:style>
  <w:style w:type="character" w:customStyle="1" w:styleId="BodyTextFirstIndent2Char1">
    <w:name w:val="Body Text First Indent 2 Char1"/>
    <w:link w:val="BodyTextFirstIndent2"/>
    <w:locked/>
    <w:rsid w:val="00864799"/>
    <w:rPr>
      <w:rFonts w:ascii="Times New Roman" w:eastAsia="Times New Roman" w:hAnsi="Times New Roman" w:cs="Times New Roman"/>
      <w:sz w:val="24"/>
      <w:szCs w:val="24"/>
    </w:rPr>
  </w:style>
  <w:style w:type="character" w:customStyle="1" w:styleId="ClosingChar1">
    <w:name w:val="Closing Char1"/>
    <w:link w:val="Closing"/>
    <w:locked/>
    <w:rsid w:val="00864799"/>
    <w:rPr>
      <w:rFonts w:ascii="Times New Roman" w:eastAsia="Times New Roman" w:hAnsi="Times New Roman" w:cs="Times New Roman"/>
      <w:sz w:val="24"/>
      <w:szCs w:val="24"/>
    </w:rPr>
  </w:style>
  <w:style w:type="character" w:customStyle="1" w:styleId="HTMLAddressChar1">
    <w:name w:val="HTML Address Char1"/>
    <w:link w:val="HTMLAddress"/>
    <w:locked/>
    <w:rsid w:val="00864799"/>
    <w:rPr>
      <w:rFonts w:ascii="Times New Roman" w:eastAsia="Times New Roman" w:hAnsi="Times New Roman" w:cs="Times New Roman"/>
      <w:i/>
      <w:iCs/>
      <w:sz w:val="24"/>
      <w:szCs w:val="24"/>
    </w:rPr>
  </w:style>
  <w:style w:type="character" w:customStyle="1" w:styleId="HTMLPreformattedChar1">
    <w:name w:val="HTML Preformatted Char1"/>
    <w:link w:val="HTMLPreformatted"/>
    <w:locked/>
    <w:rsid w:val="00864799"/>
    <w:rPr>
      <w:rFonts w:ascii="Arial Unicode MS" w:eastAsia="Arial Unicode MS" w:hAnsi="Arial Unicode MS" w:cs="Arial Unicode MS"/>
      <w:sz w:val="20"/>
      <w:szCs w:val="20"/>
    </w:rPr>
  </w:style>
  <w:style w:type="character" w:customStyle="1" w:styleId="MessageHeaderChar1">
    <w:name w:val="Message Header Char1"/>
    <w:link w:val="MessageHeader"/>
    <w:locked/>
    <w:rsid w:val="00864799"/>
    <w:rPr>
      <w:rFonts w:ascii="Arial" w:eastAsia="Times New Roman" w:hAnsi="Arial" w:cs="Arial"/>
      <w:sz w:val="24"/>
      <w:szCs w:val="24"/>
      <w:shd w:val="pct20" w:color="auto" w:fill="auto"/>
    </w:rPr>
  </w:style>
  <w:style w:type="character" w:customStyle="1" w:styleId="NoteHeadingChar1">
    <w:name w:val="Note Heading Char1"/>
    <w:link w:val="NoteHeading"/>
    <w:locked/>
    <w:rsid w:val="00864799"/>
    <w:rPr>
      <w:rFonts w:ascii="Times New Roman" w:eastAsia="Times New Roman" w:hAnsi="Times New Roman" w:cs="Times New Roman"/>
      <w:sz w:val="24"/>
      <w:szCs w:val="24"/>
    </w:rPr>
  </w:style>
  <w:style w:type="character" w:customStyle="1" w:styleId="SalutationChar1">
    <w:name w:val="Salutation Char1"/>
    <w:link w:val="Salutation"/>
    <w:locked/>
    <w:rsid w:val="00864799"/>
    <w:rPr>
      <w:rFonts w:ascii="Times New Roman" w:eastAsia="Times New Roman" w:hAnsi="Times New Roman" w:cs="Times New Roman"/>
      <w:sz w:val="28"/>
      <w:szCs w:val="28"/>
    </w:rPr>
  </w:style>
  <w:style w:type="character" w:customStyle="1" w:styleId="SignatureChar1">
    <w:name w:val="Signature Char1"/>
    <w:link w:val="Signature"/>
    <w:locked/>
    <w:rsid w:val="00864799"/>
    <w:rPr>
      <w:rFonts w:ascii="Times New Roman" w:eastAsia="Times New Roman" w:hAnsi="Times New Roman" w:cs="Times New Roman"/>
      <w:sz w:val="24"/>
      <w:szCs w:val="24"/>
    </w:rPr>
  </w:style>
  <w:style w:type="paragraph" w:customStyle="1" w:styleId="Print-FromToSubjectDate">
    <w:name w:val="Print- From: To: Subject: Date:"/>
    <w:basedOn w:val="Normal"/>
    <w:rsid w:val="00864799"/>
    <w:pPr>
      <w:pBdr>
        <w:left w:val="single" w:sz="18" w:space="1" w:color="auto"/>
      </w:pBdr>
      <w:overflowPunct w:val="0"/>
      <w:autoSpaceDE w:val="0"/>
      <w:autoSpaceDN w:val="0"/>
      <w:adjustRightInd w:val="0"/>
      <w:spacing w:before="0" w:after="0"/>
      <w:jc w:val="left"/>
      <w:textAlignment w:val="baseline"/>
    </w:pPr>
    <w:rPr>
      <w:rFonts w:ascii=".VnTime" w:eastAsia="Calibri" w:hAnsi=".VnTime" w:cs=".VnTime"/>
      <w:sz w:val="28"/>
      <w:szCs w:val="28"/>
    </w:rPr>
  </w:style>
  <w:style w:type="character" w:customStyle="1" w:styleId="Style1chinhtrangChar1BoldCharCharCharChar">
    <w:name w:val="Style 1 chinh trang Char1 + Bold Char Char Char Char"/>
    <w:rsid w:val="00864799"/>
    <w:rPr>
      <w:rFonts w:ascii=".VnCentury Schoolbook" w:hAnsi=".VnCentury Schoolbook"/>
      <w:b/>
      <w:color w:val="000000"/>
      <w:sz w:val="22"/>
      <w:lang w:val="en-US" w:eastAsia="en-US"/>
    </w:rPr>
  </w:style>
  <w:style w:type="paragraph" w:customStyle="1" w:styleId="ps-020-bullet-100">
    <w:name w:val="ps-020-bullet-100"/>
    <w:basedOn w:val="Normal"/>
    <w:rsid w:val="00864799"/>
    <w:pPr>
      <w:spacing w:before="0"/>
      <w:ind w:left="760" w:hanging="740"/>
      <w:jc w:val="left"/>
    </w:pPr>
    <w:rPr>
      <w:rFonts w:ascii="Verdana" w:eastAsia="Calibri" w:hAnsi="Verdana" w:cs="Times New Roman"/>
      <w:color w:val="000000"/>
      <w:sz w:val="20"/>
      <w:szCs w:val="20"/>
    </w:rPr>
  </w:style>
  <w:style w:type="character" w:customStyle="1" w:styleId="noCharCharCharCharCharChar">
    <w:name w:val="no Char Char Char Char Char Char"/>
    <w:rsid w:val="00864799"/>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864799"/>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864799"/>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864799"/>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864799"/>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864799"/>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864799"/>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864799"/>
    <w:rPr>
      <w:rFonts w:ascii=".VnCentury Schoolbook" w:hAnsi=".VnCentury Schoolbook"/>
      <w:color w:val="000000"/>
      <w:sz w:val="26"/>
      <w:lang w:val="en-US" w:eastAsia="en-US"/>
    </w:rPr>
  </w:style>
  <w:style w:type="character" w:customStyle="1" w:styleId="coCharCharCharCharCharCharChar">
    <w:name w:val="co Char Char Char Char Char Char Char"/>
    <w:rsid w:val="00864799"/>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864799"/>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864799"/>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864799"/>
    <w:pPr>
      <w:widowControl w:val="0"/>
      <w:spacing w:before="0" w:after="0"/>
      <w:jc w:val="center"/>
    </w:pPr>
    <w:rPr>
      <w:rFonts w:ascii=".VnCentury Schoolbook" w:eastAsia="Calibri" w:hAnsi=".VnCentury Schoolbook" w:cs="Times New Roman"/>
      <w:b/>
      <w:color w:val="000000"/>
      <w:sz w:val="22"/>
    </w:rPr>
  </w:style>
  <w:style w:type="paragraph" w:customStyle="1" w:styleId="71CharCharCharCharCharChar">
    <w:name w:val="7   1 Char Char Char Char Char Char"/>
    <w:basedOn w:val="Normal"/>
    <w:rsid w:val="00864799"/>
    <w:pPr>
      <w:widowControl w:val="0"/>
      <w:spacing w:before="60" w:after="60" w:line="264" w:lineRule="auto"/>
      <w:ind w:firstLine="567"/>
    </w:pPr>
    <w:rPr>
      <w:rFonts w:ascii=".VnCentury Schoolbook" w:eastAsia="Calibri" w:hAnsi=".VnCentury Schoolbook" w:cs="Times New Roman"/>
      <w:b/>
      <w:color w:val="000000"/>
      <w:sz w:val="22"/>
    </w:rPr>
  </w:style>
  <w:style w:type="paragraph" w:customStyle="1" w:styleId="1chinhtrangCharCharChar1">
    <w:name w:val="1 chinh trang Char Char Char1"/>
    <w:basedOn w:val="Normal"/>
    <w:rsid w:val="00864799"/>
    <w:pPr>
      <w:widowControl w:val="0"/>
      <w:spacing w:before="60" w:after="60" w:line="264" w:lineRule="auto"/>
      <w:ind w:firstLine="567"/>
    </w:pPr>
    <w:rPr>
      <w:rFonts w:ascii=".VnCentury Schoolbook" w:eastAsia="Calibri" w:hAnsi=".VnCentury Schoolbook" w:cs="Times New Roman"/>
      <w:color w:val="000000"/>
      <w:sz w:val="22"/>
    </w:rPr>
  </w:style>
  <w:style w:type="paragraph" w:customStyle="1" w:styleId="5somucCharCharCharCharCharCharChar">
    <w:name w:val="5 so muc Char Char Char Char Char Char Char"/>
    <w:basedOn w:val="Normal"/>
    <w:rsid w:val="00864799"/>
    <w:pPr>
      <w:widowControl w:val="0"/>
      <w:spacing w:before="0" w:after="0"/>
      <w:jc w:val="center"/>
    </w:pPr>
    <w:rPr>
      <w:rFonts w:ascii=".VnCentury Schoolbook" w:eastAsia="Calibri" w:hAnsi=".VnCentury Schoolbook" w:cs="Times New Roman"/>
      <w:b/>
      <w:color w:val="000000"/>
      <w:sz w:val="22"/>
    </w:rPr>
  </w:style>
  <w:style w:type="paragraph" w:customStyle="1" w:styleId="1chinhtrangCharCharChar2CharCharChar">
    <w:name w:val="1 chinh trang Char Char Char2 Char Char Char"/>
    <w:basedOn w:val="Normal"/>
    <w:rsid w:val="00864799"/>
    <w:pPr>
      <w:widowControl w:val="0"/>
      <w:spacing w:before="60" w:after="60" w:line="264" w:lineRule="auto"/>
      <w:ind w:firstLine="567"/>
    </w:pPr>
    <w:rPr>
      <w:rFonts w:ascii=".VnCentury Schoolbook" w:eastAsia="Calibri" w:hAnsi=".VnCentury Schoolbook" w:cs="Times New Roman"/>
      <w:color w:val="000000"/>
      <w:sz w:val="23"/>
      <w:szCs w:val="23"/>
    </w:rPr>
  </w:style>
  <w:style w:type="character" w:customStyle="1" w:styleId="71CharCharCharCharCharCharChar">
    <w:name w:val="7   1 Char Char Char Char Char Char Char"/>
    <w:rsid w:val="00864799"/>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864799"/>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864799"/>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864799"/>
    <w:pPr>
      <w:widowControl w:val="0"/>
      <w:spacing w:before="60" w:after="60" w:line="264" w:lineRule="auto"/>
      <w:ind w:firstLine="567"/>
    </w:pPr>
    <w:rPr>
      <w:rFonts w:ascii=".VnCentury Schoolbook" w:eastAsia="Calibri" w:hAnsi=".VnCentury Schoolbook" w:cs="Times New Roman"/>
      <w:color w:val="000000"/>
      <w:sz w:val="23"/>
      <w:szCs w:val="23"/>
    </w:rPr>
  </w:style>
  <w:style w:type="paragraph" w:customStyle="1" w:styleId="Style1chinhtrangBoldChar">
    <w:name w:val="Style 1 chinh trang + Bold Char"/>
    <w:rsid w:val="00864799"/>
    <w:pPr>
      <w:widowControl w:val="0"/>
      <w:spacing w:before="60" w:after="60" w:line="264" w:lineRule="auto"/>
      <w:ind w:firstLine="567"/>
      <w:jc w:val="both"/>
    </w:pPr>
    <w:rPr>
      <w:rFonts w:ascii=".VnCentury Schoolbook" w:eastAsia="Calibri" w:hAnsi=".VnCentury Schoolbook" w:cs="Times New Roman"/>
      <w:b/>
      <w:bCs/>
      <w:color w:val="000000"/>
    </w:rPr>
  </w:style>
  <w:style w:type="table" w:customStyle="1" w:styleId="TableGrid8">
    <w:name w:val="Table Grid8"/>
    <w:rsid w:val="00864799"/>
    <w:pPr>
      <w:spacing w:after="0" w:line="240" w:lineRule="auto"/>
    </w:pPr>
    <w:rPr>
      <w:rFonts w:ascii="Arial" w:eastAsia="Times New Roman"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864799"/>
    <w:pPr>
      <w:keepNext/>
      <w:spacing w:before="240" w:after="240"/>
      <w:jc w:val="left"/>
    </w:pPr>
    <w:rPr>
      <w:rFonts w:eastAsia="Times New Roman" w:cs="Times New Roman"/>
      <w:sz w:val="20"/>
      <w:szCs w:val="20"/>
      <w:lang w:eastAsia="ko-KR"/>
    </w:rPr>
  </w:style>
  <w:style w:type="paragraph" w:customStyle="1" w:styleId="quotedmatter">
    <w:name w:val="quoted matter"/>
    <w:basedOn w:val="Normal"/>
    <w:rsid w:val="00864799"/>
    <w:pPr>
      <w:keepNext/>
      <w:tabs>
        <w:tab w:val="right" w:leader="dot" w:pos="8505"/>
      </w:tabs>
      <w:spacing w:before="0" w:after="0" w:line="360" w:lineRule="auto"/>
    </w:pPr>
    <w:rPr>
      <w:rFonts w:ascii="Arial" w:eastAsia="Times New Roman" w:hAnsi="Arial" w:cs="Arial"/>
      <w:sz w:val="20"/>
      <w:szCs w:val="20"/>
      <w:lang w:eastAsia="ko-KR"/>
    </w:rPr>
  </w:style>
  <w:style w:type="paragraph" w:customStyle="1" w:styleId="CharChar41">
    <w:name w:val="Char Char41"/>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864799"/>
    <w:rPr>
      <w:rFonts w:ascii="Cambria" w:hAnsi="Cambria"/>
      <w:b/>
      <w:bCs/>
      <w:kern w:val="32"/>
      <w:sz w:val="32"/>
      <w:szCs w:val="32"/>
      <w:lang w:val="en-US" w:eastAsia="en-US" w:bidi="ar-SA"/>
    </w:rPr>
  </w:style>
  <w:style w:type="paragraph" w:customStyle="1" w:styleId="Contentsmainlisting">
    <w:name w:val="Contents main listing"/>
    <w:basedOn w:val="Normal"/>
    <w:rsid w:val="00864799"/>
    <w:pPr>
      <w:keepNext/>
      <w:tabs>
        <w:tab w:val="left" w:pos="426"/>
        <w:tab w:val="right" w:leader="dot" w:pos="8080"/>
        <w:tab w:val="right" w:pos="8221"/>
      </w:tabs>
      <w:spacing w:after="0" w:line="360" w:lineRule="auto"/>
      <w:jc w:val="left"/>
    </w:pPr>
    <w:rPr>
      <w:rFonts w:eastAsia="Times New Roman" w:cs="Times New Roman"/>
      <w:caps/>
      <w:szCs w:val="20"/>
    </w:rPr>
  </w:style>
  <w:style w:type="character" w:customStyle="1" w:styleId="prodetaiidesc1">
    <w:name w:val="pro_detaii_desc1"/>
    <w:rsid w:val="00864799"/>
    <w:rPr>
      <w:rFonts w:ascii="Tahoma" w:hAnsi="Tahoma" w:cs="Tahoma" w:hint="default"/>
      <w:color w:val="666666"/>
      <w:sz w:val="14"/>
      <w:szCs w:val="14"/>
    </w:rPr>
  </w:style>
  <w:style w:type="character" w:customStyle="1" w:styleId="spelle">
    <w:name w:val="spelle"/>
    <w:basedOn w:val="DefaultParagraphFont"/>
    <w:rsid w:val="00864799"/>
  </w:style>
  <w:style w:type="paragraph" w:customStyle="1" w:styleId="indexhometext">
    <w:name w:val="indexhometext"/>
    <w:basedOn w:val="Normal"/>
    <w:rsid w:val="00864799"/>
    <w:pPr>
      <w:spacing w:before="100" w:beforeAutospacing="1" w:after="100" w:afterAutospacing="1"/>
      <w:jc w:val="left"/>
    </w:pPr>
    <w:rPr>
      <w:rFonts w:eastAsia="Times New Roman" w:cs="Times New Roman"/>
      <w:szCs w:val="24"/>
    </w:rPr>
  </w:style>
  <w:style w:type="paragraph" w:customStyle="1" w:styleId="CharChar4CharChar">
    <w:name w:val="Char Char4 Char Char"/>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864799"/>
    <w:rPr>
      <w:rFonts w:ascii="Cambria" w:hAnsi="Cambria"/>
      <w:b/>
      <w:bCs/>
      <w:kern w:val="32"/>
      <w:sz w:val="32"/>
      <w:szCs w:val="32"/>
      <w:lang w:val="en-US" w:eastAsia="en-US" w:bidi="ar-SA"/>
    </w:rPr>
  </w:style>
  <w:style w:type="character" w:customStyle="1" w:styleId="grame">
    <w:name w:val="grame"/>
    <w:basedOn w:val="DefaultParagraphFont"/>
    <w:rsid w:val="00864799"/>
  </w:style>
  <w:style w:type="character" w:customStyle="1" w:styleId="apple-tab-span">
    <w:name w:val="apple-tab-span"/>
    <w:basedOn w:val="DefaultParagraphFont"/>
    <w:rsid w:val="00864799"/>
  </w:style>
  <w:style w:type="paragraph" w:customStyle="1" w:styleId="CharChar4CharChar0">
    <w:name w:val="Char Char4 Char Char"/>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paragraph" w:customStyle="1" w:styleId="smalllistdot">
    <w:name w:val="smalllistdot"/>
    <w:basedOn w:val="Normal"/>
    <w:rsid w:val="00864799"/>
    <w:pPr>
      <w:spacing w:before="100" w:beforeAutospacing="1" w:after="100" w:afterAutospacing="1"/>
      <w:jc w:val="left"/>
    </w:pPr>
    <w:rPr>
      <w:rFonts w:eastAsia="Times New Roman" w:cs="Times New Roman"/>
      <w:szCs w:val="24"/>
    </w:rPr>
  </w:style>
  <w:style w:type="character" w:customStyle="1" w:styleId="TenMHMD">
    <w:name w:val="TenMHMD"/>
    <w:rsid w:val="00864799"/>
    <w:rPr>
      <w:rFonts w:ascii="Times New Roman" w:hAnsi="Times New Roman"/>
      <w:b/>
      <w:bCs/>
      <w:sz w:val="28"/>
    </w:rPr>
  </w:style>
  <w:style w:type="paragraph" w:customStyle="1" w:styleId="Tiep1">
    <w:name w:val="Tiep 1"/>
    <w:basedOn w:val="Normal"/>
    <w:rsid w:val="00864799"/>
    <w:pPr>
      <w:numPr>
        <w:numId w:val="6"/>
      </w:numPr>
      <w:spacing w:before="0" w:after="0" w:line="360" w:lineRule="exact"/>
    </w:pPr>
    <w:rPr>
      <w:rFonts w:eastAsia="Times New Roman" w:cs="Times New Roman"/>
      <w:sz w:val="28"/>
      <w:szCs w:val="28"/>
    </w:rPr>
  </w:style>
  <w:style w:type="numbering" w:customStyle="1" w:styleId="NoList2">
    <w:name w:val="No List2"/>
    <w:next w:val="NoList"/>
    <w:semiHidden/>
    <w:unhideWhenUsed/>
    <w:rsid w:val="00864799"/>
  </w:style>
  <w:style w:type="character" w:customStyle="1" w:styleId="DocumentMapChar1">
    <w:name w:val="Document Map Char1"/>
    <w:rsid w:val="00864799"/>
    <w:rPr>
      <w:rFonts w:ascii="Tahoma" w:hAnsi="Tahoma" w:cs="Tahoma"/>
      <w:sz w:val="16"/>
      <w:szCs w:val="16"/>
    </w:rPr>
  </w:style>
  <w:style w:type="paragraph" w:customStyle="1" w:styleId="ac">
    <w:name w:val="(文字) (文字)"/>
    <w:basedOn w:val="Normal"/>
    <w:rsid w:val="00864799"/>
    <w:pPr>
      <w:spacing w:before="0" w:after="160" w:line="240" w:lineRule="exact"/>
      <w:jc w:val="left"/>
    </w:pPr>
    <w:rPr>
      <w:rFonts w:ascii="Tahoma" w:eastAsia="Times New Roman" w:hAnsi="Tahoma" w:cs="Tahoma"/>
      <w:sz w:val="20"/>
      <w:szCs w:val="20"/>
    </w:rPr>
  </w:style>
  <w:style w:type="paragraph" w:customStyle="1" w:styleId="CharCharCharCharCharChar">
    <w:name w:val="Char Char Char Char Char Char"/>
    <w:basedOn w:val="Normal"/>
    <w:rsid w:val="00864799"/>
    <w:pPr>
      <w:spacing w:before="0" w:after="160" w:line="240" w:lineRule="exact"/>
      <w:ind w:left="57" w:right="57"/>
    </w:pPr>
    <w:rPr>
      <w:rFonts w:ascii="Tahoma" w:eastAsia="Times New Roman" w:hAnsi="Tahoma" w:cs="Tahoma"/>
      <w:sz w:val="20"/>
      <w:szCs w:val="20"/>
    </w:rPr>
  </w:style>
  <w:style w:type="paragraph" w:customStyle="1" w:styleId="font8">
    <w:name w:val="font8"/>
    <w:basedOn w:val="Normal"/>
    <w:rsid w:val="00864799"/>
    <w:pPr>
      <w:spacing w:before="100" w:beforeAutospacing="1" w:after="100" w:afterAutospacing="1"/>
      <w:ind w:left="57" w:right="57"/>
    </w:pPr>
    <w:rPr>
      <w:rFonts w:ascii="Symbol" w:eastAsia="Times New Roman" w:hAnsi="Symbol" w:cs="Times New Roman"/>
      <w:i/>
      <w:iCs/>
      <w:color w:val="0000FF"/>
      <w:sz w:val="28"/>
      <w:szCs w:val="28"/>
    </w:rPr>
  </w:style>
  <w:style w:type="paragraph" w:customStyle="1" w:styleId="CharChar2CharChar">
    <w:name w:val="Char Char2 Char Char"/>
    <w:basedOn w:val="Normal"/>
    <w:autoRedefine/>
    <w:rsid w:val="00864799"/>
    <w:pPr>
      <w:pageBreakBefore/>
      <w:tabs>
        <w:tab w:val="left" w:pos="850"/>
        <w:tab w:val="left" w:pos="1191"/>
        <w:tab w:val="left" w:pos="1531"/>
      </w:tabs>
      <w:spacing w:before="0"/>
      <w:ind w:left="57" w:right="57"/>
      <w:jc w:val="center"/>
    </w:pPr>
    <w:rPr>
      <w:rFonts w:ascii="Tahoma" w:eastAsia="Times New Roman" w:hAnsi="Tahoma" w:cs="Tahoma"/>
      <w:bCs/>
      <w:iCs/>
      <w:color w:val="FFFFFF"/>
      <w:spacing w:val="20"/>
      <w:sz w:val="22"/>
      <w:lang w:val="en-GB" w:eastAsia="zh-CN"/>
    </w:rPr>
  </w:style>
  <w:style w:type="paragraph" w:customStyle="1" w:styleId="indentpara">
    <w:name w:val="indent para"/>
    <w:basedOn w:val="Normal"/>
    <w:rsid w:val="00864799"/>
    <w:pPr>
      <w:spacing w:before="0" w:after="180" w:line="360" w:lineRule="exact"/>
      <w:ind w:left="57" w:right="57" w:firstLine="425"/>
    </w:pPr>
    <w:rPr>
      <w:rFonts w:ascii=".VnArial" w:eastAsia="Times New Roman" w:hAnsi=".VnArial" w:cs="Times New Roman"/>
      <w:color w:val="000000"/>
      <w:sz w:val="26"/>
      <w:szCs w:val="26"/>
      <w:lang w:eastAsia="ko-KR"/>
    </w:rPr>
  </w:style>
  <w:style w:type="paragraph" w:customStyle="1" w:styleId="CharChar2CharChar0">
    <w:name w:val="Char Char2 Char Char"/>
    <w:basedOn w:val="Normal"/>
    <w:autoRedefine/>
    <w:rsid w:val="00864799"/>
    <w:pPr>
      <w:pageBreakBefore/>
      <w:tabs>
        <w:tab w:val="left" w:pos="850"/>
        <w:tab w:val="left" w:pos="1191"/>
        <w:tab w:val="left" w:pos="1531"/>
      </w:tabs>
      <w:spacing w:before="0"/>
      <w:ind w:left="57" w:right="57"/>
      <w:jc w:val="center"/>
    </w:pPr>
    <w:rPr>
      <w:rFonts w:ascii="Tahoma" w:eastAsia="Times New Roman" w:hAnsi="Tahoma" w:cs="Tahoma"/>
      <w:bCs/>
      <w:iCs/>
      <w:color w:val="FFFFFF"/>
      <w:spacing w:val="20"/>
      <w:sz w:val="22"/>
      <w:lang w:val="en-GB" w:eastAsia="zh-CN"/>
    </w:rPr>
  </w:style>
  <w:style w:type="paragraph" w:customStyle="1" w:styleId="chitiet29">
    <w:name w:val="chitiet_29"/>
    <w:basedOn w:val="Normal"/>
    <w:rsid w:val="00864799"/>
    <w:pPr>
      <w:spacing w:before="100" w:beforeAutospacing="1" w:after="100" w:afterAutospacing="1"/>
      <w:jc w:val="left"/>
    </w:pPr>
    <w:rPr>
      <w:rFonts w:eastAsia="Times New Roman" w:cs="Times New Roman"/>
      <w:szCs w:val="24"/>
    </w:rPr>
  </w:style>
  <w:style w:type="paragraph" w:customStyle="1" w:styleId="DACUMcharttext">
    <w:name w:val="DACUM chart text"/>
    <w:basedOn w:val="Normal"/>
    <w:rsid w:val="00864799"/>
    <w:pPr>
      <w:spacing w:before="40" w:after="40"/>
      <w:jc w:val="left"/>
    </w:pPr>
    <w:rPr>
      <w:rFonts w:ascii=".VnArial" w:eastAsia="Times New Roman" w:hAnsi=".VnArial" w:cs="Times New Roman"/>
      <w:b/>
      <w:sz w:val="18"/>
      <w:szCs w:val="18"/>
      <w:lang w:eastAsia="ko-KR"/>
    </w:rPr>
  </w:style>
  <w:style w:type="paragraph" w:customStyle="1" w:styleId="font9">
    <w:name w:val="font9"/>
    <w:basedOn w:val="Normal"/>
    <w:rsid w:val="00864799"/>
    <w:pPr>
      <w:spacing w:before="100" w:beforeAutospacing="1" w:after="100" w:afterAutospacing="1"/>
      <w:jc w:val="left"/>
    </w:pPr>
    <w:rPr>
      <w:rFonts w:eastAsia="Times New Roman" w:cs="Times New Roman"/>
      <w:b/>
      <w:bCs/>
      <w:color w:val="339966"/>
      <w:sz w:val="28"/>
      <w:szCs w:val="28"/>
    </w:rPr>
  </w:style>
  <w:style w:type="paragraph" w:customStyle="1" w:styleId="font10">
    <w:name w:val="font10"/>
    <w:basedOn w:val="Normal"/>
    <w:rsid w:val="00864799"/>
    <w:pPr>
      <w:spacing w:before="100" w:beforeAutospacing="1" w:after="100" w:afterAutospacing="1"/>
      <w:jc w:val="left"/>
    </w:pPr>
    <w:rPr>
      <w:rFonts w:ascii="Symbol" w:eastAsia="Times New Roman" w:hAnsi="Symbol" w:cs="Times New Roman"/>
      <w:color w:val="339966"/>
      <w:sz w:val="28"/>
      <w:szCs w:val="28"/>
    </w:rPr>
  </w:style>
  <w:style w:type="paragraph" w:customStyle="1" w:styleId="font11">
    <w:name w:val="font11"/>
    <w:basedOn w:val="Normal"/>
    <w:rsid w:val="00864799"/>
    <w:pPr>
      <w:spacing w:before="100" w:beforeAutospacing="1" w:after="100" w:afterAutospacing="1"/>
      <w:jc w:val="left"/>
    </w:pPr>
    <w:rPr>
      <w:rFonts w:eastAsia="Times New Roman" w:cs="Times New Roman"/>
      <w:color w:val="339966"/>
      <w:sz w:val="28"/>
      <w:szCs w:val="28"/>
    </w:rPr>
  </w:style>
  <w:style w:type="character" w:customStyle="1" w:styleId="count">
    <w:name w:val="count"/>
    <w:basedOn w:val="DefaultParagraphFont"/>
    <w:rsid w:val="00864799"/>
  </w:style>
  <w:style w:type="character" w:customStyle="1" w:styleId="textblackj">
    <w:name w:val="textblackj"/>
    <w:basedOn w:val="DefaultParagraphFont"/>
    <w:rsid w:val="00864799"/>
  </w:style>
  <w:style w:type="paragraph" w:customStyle="1" w:styleId="muc1">
    <w:name w:val="muc1"/>
    <w:basedOn w:val="Normal"/>
    <w:rsid w:val="00864799"/>
    <w:pPr>
      <w:tabs>
        <w:tab w:val="num" w:pos="1080"/>
      </w:tabs>
      <w:spacing w:before="0" w:after="0" w:line="360" w:lineRule="auto"/>
      <w:ind w:left="1080" w:hanging="360"/>
    </w:pPr>
    <w:rPr>
      <w:rFonts w:eastAsia="Times New Roman" w:cs="Times New Roman"/>
      <w:b/>
      <w:spacing w:val="4"/>
      <w:sz w:val="26"/>
      <w:szCs w:val="28"/>
    </w:rPr>
  </w:style>
  <w:style w:type="paragraph" w:customStyle="1" w:styleId="Muc20">
    <w:name w:val="Muc2"/>
    <w:basedOn w:val="Heading2"/>
    <w:rsid w:val="00864799"/>
    <w:pPr>
      <w:keepNext w:val="0"/>
      <w:keepLines w:val="0"/>
      <w:shd w:val="clear" w:color="auto" w:fill="FFFFFF"/>
      <w:tabs>
        <w:tab w:val="clear" w:pos="1440"/>
      </w:tabs>
      <w:spacing w:before="120" w:after="120"/>
      <w:ind w:left="0" w:firstLine="0"/>
      <w:jc w:val="both"/>
    </w:pPr>
    <w:rPr>
      <w:rFonts w:eastAsia="Times New Roman" w:cs="Times New Roman"/>
      <w:b/>
      <w:iCs/>
      <w:kern w:val="28"/>
      <w:position w:val="10"/>
    </w:rPr>
  </w:style>
  <w:style w:type="paragraph" w:customStyle="1" w:styleId="chng">
    <w:name w:val="chương"/>
    <w:basedOn w:val="Normal"/>
    <w:rsid w:val="00864799"/>
    <w:pPr>
      <w:spacing w:before="0" w:after="0"/>
      <w:jc w:val="center"/>
    </w:pPr>
    <w:rPr>
      <w:rFonts w:eastAsia="Times New Roman" w:cs="Times New Roman"/>
      <w:b/>
      <w:spacing w:val="4"/>
      <w:sz w:val="28"/>
      <w:szCs w:val="28"/>
    </w:rPr>
  </w:style>
  <w:style w:type="paragraph" w:customStyle="1" w:styleId="muc3">
    <w:name w:val="muc3"/>
    <w:basedOn w:val="Normal"/>
    <w:rsid w:val="00864799"/>
    <w:pPr>
      <w:spacing w:before="0" w:after="0" w:line="360" w:lineRule="auto"/>
    </w:pPr>
    <w:rPr>
      <w:rFonts w:eastAsia="Times New Roman" w:cs="Times New Roman"/>
      <w:i/>
      <w:iCs/>
      <w:sz w:val="26"/>
      <w:szCs w:val="26"/>
    </w:rPr>
  </w:style>
  <w:style w:type="paragraph" w:customStyle="1" w:styleId="TIEUDE0">
    <w:name w:val="TIEU DE"/>
    <w:basedOn w:val="Normal"/>
    <w:rsid w:val="00864799"/>
    <w:pPr>
      <w:spacing w:before="0" w:after="0"/>
      <w:jc w:val="center"/>
    </w:pPr>
    <w:rPr>
      <w:rFonts w:eastAsia="Times New Roman" w:cs="Times New Roman"/>
      <w:b/>
      <w:spacing w:val="4"/>
      <w:sz w:val="28"/>
      <w:szCs w:val="28"/>
    </w:rPr>
  </w:style>
  <w:style w:type="paragraph" w:customStyle="1" w:styleId="TIEUDE1">
    <w:name w:val="TIEU DE1"/>
    <w:basedOn w:val="muc1"/>
    <w:rsid w:val="00864799"/>
    <w:pPr>
      <w:tabs>
        <w:tab w:val="clear" w:pos="1080"/>
      </w:tabs>
      <w:ind w:left="0" w:firstLine="0"/>
    </w:pPr>
    <w:rPr>
      <w:kern w:val="28"/>
    </w:rPr>
  </w:style>
  <w:style w:type="paragraph" w:customStyle="1" w:styleId="TIEUDE2">
    <w:name w:val="TIEU DE2"/>
    <w:basedOn w:val="muc2"/>
    <w:rsid w:val="00864799"/>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864799"/>
  </w:style>
  <w:style w:type="paragraph" w:customStyle="1" w:styleId="TIEUDEBO">
    <w:name w:val="TIEU DE BO"/>
    <w:basedOn w:val="TIEUDE0"/>
    <w:rsid w:val="00864799"/>
    <w:rPr>
      <w:noProof/>
    </w:rPr>
  </w:style>
  <w:style w:type="paragraph" w:customStyle="1" w:styleId="CharCharCharChar1">
    <w:name w:val="Char Char Char Char1"/>
    <w:basedOn w:val="Normal"/>
    <w:rsid w:val="00864799"/>
    <w:pPr>
      <w:spacing w:before="0" w:after="160" w:line="240" w:lineRule="exact"/>
      <w:jc w:val="left"/>
    </w:pPr>
    <w:rPr>
      <w:rFonts w:ascii="Verdana" w:eastAsia="Times New Roman" w:hAnsi="Verdana" w:cs="Times New Roman"/>
      <w:sz w:val="20"/>
      <w:szCs w:val="20"/>
    </w:rPr>
  </w:style>
  <w:style w:type="character" w:customStyle="1" w:styleId="sanphamchubinhthuong">
    <w:name w:val="sanpham_chubinhthuong"/>
    <w:basedOn w:val="DefaultParagraphFont"/>
    <w:rsid w:val="00864799"/>
  </w:style>
  <w:style w:type="paragraph" w:customStyle="1" w:styleId="colheader">
    <w:name w:val="colheader"/>
    <w:basedOn w:val="Normal"/>
    <w:rsid w:val="00864799"/>
    <w:pPr>
      <w:spacing w:before="100" w:beforeAutospacing="1" w:after="100" w:afterAutospacing="1"/>
      <w:jc w:val="left"/>
    </w:pPr>
    <w:rPr>
      <w:rFonts w:eastAsia="Times New Roman" w:cs="Times New Roman"/>
      <w:szCs w:val="24"/>
    </w:rPr>
  </w:style>
  <w:style w:type="character" w:customStyle="1" w:styleId="titlefull">
    <w:name w:val="title full"/>
    <w:basedOn w:val="DefaultParagraphFont"/>
    <w:rsid w:val="00864799"/>
  </w:style>
  <w:style w:type="paragraph" w:customStyle="1" w:styleId="CharCharCharChar10">
    <w:name w:val="Char Char Char Char1"/>
    <w:basedOn w:val="Normal"/>
    <w:autoRedefine/>
    <w:rsid w:val="00864799"/>
    <w:pPr>
      <w:pageBreakBefore/>
      <w:tabs>
        <w:tab w:val="left" w:pos="850"/>
        <w:tab w:val="left" w:pos="1191"/>
        <w:tab w:val="left" w:pos="1531"/>
      </w:tabs>
      <w:spacing w:before="0"/>
      <w:jc w:val="center"/>
    </w:pPr>
    <w:rPr>
      <w:rFonts w:ascii="Tahoma" w:eastAsia="Times New Roman" w:hAnsi="Tahoma" w:cs="Tahoma"/>
      <w:bCs/>
      <w:iCs/>
      <w:color w:val="FFFFFF"/>
      <w:spacing w:val="20"/>
      <w:sz w:val="22"/>
      <w:lang w:val="en-GB" w:eastAsia="zh-CN"/>
    </w:rPr>
  </w:style>
  <w:style w:type="character" w:customStyle="1" w:styleId="slimspacer1">
    <w:name w:val="slimspacer1"/>
    <w:rsid w:val="00864799"/>
    <w:rPr>
      <w:rFonts w:ascii="Verdana" w:hAnsi="Verdana" w:hint="default"/>
      <w:b w:val="0"/>
      <w:bCs w:val="0"/>
      <w:color w:val="121212"/>
      <w:sz w:val="13"/>
      <w:szCs w:val="13"/>
    </w:rPr>
  </w:style>
  <w:style w:type="paragraph" w:customStyle="1" w:styleId="para">
    <w:name w:val="para"/>
    <w:basedOn w:val="Normal"/>
    <w:rsid w:val="00864799"/>
    <w:pPr>
      <w:spacing w:before="100" w:beforeAutospacing="1" w:after="100" w:afterAutospacing="1"/>
      <w:jc w:val="left"/>
    </w:pPr>
    <w:rPr>
      <w:rFonts w:eastAsia="Times New Roman" w:cs="Times New Roman"/>
      <w:szCs w:val="24"/>
    </w:rPr>
  </w:style>
  <w:style w:type="paragraph" w:customStyle="1" w:styleId="GridTable31">
    <w:name w:val="Grid Table 31"/>
    <w:basedOn w:val="Heading1"/>
    <w:next w:val="Normal"/>
    <w:rsid w:val="00864799"/>
    <w:pPr>
      <w:tabs>
        <w:tab w:val="clear" w:pos="720"/>
      </w:tabs>
      <w:spacing w:before="480" w:line="276" w:lineRule="auto"/>
      <w:ind w:left="0" w:firstLine="0"/>
      <w:jc w:val="center"/>
      <w:outlineLvl w:val="9"/>
    </w:pPr>
    <w:rPr>
      <w:rFonts w:ascii="Cambria" w:eastAsia="MS Gothic" w:hAnsi="Cambria" w:cs="Times New Roman"/>
      <w:bCs/>
      <w:color w:val="365F91"/>
      <w:szCs w:val="28"/>
      <w:lang w:eastAsia="ja-JP"/>
    </w:rPr>
  </w:style>
  <w:style w:type="character" w:customStyle="1" w:styleId="ircsu">
    <w:name w:val="irc_su"/>
    <w:rsid w:val="00864799"/>
  </w:style>
  <w:style w:type="character" w:customStyle="1" w:styleId="NoSpacingChar">
    <w:name w:val="No Spacing Char"/>
    <w:link w:val="NoSpacing"/>
    <w:locked/>
    <w:rsid w:val="00864799"/>
  </w:style>
  <w:style w:type="paragraph" w:customStyle="1" w:styleId="GridTable311">
    <w:name w:val="Grid Table 311"/>
    <w:basedOn w:val="Heading1"/>
    <w:next w:val="Normal"/>
    <w:rsid w:val="00864799"/>
    <w:pPr>
      <w:tabs>
        <w:tab w:val="clear" w:pos="720"/>
      </w:tabs>
      <w:spacing w:before="480" w:line="276" w:lineRule="auto"/>
      <w:ind w:left="0" w:firstLine="0"/>
      <w:jc w:val="center"/>
      <w:outlineLvl w:val="9"/>
    </w:pPr>
    <w:rPr>
      <w:rFonts w:ascii="Cambria" w:eastAsia="MS Gothic" w:hAnsi="Cambria" w:cs="Times New Roman"/>
      <w:bCs/>
      <w:color w:val="365F91"/>
      <w:sz w:val="28"/>
      <w:szCs w:val="28"/>
      <w:lang w:eastAsia="ja-JP"/>
    </w:rPr>
  </w:style>
  <w:style w:type="character" w:styleId="PlaceholderText">
    <w:name w:val="Placeholder Text"/>
    <w:rsid w:val="00864799"/>
    <w:rPr>
      <w:rFonts w:cs="Times New Roman"/>
      <w:color w:val="808080"/>
    </w:rPr>
  </w:style>
  <w:style w:type="paragraph" w:customStyle="1" w:styleId="Standard">
    <w:name w:val="Standard"/>
    <w:rsid w:val="00864799"/>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character" w:customStyle="1" w:styleId="introtext">
    <w:name w:val="introtext"/>
    <w:rsid w:val="00864799"/>
    <w:rPr>
      <w:rFonts w:cs="Times New Roman"/>
    </w:rPr>
  </w:style>
  <w:style w:type="character" w:customStyle="1" w:styleId="btCharChar">
    <w:name w:val="bt Char Char"/>
    <w:locked/>
    <w:rsid w:val="00864799"/>
    <w:rPr>
      <w:sz w:val="28"/>
      <w:szCs w:val="28"/>
      <w:lang w:val="en-US" w:eastAsia="en-US" w:bidi="ar-SA"/>
    </w:rPr>
  </w:style>
  <w:style w:type="paragraph" w:customStyle="1" w:styleId="Index">
    <w:name w:val="Index"/>
    <w:basedOn w:val="Normal"/>
    <w:rsid w:val="00864799"/>
    <w:pPr>
      <w:suppressLineNumbers/>
      <w:suppressAutoHyphens/>
      <w:spacing w:before="0" w:after="0"/>
      <w:jc w:val="left"/>
    </w:pPr>
    <w:rPr>
      <w:rFonts w:eastAsia="Times New Roman" w:cs="Mangal"/>
      <w:szCs w:val="24"/>
      <w:lang w:eastAsia="ar-SA"/>
    </w:rPr>
  </w:style>
  <w:style w:type="paragraph" w:customStyle="1" w:styleId="TableContents">
    <w:name w:val="Table Contents"/>
    <w:basedOn w:val="Normal"/>
    <w:rsid w:val="00864799"/>
    <w:pPr>
      <w:suppressLineNumbers/>
      <w:suppressAutoHyphens/>
      <w:spacing w:before="0" w:after="0"/>
      <w:jc w:val="left"/>
    </w:pPr>
    <w:rPr>
      <w:rFonts w:eastAsia="Times New Roman" w:cs="Times New Roman"/>
      <w:szCs w:val="24"/>
      <w:lang w:eastAsia="ar-SA"/>
    </w:rPr>
  </w:style>
  <w:style w:type="paragraph" w:customStyle="1" w:styleId="TableHeading">
    <w:name w:val="Table Heading"/>
    <w:basedOn w:val="TableContents"/>
    <w:rsid w:val="00864799"/>
    <w:pPr>
      <w:jc w:val="center"/>
    </w:pPr>
    <w:rPr>
      <w:b/>
      <w:bCs/>
    </w:rPr>
  </w:style>
  <w:style w:type="paragraph" w:customStyle="1" w:styleId="Framecontents">
    <w:name w:val="Frame contents"/>
    <w:basedOn w:val="BodyText"/>
    <w:rsid w:val="00864799"/>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paragraph" w:customStyle="1" w:styleId="CharChar4CharChar3">
    <w:name w:val="Char Char4 Char Char3"/>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paragraph" w:customStyle="1" w:styleId="CharChar4CharChar2">
    <w:name w:val="Char Char4 Char Char2"/>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paragraph" w:customStyle="1" w:styleId="CharCharCharCharCharCharChar1">
    <w:name w:val="Char Char Char Char Char Char Char1"/>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character" w:customStyle="1" w:styleId="CharChar51">
    <w:name w:val="Char Char51"/>
    <w:rsid w:val="00864799"/>
    <w:rPr>
      <w:rFonts w:ascii="Arial" w:hAnsi="Arial"/>
      <w:b/>
      <w:i/>
      <w:sz w:val="28"/>
      <w:lang w:val="en-US" w:eastAsia="en-US"/>
    </w:rPr>
  </w:style>
  <w:style w:type="character" w:customStyle="1" w:styleId="CharChar61">
    <w:name w:val="Char Char61"/>
    <w:rsid w:val="00864799"/>
    <w:rPr>
      <w:b/>
      <w:kern w:val="36"/>
      <w:sz w:val="48"/>
      <w:lang w:val="en-US" w:eastAsia="en-US"/>
    </w:rPr>
  </w:style>
  <w:style w:type="paragraph" w:customStyle="1" w:styleId="CharChar4CharChar1">
    <w:name w:val="Char Char4 Char Char1"/>
    <w:basedOn w:val="Normal"/>
    <w:autoRedefine/>
    <w:rsid w:val="00864799"/>
    <w:pPr>
      <w:pageBreakBefore/>
      <w:tabs>
        <w:tab w:val="left" w:pos="850"/>
        <w:tab w:val="left" w:pos="1191"/>
        <w:tab w:val="left" w:pos="1531"/>
      </w:tabs>
      <w:spacing w:before="0"/>
      <w:jc w:val="center"/>
    </w:pPr>
    <w:rPr>
      <w:rFonts w:ascii="Tahoma" w:eastAsia="MS Mincho" w:hAnsi="Tahoma" w:cs="Tahoma"/>
      <w:b/>
      <w:bCs/>
      <w:color w:val="FFFFFF"/>
      <w:spacing w:val="20"/>
      <w:sz w:val="22"/>
      <w:lang w:val="en-GB" w:eastAsia="zh-CN"/>
    </w:rPr>
  </w:style>
  <w:style w:type="paragraph" w:customStyle="1" w:styleId="ColorfulList-Accent12">
    <w:name w:val="Colorful List - Accent 12"/>
    <w:basedOn w:val="Normal"/>
    <w:qFormat/>
    <w:rsid w:val="00864799"/>
    <w:pPr>
      <w:spacing w:before="0" w:after="0"/>
      <w:ind w:left="720"/>
      <w:contextualSpacing/>
      <w:jc w:val="left"/>
    </w:pPr>
    <w:rPr>
      <w:rFonts w:ascii=".VnTime" w:eastAsia="Times New Roman" w:hAnsi=".VnTime" w:cs="Times New Roman"/>
      <w:sz w:val="28"/>
      <w:szCs w:val="28"/>
    </w:rPr>
  </w:style>
  <w:style w:type="paragraph" w:customStyle="1" w:styleId="ab0">
    <w:name w:val="ab"/>
    <w:basedOn w:val="Normal"/>
    <w:link w:val="abChar"/>
    <w:qFormat/>
    <w:rsid w:val="00864799"/>
    <w:pPr>
      <w:spacing w:before="0" w:after="0"/>
      <w:jc w:val="center"/>
    </w:pPr>
    <w:rPr>
      <w:rFonts w:eastAsia="Times New Roman" w:cs="Times New Roman"/>
      <w:b/>
      <w:bCs/>
      <w:sz w:val="40"/>
      <w:szCs w:val="40"/>
      <w:lang w:val="vi-VN" w:eastAsia="vi-VN"/>
    </w:rPr>
  </w:style>
  <w:style w:type="character" w:customStyle="1" w:styleId="abChar">
    <w:name w:val="ab Char"/>
    <w:link w:val="ab0"/>
    <w:rsid w:val="00864799"/>
    <w:rPr>
      <w:rFonts w:ascii="Times New Roman" w:eastAsia="Times New Roman" w:hAnsi="Times New Roman" w:cs="Times New Roman"/>
      <w:b/>
      <w:bCs/>
      <w:sz w:val="40"/>
      <w:szCs w:val="40"/>
      <w:lang w:val="vi-VN" w:eastAsia="vi-VN"/>
    </w:rPr>
  </w:style>
  <w:style w:type="paragraph" w:customStyle="1" w:styleId="ColorfulList-Accent11">
    <w:name w:val="Colorful List - Accent 11"/>
    <w:basedOn w:val="Normal"/>
    <w:qFormat/>
    <w:rsid w:val="00864799"/>
    <w:pPr>
      <w:spacing w:before="0" w:after="0"/>
      <w:ind w:left="720"/>
      <w:contextualSpacing/>
      <w:jc w:val="left"/>
    </w:pPr>
    <w:rPr>
      <w:rFonts w:ascii=".VnTime" w:eastAsia="Times New Roman" w:hAnsi=".VnTime" w:cs="Times New Roman"/>
      <w:sz w:val="28"/>
      <w:szCs w:val="28"/>
    </w:rPr>
  </w:style>
  <w:style w:type="character" w:customStyle="1" w:styleId="bChar">
    <w:name w:val="b Char"/>
    <w:link w:val="b"/>
    <w:rsid w:val="00864799"/>
    <w:rPr>
      <w:rFonts w:ascii=".VnHelvetInsH" w:eastAsia="Calibri" w:hAnsi=".VnHelvetInsH" w:cs="Times New Roman"/>
      <w:color w:val="000000"/>
      <w:sz w:val="26"/>
      <w:szCs w:val="26"/>
    </w:rPr>
  </w:style>
  <w:style w:type="character" w:customStyle="1" w:styleId="price">
    <w:name w:val="price"/>
    <w:rsid w:val="00864799"/>
  </w:style>
  <w:style w:type="character" w:customStyle="1" w:styleId="g5t9l5817iu1">
    <w:name w:val="g5t9l5817iu1"/>
    <w:rsid w:val="00864799"/>
  </w:style>
  <w:style w:type="paragraph" w:customStyle="1" w:styleId="font12">
    <w:name w:val="font12"/>
    <w:basedOn w:val="Normal"/>
    <w:rsid w:val="00864799"/>
    <w:pPr>
      <w:spacing w:before="100" w:beforeAutospacing="1" w:after="100" w:afterAutospacing="1"/>
      <w:jc w:val="left"/>
    </w:pPr>
    <w:rPr>
      <w:rFonts w:eastAsia="Times New Roman" w:cs="Times New Roman"/>
      <w:color w:val="000000"/>
      <w:sz w:val="28"/>
      <w:szCs w:val="28"/>
    </w:rPr>
  </w:style>
  <w:style w:type="paragraph" w:customStyle="1" w:styleId="font13">
    <w:name w:val="font13"/>
    <w:basedOn w:val="Normal"/>
    <w:rsid w:val="00864799"/>
    <w:pPr>
      <w:spacing w:before="100" w:beforeAutospacing="1" w:after="100" w:afterAutospacing="1"/>
      <w:jc w:val="left"/>
    </w:pPr>
    <w:rPr>
      <w:rFonts w:ascii="Tahoma" w:eastAsia="Times New Roman" w:hAnsi="Tahoma" w:cs="Tahoma"/>
      <w:b/>
      <w:bCs/>
      <w:color w:val="000000"/>
      <w:sz w:val="18"/>
      <w:szCs w:val="18"/>
    </w:rPr>
  </w:style>
  <w:style w:type="paragraph" w:customStyle="1" w:styleId="font14">
    <w:name w:val="font14"/>
    <w:basedOn w:val="Normal"/>
    <w:rsid w:val="00864799"/>
    <w:pPr>
      <w:spacing w:before="100" w:beforeAutospacing="1" w:after="100" w:afterAutospacing="1"/>
      <w:jc w:val="left"/>
    </w:pPr>
    <w:rPr>
      <w:rFonts w:ascii="Tahoma" w:eastAsia="Times New Roman" w:hAnsi="Tahoma" w:cs="Tahoma"/>
      <w:color w:val="000000"/>
      <w:sz w:val="18"/>
      <w:szCs w:val="18"/>
    </w:rPr>
  </w:style>
  <w:style w:type="paragraph" w:customStyle="1" w:styleId="font15">
    <w:name w:val="font15"/>
    <w:basedOn w:val="Normal"/>
    <w:rsid w:val="00864799"/>
    <w:pPr>
      <w:spacing w:before="100" w:beforeAutospacing="1" w:after="100" w:afterAutospacing="1"/>
      <w:jc w:val="left"/>
    </w:pPr>
    <w:rPr>
      <w:rFonts w:eastAsia="Times New Roman" w:cs="Times New Roman"/>
      <w:color w:val="000000"/>
      <w:sz w:val="41"/>
      <w:szCs w:val="41"/>
    </w:rPr>
  </w:style>
  <w:style w:type="paragraph" w:customStyle="1" w:styleId="font16">
    <w:name w:val="font16"/>
    <w:basedOn w:val="Normal"/>
    <w:rsid w:val="00864799"/>
    <w:pPr>
      <w:spacing w:before="100" w:beforeAutospacing="1" w:after="100" w:afterAutospacing="1"/>
      <w:jc w:val="left"/>
    </w:pPr>
    <w:rPr>
      <w:rFonts w:ascii="Calibri" w:eastAsia="Times New Roman" w:hAnsi="Calibri" w:cs="Calibri"/>
      <w:color w:val="000000"/>
      <w:sz w:val="28"/>
      <w:szCs w:val="28"/>
    </w:rPr>
  </w:style>
  <w:style w:type="paragraph" w:customStyle="1" w:styleId="font17">
    <w:name w:val="font17"/>
    <w:basedOn w:val="Normal"/>
    <w:rsid w:val="00864799"/>
    <w:pPr>
      <w:spacing w:before="100" w:beforeAutospacing="1" w:after="100" w:afterAutospacing="1"/>
      <w:jc w:val="left"/>
    </w:pPr>
    <w:rPr>
      <w:rFonts w:eastAsia="Times New Roman" w:cs="Times New Roman"/>
      <w:sz w:val="28"/>
      <w:szCs w:val="28"/>
    </w:rPr>
  </w:style>
  <w:style w:type="paragraph" w:customStyle="1" w:styleId="font18">
    <w:name w:val="font18"/>
    <w:basedOn w:val="Normal"/>
    <w:rsid w:val="00864799"/>
    <w:pPr>
      <w:spacing w:before="100" w:beforeAutospacing="1" w:after="100" w:afterAutospacing="1"/>
      <w:jc w:val="left"/>
    </w:pPr>
    <w:rPr>
      <w:rFonts w:eastAsia="Times New Roman" w:cs="Times New Roman"/>
      <w:sz w:val="28"/>
      <w:szCs w:val="28"/>
    </w:rPr>
  </w:style>
  <w:style w:type="paragraph" w:customStyle="1" w:styleId="font19">
    <w:name w:val="font19"/>
    <w:basedOn w:val="Normal"/>
    <w:rsid w:val="00864799"/>
    <w:pPr>
      <w:spacing w:before="100" w:beforeAutospacing="1" w:after="100" w:afterAutospacing="1"/>
      <w:jc w:val="left"/>
    </w:pPr>
    <w:rPr>
      <w:rFonts w:ascii="Arial" w:eastAsia="Times New Roman" w:hAnsi="Arial" w:cs="Arial"/>
      <w:sz w:val="28"/>
      <w:szCs w:val="28"/>
    </w:rPr>
  </w:style>
  <w:style w:type="character" w:customStyle="1" w:styleId="HeaderChar1">
    <w:name w:val="Header Char1"/>
    <w:semiHidden/>
    <w:rsid w:val="00864799"/>
    <w:rPr>
      <w:rFonts w:ascii="Times New Roman" w:eastAsia="Times New Roman" w:hAnsi="Times New Roman" w:cs="Times New Roman"/>
      <w:sz w:val="28"/>
      <w:szCs w:val="28"/>
      <w:lang w:val="vi-VN" w:eastAsia="vi-VN"/>
    </w:rPr>
  </w:style>
  <w:style w:type="character" w:customStyle="1" w:styleId="FooterChar1">
    <w:name w:val="Footer Char1"/>
    <w:semiHidden/>
    <w:rsid w:val="00864799"/>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864799"/>
    <w:pPr>
      <w:spacing w:before="100" w:beforeAutospacing="1" w:after="100" w:afterAutospacing="1"/>
      <w:jc w:val="left"/>
    </w:pPr>
    <w:rPr>
      <w:rFonts w:eastAsia="Times New Roman" w:cs="Times New Roman"/>
      <w:szCs w:val="24"/>
      <w:lang w:val="vi-VN" w:eastAsia="vi-VN"/>
    </w:rPr>
  </w:style>
  <w:style w:type="character" w:customStyle="1" w:styleId="cattitolo1">
    <w:name w:val="cattitolo1"/>
    <w:rsid w:val="00864799"/>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864799"/>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864799"/>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864799"/>
    <w:rPr>
      <w:sz w:val="24"/>
      <w:szCs w:val="24"/>
      <w:lang w:val="en-US" w:eastAsia="en-US" w:bidi="ar-SA"/>
    </w:rPr>
  </w:style>
  <w:style w:type="paragraph" w:customStyle="1" w:styleId="StyleHeading413ptNotBoldNotItalic">
    <w:name w:val="Style Heading 4 + 13 pt Not Bold Not Italic"/>
    <w:basedOn w:val="Heading4"/>
    <w:rsid w:val="00864799"/>
    <w:pPr>
      <w:keepLines w:val="0"/>
      <w:tabs>
        <w:tab w:val="clear" w:pos="2880"/>
      </w:tabs>
      <w:spacing w:before="120"/>
      <w:ind w:left="0" w:firstLine="0"/>
      <w:jc w:val="both"/>
    </w:pPr>
    <w:rPr>
      <w:rFonts w:eastAsia="Times New Roman" w:cs="Times New Roman"/>
      <w:iCs w:val="0"/>
      <w:color w:val="FF00FF"/>
      <w:sz w:val="26"/>
      <w:szCs w:val="20"/>
      <w:lang w:val="x-none" w:eastAsia="x-none"/>
    </w:rPr>
  </w:style>
  <w:style w:type="paragraph" w:customStyle="1" w:styleId="d2">
    <w:name w:val="d2"/>
    <w:basedOn w:val="Normal"/>
    <w:autoRedefine/>
    <w:rsid w:val="00864799"/>
    <w:pPr>
      <w:autoSpaceDE w:val="0"/>
      <w:autoSpaceDN w:val="0"/>
      <w:adjustRightInd w:val="0"/>
      <w:jc w:val="left"/>
    </w:pPr>
    <w:rPr>
      <w:rFonts w:eastAsia="Times New Roman" w:cs="Times New Roman"/>
      <w:b/>
      <w:bCs/>
      <w:color w:val="FF0000"/>
      <w:sz w:val="28"/>
      <w:szCs w:val="28"/>
      <w:lang w:val="nl-NL"/>
    </w:rPr>
  </w:style>
  <w:style w:type="paragraph" w:customStyle="1" w:styleId="Char51">
    <w:name w:val="Char51"/>
    <w:basedOn w:val="Normal"/>
    <w:autoRedefine/>
    <w:rsid w:val="00864799"/>
    <w:pPr>
      <w:pageBreakBefore/>
      <w:tabs>
        <w:tab w:val="left" w:pos="850"/>
        <w:tab w:val="left" w:pos="1191"/>
        <w:tab w:val="left" w:pos="1531"/>
      </w:tabs>
      <w:spacing w:before="60"/>
      <w:jc w:val="center"/>
    </w:pPr>
    <w:rPr>
      <w:rFonts w:ascii="Tahoma" w:eastAsia="MS Mincho" w:hAnsi="Tahoma" w:cs="Tahoma"/>
      <w:b/>
      <w:bCs/>
      <w:color w:val="FFFFFF"/>
      <w:spacing w:val="20"/>
      <w:sz w:val="22"/>
      <w:lang w:val="en-GB" w:eastAsia="zh-CN"/>
    </w:rPr>
  </w:style>
  <w:style w:type="paragraph" w:customStyle="1" w:styleId="10Cachdong">
    <w:name w:val="10. Cach dong"/>
    <w:basedOn w:val="Normal"/>
    <w:link w:val="10CachdongChar"/>
    <w:qFormat/>
    <w:rsid w:val="00864799"/>
    <w:pPr>
      <w:spacing w:before="0" w:after="0"/>
      <w:jc w:val="center"/>
    </w:pPr>
    <w:rPr>
      <w:rFonts w:eastAsia="Batang" w:cs="Times New Roman"/>
      <w:sz w:val="28"/>
      <w:szCs w:val="26"/>
      <w:lang w:val="x-none" w:eastAsia="x-none"/>
    </w:rPr>
  </w:style>
  <w:style w:type="character" w:customStyle="1" w:styleId="10CachdongChar">
    <w:name w:val="10. Cach dong Char"/>
    <w:link w:val="10Cachdong"/>
    <w:rsid w:val="00864799"/>
    <w:rPr>
      <w:rFonts w:ascii="Times New Roman" w:eastAsia="Batang" w:hAnsi="Times New Roman" w:cs="Times New Roman"/>
      <w:sz w:val="28"/>
      <w:szCs w:val="26"/>
      <w:lang w:val="x-none" w:eastAsia="x-none"/>
    </w:rPr>
  </w:style>
  <w:style w:type="character" w:customStyle="1" w:styleId="heading4-h">
    <w:name w:val="heading4-h"/>
    <w:basedOn w:val="DefaultParagraphFont"/>
    <w:rsid w:val="00864799"/>
  </w:style>
  <w:style w:type="paragraph" w:customStyle="1" w:styleId="Reference">
    <w:name w:val="Reference"/>
    <w:basedOn w:val="Form"/>
    <w:next w:val="Form"/>
    <w:rsid w:val="00864799"/>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864799"/>
    <w:pPr>
      <w:spacing w:after="0"/>
      <w:ind w:firstLine="340"/>
      <w:jc w:val="center"/>
    </w:pPr>
    <w:rPr>
      <w:rFonts w:eastAsia="Times New Roman" w:cs="Times New Roman"/>
      <w:b/>
      <w:bCs/>
      <w:i/>
      <w:sz w:val="28"/>
      <w:szCs w:val="28"/>
    </w:rPr>
  </w:style>
  <w:style w:type="paragraph" w:customStyle="1" w:styleId="CM2">
    <w:name w:val="CM2"/>
    <w:basedOn w:val="Default"/>
    <w:next w:val="Default"/>
    <w:rsid w:val="00864799"/>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864799"/>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864799"/>
    <w:pPr>
      <w:widowControl w:val="0"/>
    </w:pPr>
    <w:rPr>
      <w:rFonts w:ascii="Vn Arial HBold" w:hAnsi="Vn Arial HBold" w:cs="Vn Arial HBold"/>
      <w:color w:val="auto"/>
    </w:rPr>
  </w:style>
  <w:style w:type="paragraph" w:customStyle="1" w:styleId="Tieude3">
    <w:name w:val="Tieu de 3"/>
    <w:basedOn w:val="Normal"/>
    <w:rsid w:val="00864799"/>
    <w:pPr>
      <w:numPr>
        <w:numId w:val="7"/>
      </w:numPr>
      <w:spacing w:before="0" w:after="0" w:line="288" w:lineRule="auto"/>
    </w:pPr>
    <w:rPr>
      <w:rFonts w:ascii=".VnTime" w:eastAsia="Times New Roman" w:hAnsi=".VnTime" w:cs="Times New Roman"/>
      <w:b/>
      <w:i/>
      <w:sz w:val="28"/>
      <w:szCs w:val="20"/>
    </w:rPr>
  </w:style>
  <w:style w:type="paragraph" w:customStyle="1" w:styleId="Anh-bia-W">
    <w:name w:val="Anh-bia-W"/>
    <w:basedOn w:val="Normal"/>
    <w:rsid w:val="00864799"/>
    <w:pPr>
      <w:spacing w:before="360" w:after="240" w:line="360" w:lineRule="auto"/>
      <w:jc w:val="center"/>
    </w:pPr>
    <w:rPr>
      <w:rFonts w:ascii=".VnArial" w:eastAsia="Times New Roman" w:hAnsi=".VnArial" w:cs="Times New Roman"/>
      <w:b/>
      <w:i/>
      <w:spacing w:val="5"/>
      <w:szCs w:val="20"/>
    </w:rPr>
  </w:style>
  <w:style w:type="paragraph" w:customStyle="1" w:styleId="muc10">
    <w:name w:val="muc_1"/>
    <w:basedOn w:val="Normal"/>
    <w:link w:val="muc1Char"/>
    <w:rsid w:val="00864799"/>
    <w:pPr>
      <w:tabs>
        <w:tab w:val="num" w:pos="360"/>
      </w:tabs>
      <w:autoSpaceDE w:val="0"/>
      <w:autoSpaceDN w:val="0"/>
      <w:adjustRightInd w:val="0"/>
      <w:snapToGrid w:val="0"/>
      <w:spacing w:before="60" w:after="0" w:line="288" w:lineRule="auto"/>
      <w:ind w:left="360" w:hanging="360"/>
      <w:outlineLvl w:val="0"/>
    </w:pPr>
    <w:rPr>
      <w:rFonts w:ascii="Arial" w:eastAsia="SimSun" w:hAnsi="Arial" w:cs="Times New Roman"/>
      <w:b/>
      <w:noProof/>
      <w:szCs w:val="24"/>
      <w:lang w:val="x-none" w:eastAsia="x-none"/>
    </w:rPr>
  </w:style>
  <w:style w:type="character" w:customStyle="1" w:styleId="bodyChar">
    <w:name w:val="body Char"/>
    <w:rsid w:val="00864799"/>
    <w:rPr>
      <w:rFonts w:ascii="Arial" w:eastAsia="SimSun" w:hAnsi="Arial" w:cs="Times New Roman"/>
      <w:lang w:eastAsia="en-US"/>
    </w:rPr>
  </w:style>
  <w:style w:type="character" w:customStyle="1" w:styleId="muc1Char">
    <w:name w:val="muc_1 Char"/>
    <w:link w:val="muc10"/>
    <w:rsid w:val="00864799"/>
    <w:rPr>
      <w:rFonts w:ascii="Arial" w:eastAsia="SimSun" w:hAnsi="Arial" w:cs="Times New Roman"/>
      <w:b/>
      <w:noProof/>
      <w:sz w:val="24"/>
      <w:szCs w:val="24"/>
      <w:lang w:val="x-none" w:eastAsia="x-none"/>
    </w:rPr>
  </w:style>
  <w:style w:type="paragraph" w:customStyle="1" w:styleId="dieu1">
    <w:name w:val="dieu1"/>
    <w:basedOn w:val="Normal"/>
    <w:semiHidden/>
    <w:rsid w:val="00864799"/>
    <w:pPr>
      <w:numPr>
        <w:ilvl w:val="1"/>
        <w:numId w:val="8"/>
      </w:numPr>
      <w:spacing w:line="288" w:lineRule="auto"/>
      <w:outlineLvl w:val="1"/>
    </w:pPr>
    <w:rPr>
      <w:rFonts w:ascii=".VnArial" w:eastAsia="SimSun" w:hAnsi=".VnArial" w:cs="Arial"/>
      <w:sz w:val="22"/>
      <w:lang w:val="vi-VN" w:eastAsia="zh-CN"/>
    </w:rPr>
  </w:style>
  <w:style w:type="paragraph" w:customStyle="1" w:styleId="muc11">
    <w:name w:val="muc_11"/>
    <w:basedOn w:val="Normal"/>
    <w:link w:val="muc11Char"/>
    <w:rsid w:val="00864799"/>
    <w:pPr>
      <w:numPr>
        <w:ilvl w:val="1"/>
        <w:numId w:val="9"/>
      </w:numPr>
      <w:tabs>
        <w:tab w:val="left" w:pos="1080"/>
      </w:tabs>
      <w:autoSpaceDE w:val="0"/>
      <w:autoSpaceDN w:val="0"/>
      <w:adjustRightInd w:val="0"/>
      <w:spacing w:before="60" w:after="0" w:line="288" w:lineRule="auto"/>
      <w:outlineLvl w:val="1"/>
    </w:pPr>
    <w:rPr>
      <w:rFonts w:ascii="Arial" w:eastAsia="SimSun" w:hAnsi="Arial" w:cs="Times New Roman"/>
      <w:b/>
      <w:bCs/>
      <w:noProof/>
      <w:color w:val="000000"/>
      <w:sz w:val="22"/>
      <w:lang w:val="x-none" w:eastAsia="x-none"/>
    </w:rPr>
  </w:style>
  <w:style w:type="character" w:customStyle="1" w:styleId="muc11Char">
    <w:name w:val="muc_11 Char"/>
    <w:link w:val="muc11"/>
    <w:rsid w:val="00864799"/>
    <w:rPr>
      <w:rFonts w:ascii="Arial" w:eastAsia="SimSun" w:hAnsi="Arial" w:cs="Times New Roman"/>
      <w:b/>
      <w:bCs/>
      <w:noProof/>
      <w:color w:val="000000"/>
      <w:lang w:val="x-none" w:eastAsia="x-none"/>
    </w:rPr>
  </w:style>
  <w:style w:type="paragraph" w:customStyle="1" w:styleId="Co9th">
    <w:name w:val="Co_9_th"/>
    <w:basedOn w:val="Normal"/>
    <w:rsid w:val="00864799"/>
    <w:pPr>
      <w:spacing w:before="60" w:after="0" w:line="288" w:lineRule="auto"/>
    </w:pPr>
    <w:rPr>
      <w:rFonts w:ascii="Arial" w:eastAsia="Times New Roman" w:hAnsi="Arial" w:cs="Times New Roman"/>
      <w:iCs/>
      <w:color w:val="0000FF"/>
      <w:sz w:val="18"/>
      <w:szCs w:val="18"/>
    </w:rPr>
  </w:style>
  <w:style w:type="paragraph" w:customStyle="1" w:styleId="Indent1">
    <w:name w:val="Indent 1"/>
    <w:basedOn w:val="Normal"/>
    <w:semiHidden/>
    <w:rsid w:val="00864799"/>
    <w:pPr>
      <w:widowControl w:val="0"/>
      <w:tabs>
        <w:tab w:val="left" w:pos="450"/>
        <w:tab w:val="left" w:pos="1080"/>
      </w:tabs>
      <w:suppressAutoHyphens/>
      <w:overflowPunct w:val="0"/>
      <w:autoSpaceDE w:val="0"/>
      <w:autoSpaceDN w:val="0"/>
      <w:adjustRightInd w:val="0"/>
      <w:spacing w:after="0" w:line="288" w:lineRule="auto"/>
      <w:ind w:left="446" w:hanging="446"/>
      <w:textAlignment w:val="baseline"/>
    </w:pPr>
    <w:rPr>
      <w:rFonts w:eastAsia="Times New Roman" w:cs="Times New Roman"/>
      <w:noProof/>
      <w:sz w:val="20"/>
      <w:szCs w:val="20"/>
    </w:rPr>
  </w:style>
  <w:style w:type="paragraph" w:customStyle="1" w:styleId="StyleBodyTextVnArial11pt3">
    <w:name w:val="Style Body Text + .VnArial 11 pt3"/>
    <w:basedOn w:val="BodyText"/>
    <w:semiHidden/>
    <w:rsid w:val="00864799"/>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864799"/>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864799"/>
    <w:pPr>
      <w:keepNext w:val="0"/>
      <w:keepLines w:val="0"/>
      <w:tabs>
        <w:tab w:val="clear" w:pos="1440"/>
        <w:tab w:val="left" w:pos="720"/>
        <w:tab w:val="num" w:pos="851"/>
        <w:tab w:val="left" w:pos="1080"/>
      </w:tabs>
      <w:autoSpaceDE w:val="0"/>
      <w:autoSpaceDN w:val="0"/>
      <w:adjustRightInd w:val="0"/>
      <w:spacing w:before="60" w:line="288" w:lineRule="auto"/>
      <w:ind w:left="851" w:hanging="426"/>
      <w:jc w:val="both"/>
    </w:pPr>
    <w:rPr>
      <w:rFonts w:ascii="Arial" w:eastAsia="Times New Roman" w:hAnsi="Arial" w:cs="Times New Roman"/>
      <w:bCs/>
      <w:noProof/>
      <w:color w:val="FF0000"/>
      <w:lang w:val="x-none"/>
    </w:rPr>
  </w:style>
  <w:style w:type="paragraph" w:customStyle="1" w:styleId="MainItem">
    <w:name w:val="Main Item"/>
    <w:basedOn w:val="Heading1"/>
    <w:semiHidden/>
    <w:rsid w:val="00864799"/>
    <w:pPr>
      <w:keepNext w:val="0"/>
      <w:keepLines w:val="0"/>
      <w:tabs>
        <w:tab w:val="clear" w:pos="720"/>
      </w:tabs>
      <w:autoSpaceDE w:val="0"/>
      <w:autoSpaceDN w:val="0"/>
      <w:adjustRightInd w:val="0"/>
      <w:snapToGrid w:val="0"/>
      <w:spacing w:before="60" w:line="288" w:lineRule="auto"/>
      <w:ind w:left="0" w:firstLine="0"/>
      <w:jc w:val="both"/>
    </w:pPr>
    <w:rPr>
      <w:rFonts w:eastAsia="Times New Roman" w:cs="Times New Roman"/>
      <w:noProof/>
      <w:sz w:val="40"/>
      <w:szCs w:val="26"/>
      <w:lang w:val="x-none"/>
    </w:rPr>
  </w:style>
  <w:style w:type="paragraph" w:customStyle="1" w:styleId="Normal-Bullet">
    <w:name w:val="Normal-Bullet"/>
    <w:basedOn w:val="Normal"/>
    <w:semiHidden/>
    <w:rsid w:val="00864799"/>
    <w:pPr>
      <w:numPr>
        <w:ilvl w:val="1"/>
        <w:numId w:val="10"/>
      </w:numPr>
      <w:spacing w:before="60" w:line="288" w:lineRule="auto"/>
    </w:pPr>
    <w:rPr>
      <w:rFonts w:ascii="Arial" w:eastAsia="Times New Roman" w:hAnsi="Arial" w:cs="Times New Roman"/>
      <w:noProof/>
      <w:sz w:val="20"/>
      <w:szCs w:val="20"/>
    </w:rPr>
  </w:style>
  <w:style w:type="paragraph" w:customStyle="1" w:styleId="SpeakerNotes">
    <w:name w:val="Speaker Notes"/>
    <w:basedOn w:val="InsertionNote"/>
    <w:semiHidden/>
    <w:rsid w:val="00864799"/>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864799"/>
    <w:pPr>
      <w:shd w:val="clear" w:color="auto" w:fill="FFFFFF"/>
      <w:spacing w:line="288" w:lineRule="auto"/>
      <w:jc w:val="center"/>
    </w:pPr>
    <w:rPr>
      <w:rFonts w:ascii="Arial" w:eastAsia="Times New Roman" w:hAnsi="Arial" w:cs="Arial"/>
      <w:b/>
      <w:bCs/>
      <w:noProof/>
      <w:color w:val="000000"/>
      <w:sz w:val="20"/>
      <w:szCs w:val="23"/>
    </w:rPr>
  </w:style>
  <w:style w:type="paragraph" w:customStyle="1" w:styleId="Normal2-Bullet">
    <w:name w:val="Normal2-Bullet"/>
    <w:basedOn w:val="Normal2"/>
    <w:semiHidden/>
    <w:rsid w:val="00864799"/>
    <w:pPr>
      <w:numPr>
        <w:numId w:val="13"/>
      </w:numPr>
    </w:pPr>
    <w:rPr>
      <w:szCs w:val="12"/>
    </w:rPr>
  </w:style>
  <w:style w:type="paragraph" w:customStyle="1" w:styleId="Normal2">
    <w:name w:val="Normal2"/>
    <w:basedOn w:val="Normal"/>
    <w:semiHidden/>
    <w:rsid w:val="00864799"/>
    <w:pPr>
      <w:tabs>
        <w:tab w:val="left" w:pos="900"/>
        <w:tab w:val="left" w:pos="1080"/>
        <w:tab w:val="left" w:pos="1440"/>
        <w:tab w:val="left" w:pos="1800"/>
        <w:tab w:val="left" w:pos="2160"/>
      </w:tabs>
      <w:spacing w:before="60" w:line="288" w:lineRule="auto"/>
      <w:ind w:left="900"/>
    </w:pPr>
    <w:rPr>
      <w:rFonts w:ascii="Arial" w:eastAsia="Times New Roman" w:hAnsi="Arial" w:cs="Times New Roman"/>
      <w:noProof/>
      <w:sz w:val="20"/>
      <w:szCs w:val="20"/>
    </w:rPr>
  </w:style>
  <w:style w:type="paragraph" w:customStyle="1" w:styleId="wheretext">
    <w:name w:val="where text"/>
    <w:basedOn w:val="Normal"/>
    <w:semiHidden/>
    <w:rsid w:val="00864799"/>
    <w:pPr>
      <w:tabs>
        <w:tab w:val="left" w:pos="720"/>
        <w:tab w:val="left" w:pos="1080"/>
      </w:tabs>
      <w:spacing w:before="60" w:line="288" w:lineRule="auto"/>
      <w:ind w:left="1008" w:hanging="1008"/>
    </w:pPr>
    <w:rPr>
      <w:rFonts w:ascii="Arial" w:eastAsia="Times New Roman" w:hAnsi="Arial" w:cs="Times New Roman"/>
      <w:noProof/>
      <w:sz w:val="18"/>
      <w:szCs w:val="18"/>
    </w:rPr>
  </w:style>
  <w:style w:type="paragraph" w:customStyle="1" w:styleId="Tabletext0">
    <w:name w:val="Table text"/>
    <w:basedOn w:val="Normal"/>
    <w:semiHidden/>
    <w:rsid w:val="00864799"/>
    <w:pPr>
      <w:keepNext/>
      <w:spacing w:before="60" w:line="288" w:lineRule="auto"/>
      <w:jc w:val="center"/>
    </w:pPr>
    <w:rPr>
      <w:rFonts w:ascii="Arial" w:eastAsia="Times New Roman" w:hAnsi="Arial" w:cs="Times New Roman"/>
      <w:bCs/>
      <w:noProof/>
      <w:sz w:val="20"/>
      <w:szCs w:val="20"/>
    </w:rPr>
  </w:style>
  <w:style w:type="paragraph" w:customStyle="1" w:styleId="Appendixheading1">
    <w:name w:val="Appendix heading 1"/>
    <w:basedOn w:val="Normal"/>
    <w:next w:val="Normal"/>
    <w:semiHidden/>
    <w:rsid w:val="00864799"/>
    <w:pPr>
      <w:numPr>
        <w:numId w:val="12"/>
      </w:numPr>
      <w:spacing w:before="60" w:line="288" w:lineRule="auto"/>
    </w:pPr>
    <w:rPr>
      <w:rFonts w:ascii="Arial" w:eastAsia="Times New Roman" w:hAnsi="Arial" w:cs="Times New Roman"/>
      <w:b/>
      <w:noProof/>
      <w:sz w:val="20"/>
      <w:szCs w:val="20"/>
    </w:rPr>
  </w:style>
  <w:style w:type="paragraph" w:customStyle="1" w:styleId="Appendixheading2">
    <w:name w:val="Appendix heading 2"/>
    <w:basedOn w:val="Appendixheading1"/>
    <w:next w:val="Normal"/>
    <w:semiHidden/>
    <w:rsid w:val="00864799"/>
    <w:pPr>
      <w:numPr>
        <w:ilvl w:val="1"/>
      </w:numPr>
      <w:tabs>
        <w:tab w:val="num" w:pos="576"/>
      </w:tabs>
      <w:ind w:left="576" w:hanging="576"/>
    </w:pPr>
  </w:style>
  <w:style w:type="paragraph" w:customStyle="1" w:styleId="ListNumber1">
    <w:name w:val="List Number1"/>
    <w:basedOn w:val="ListBullet"/>
    <w:semiHidden/>
    <w:rsid w:val="00864799"/>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864799"/>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864799"/>
    <w:pPr>
      <w:keepNext w:val="0"/>
      <w:keepLines w:val="0"/>
      <w:tabs>
        <w:tab w:val="clear" w:pos="720"/>
        <w:tab w:val="num" w:pos="432"/>
      </w:tabs>
      <w:autoSpaceDE w:val="0"/>
      <w:autoSpaceDN w:val="0"/>
      <w:adjustRightInd w:val="0"/>
      <w:snapToGrid w:val="0"/>
      <w:spacing w:before="60" w:line="288" w:lineRule="auto"/>
      <w:ind w:left="432" w:hanging="432"/>
      <w:jc w:val="both"/>
    </w:pPr>
    <w:rPr>
      <w:rFonts w:eastAsia="Times New Roman" w:cs="Times New Roman"/>
      <w:caps/>
      <w:noProof/>
      <w:sz w:val="22"/>
      <w:szCs w:val="26"/>
      <w:lang w:val="x-none"/>
    </w:rPr>
  </w:style>
  <w:style w:type="paragraph" w:customStyle="1" w:styleId="HeadingC3L2">
    <w:name w:val="Heading C3L2"/>
    <w:basedOn w:val="Normal"/>
    <w:semiHidden/>
    <w:rsid w:val="00864799"/>
    <w:pPr>
      <w:tabs>
        <w:tab w:val="num" w:pos="432"/>
        <w:tab w:val="left" w:pos="504"/>
      </w:tabs>
      <w:autoSpaceDE w:val="0"/>
      <w:autoSpaceDN w:val="0"/>
      <w:adjustRightInd w:val="0"/>
      <w:spacing w:before="240" w:after="60" w:line="288" w:lineRule="auto"/>
      <w:ind w:left="432" w:hanging="432"/>
      <w:outlineLvl w:val="0"/>
    </w:pPr>
    <w:rPr>
      <w:rFonts w:ascii="Arial" w:eastAsia="Times New Roman" w:hAnsi="Arial" w:cs="Arial"/>
      <w:b/>
      <w:bCs/>
      <w:noProof/>
      <w:color w:val="000000"/>
      <w:w w:val="90"/>
      <w:sz w:val="22"/>
      <w:szCs w:val="36"/>
    </w:rPr>
  </w:style>
  <w:style w:type="paragraph" w:customStyle="1" w:styleId="Heading3SS4">
    <w:name w:val="Heading 3SS4"/>
    <w:basedOn w:val="Heading3"/>
    <w:semiHidden/>
    <w:rsid w:val="00864799"/>
    <w:pPr>
      <w:keepNext w:val="0"/>
      <w:keepLines w:val="0"/>
      <w:suppressLineNumbers/>
      <w:tabs>
        <w:tab w:val="clear" w:pos="2160"/>
        <w:tab w:val="num" w:pos="432"/>
      </w:tabs>
      <w:autoSpaceDE w:val="0"/>
      <w:autoSpaceDN w:val="0"/>
      <w:adjustRightInd w:val="0"/>
      <w:spacing w:before="180" w:line="240" w:lineRule="auto"/>
      <w:ind w:left="432" w:hanging="432"/>
    </w:pPr>
    <w:rPr>
      <w:rFonts w:ascii="Arial" w:eastAsia="SimSun" w:hAnsi="Arial" w:cs="Times New Roman"/>
      <w:b/>
      <w:color w:val="000000"/>
      <w:sz w:val="20"/>
      <w:szCs w:val="20"/>
      <w:lang w:val="x-none" w:eastAsia="x-none"/>
    </w:rPr>
  </w:style>
  <w:style w:type="paragraph" w:customStyle="1" w:styleId="Heading4SS4">
    <w:name w:val="Heading 4SS4"/>
    <w:basedOn w:val="Heading3SS4"/>
    <w:semiHidden/>
    <w:rsid w:val="00864799"/>
  </w:style>
  <w:style w:type="paragraph" w:customStyle="1" w:styleId="Heading3N4">
    <w:name w:val="Heading 3N4"/>
    <w:basedOn w:val="Normal"/>
    <w:semiHidden/>
    <w:rsid w:val="00864799"/>
    <w:pPr>
      <w:numPr>
        <w:numId w:val="14"/>
      </w:numPr>
      <w:spacing w:before="60" w:line="288" w:lineRule="auto"/>
    </w:pPr>
    <w:rPr>
      <w:rFonts w:ascii="Arial" w:eastAsia="Times New Roman" w:hAnsi="Arial" w:cs="Times New Roman"/>
      <w:sz w:val="20"/>
      <w:szCs w:val="20"/>
    </w:rPr>
  </w:style>
  <w:style w:type="paragraph" w:customStyle="1" w:styleId="Appendixheading3">
    <w:name w:val="Appendix heading 3"/>
    <w:basedOn w:val="Appendixheading2"/>
    <w:semiHidden/>
    <w:rsid w:val="00864799"/>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864799"/>
    <w:pPr>
      <w:numPr>
        <w:numId w:val="15"/>
      </w:numPr>
    </w:pPr>
  </w:style>
  <w:style w:type="paragraph" w:customStyle="1" w:styleId="muc111">
    <w:name w:val="muc111"/>
    <w:basedOn w:val="muc10"/>
    <w:rsid w:val="00864799"/>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864799"/>
    <w:pPr>
      <w:numPr>
        <w:numId w:val="17"/>
      </w:numPr>
    </w:pPr>
  </w:style>
  <w:style w:type="paragraph" w:customStyle="1" w:styleId="cO9">
    <w:name w:val="cO_9"/>
    <w:basedOn w:val="Normal"/>
    <w:link w:val="cO9Char"/>
    <w:rsid w:val="00864799"/>
    <w:pPr>
      <w:spacing w:before="60" w:after="0" w:line="360" w:lineRule="auto"/>
    </w:pPr>
    <w:rPr>
      <w:rFonts w:ascii="Arial" w:eastAsia="SimSun" w:hAnsi="Arial" w:cs="Times New Roman"/>
      <w:sz w:val="18"/>
      <w:szCs w:val="18"/>
      <w:lang w:val="nb-NO"/>
    </w:rPr>
  </w:style>
  <w:style w:type="character" w:customStyle="1" w:styleId="cO9Char">
    <w:name w:val="cO_9 Char"/>
    <w:link w:val="cO9"/>
    <w:rsid w:val="00864799"/>
    <w:rPr>
      <w:rFonts w:ascii="Arial" w:eastAsia="SimSun" w:hAnsi="Arial" w:cs="Times New Roman"/>
      <w:sz w:val="18"/>
      <w:szCs w:val="18"/>
      <w:lang w:val="nb-NO"/>
    </w:rPr>
  </w:style>
  <w:style w:type="numbering" w:styleId="ArticleSection">
    <w:name w:val="Outline List 3"/>
    <w:basedOn w:val="NoList"/>
    <w:semiHidden/>
    <w:rsid w:val="00864799"/>
    <w:pPr>
      <w:numPr>
        <w:numId w:val="18"/>
      </w:numPr>
    </w:pPr>
  </w:style>
  <w:style w:type="character" w:styleId="HTMLAcronym">
    <w:name w:val="HTML Acronym"/>
    <w:basedOn w:val="DefaultParagraphFont"/>
    <w:semiHidden/>
    <w:rsid w:val="00864799"/>
  </w:style>
  <w:style w:type="character" w:styleId="HTMLCode">
    <w:name w:val="HTML Code"/>
    <w:semiHidden/>
    <w:rsid w:val="00864799"/>
    <w:rPr>
      <w:rFonts w:ascii="Courier New" w:hAnsi="Courier New"/>
      <w:sz w:val="20"/>
      <w:szCs w:val="20"/>
    </w:rPr>
  </w:style>
  <w:style w:type="character" w:styleId="HTMLDefinition">
    <w:name w:val="HTML Definition"/>
    <w:semiHidden/>
    <w:rsid w:val="00864799"/>
    <w:rPr>
      <w:i/>
      <w:iCs/>
    </w:rPr>
  </w:style>
  <w:style w:type="character" w:styleId="HTMLKeyboard">
    <w:name w:val="HTML Keyboard"/>
    <w:semiHidden/>
    <w:rsid w:val="00864799"/>
    <w:rPr>
      <w:rFonts w:ascii="Courier New" w:hAnsi="Courier New"/>
      <w:sz w:val="20"/>
      <w:szCs w:val="20"/>
    </w:rPr>
  </w:style>
  <w:style w:type="character" w:styleId="HTMLSample">
    <w:name w:val="HTML Sample"/>
    <w:semiHidden/>
    <w:rsid w:val="00864799"/>
    <w:rPr>
      <w:rFonts w:ascii="Courier New" w:hAnsi="Courier New"/>
    </w:rPr>
  </w:style>
  <w:style w:type="character" w:styleId="HTMLTypewriter">
    <w:name w:val="HTML Typewriter"/>
    <w:semiHidden/>
    <w:rsid w:val="00864799"/>
    <w:rPr>
      <w:rFonts w:ascii="Courier New" w:hAnsi="Courier New"/>
      <w:sz w:val="20"/>
      <w:szCs w:val="20"/>
    </w:rPr>
  </w:style>
  <w:style w:type="character" w:styleId="HTMLVariable">
    <w:name w:val="HTML Variable"/>
    <w:semiHidden/>
    <w:rsid w:val="00864799"/>
    <w:rPr>
      <w:i/>
      <w:iCs/>
    </w:rPr>
  </w:style>
  <w:style w:type="table" w:styleId="Table3Deffects1">
    <w:name w:val="Table 3D effects 1"/>
    <w:basedOn w:val="TableNormal"/>
    <w:semiHidden/>
    <w:rsid w:val="00864799"/>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864799"/>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4799"/>
    <w:pPr>
      <w:spacing w:after="0" w:line="240" w:lineRule="auto"/>
    </w:pPr>
    <w:rPr>
      <w:rFonts w:ascii="Times New Roman" w:eastAsia="Times New Roman" w:hAnsi="Times New Roman" w:cs="Times New Roman"/>
      <w:color w:val="00008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4799"/>
    <w:pPr>
      <w:spacing w:after="0" w:line="240" w:lineRule="auto"/>
    </w:pPr>
    <w:rPr>
      <w:rFonts w:ascii="Times New Roman" w:eastAsia="Times New Roman" w:hAnsi="Times New Roman" w:cs="Times New Roman"/>
      <w:color w:val="FFFFFF"/>
      <w:sz w:val="20"/>
      <w:szCs w:val="20"/>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4799"/>
    <w:pPr>
      <w:spacing w:after="0" w:line="240" w:lineRule="auto"/>
    </w:pPr>
    <w:rPr>
      <w:rFonts w:ascii="Times New Roman" w:eastAsia="Times New Roman" w:hAnsi="Times New Roman" w:cs="Times New Roman"/>
      <w:sz w:val="20"/>
      <w:szCs w:val="20"/>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4799"/>
    <w:pPr>
      <w:spacing w:after="0" w:line="240" w:lineRule="auto"/>
    </w:pPr>
    <w:rPr>
      <w:rFonts w:ascii="Times New Roman" w:eastAsia="Times New Roman" w:hAnsi="Times New Roman" w:cs="Times New Roman"/>
      <w:b/>
      <w:bCs/>
      <w:sz w:val="20"/>
      <w:szCs w:val="20"/>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4799"/>
    <w:pPr>
      <w:spacing w:after="0" w:line="240" w:lineRule="auto"/>
    </w:pPr>
    <w:rPr>
      <w:rFonts w:ascii="Times New Roman" w:eastAsia="Times New Roman" w:hAnsi="Times New Roman" w:cs="Times New Roman"/>
      <w:b/>
      <w:bCs/>
      <w:sz w:val="20"/>
      <w:szCs w:val="20"/>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4799"/>
    <w:pPr>
      <w:spacing w:after="0" w:line="240" w:lineRule="auto"/>
    </w:pPr>
    <w:rPr>
      <w:rFonts w:ascii="Times New Roman" w:eastAsia="Times New Roman" w:hAnsi="Times New Roman" w:cs="Times New Roman"/>
      <w:b/>
      <w:bCs/>
      <w:sz w:val="20"/>
      <w:szCs w:val="20"/>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4799"/>
    <w:pPr>
      <w:spacing w:after="0" w:line="240" w:lineRule="auto"/>
    </w:pPr>
    <w:rPr>
      <w:rFonts w:ascii="Times New Roman" w:eastAsia="Times New Roman" w:hAnsi="Times New Roman" w:cs="Times New Roman"/>
      <w:sz w:val="20"/>
      <w:szCs w:val="20"/>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4799"/>
    <w:pPr>
      <w:spacing w:after="0" w:line="240" w:lineRule="auto"/>
    </w:pPr>
    <w:rPr>
      <w:rFonts w:ascii="Times New Roman" w:eastAsia="Times New Roman" w:hAnsi="Times New Roman" w:cs="Times New Roman"/>
      <w:sz w:val="20"/>
      <w:szCs w:val="20"/>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4799"/>
    <w:pPr>
      <w:spacing w:after="0" w:line="240" w:lineRule="auto"/>
    </w:pPr>
    <w:rPr>
      <w:rFonts w:ascii="Times New Roman" w:eastAsia="Times New Roman" w:hAnsi="Times New Roman" w:cs="Times New Roman"/>
      <w:sz w:val="20"/>
      <w:szCs w:val="20"/>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864799"/>
    <w:pPr>
      <w:spacing w:after="0" w:line="240" w:lineRule="auto"/>
    </w:pPr>
    <w:rPr>
      <w:rFonts w:ascii="Times New Roman" w:eastAsia="Times New Roman" w:hAnsi="Times New Roman" w:cs="Times New Roman"/>
      <w:sz w:val="20"/>
      <w:szCs w:val="20"/>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864799"/>
    <w:pPr>
      <w:spacing w:after="0" w:line="240" w:lineRule="auto"/>
    </w:pPr>
    <w:rPr>
      <w:rFonts w:ascii="Times New Roman" w:eastAsia="Times New Roman" w:hAnsi="Times New Roman" w:cs="Times New Roman"/>
      <w:sz w:val="20"/>
      <w:szCs w:val="20"/>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864799"/>
    <w:pPr>
      <w:spacing w:after="0" w:line="240" w:lineRule="auto"/>
    </w:pPr>
    <w:rPr>
      <w:rFonts w:ascii="Times New Roman" w:eastAsia="Times New Roman" w:hAnsi="Times New Roman" w:cs="Times New Roman"/>
      <w:b/>
      <w:bCs/>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4799"/>
    <w:pPr>
      <w:spacing w:after="0" w:line="240" w:lineRule="auto"/>
    </w:pPr>
    <w:rPr>
      <w:rFonts w:ascii="Times New Roman" w:eastAsia="Times New Roman" w:hAnsi="Times New Roman" w:cs="Times New Roman"/>
      <w:sz w:val="20"/>
      <w:szCs w:val="20"/>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4799"/>
    <w:pPr>
      <w:spacing w:after="0" w:line="240" w:lineRule="auto"/>
    </w:pPr>
    <w:rPr>
      <w:rFonts w:ascii="Times New Roman" w:eastAsia="Times New Roman" w:hAnsi="Times New Roman" w:cs="Times New Roman"/>
      <w:sz w:val="20"/>
      <w:szCs w:val="20"/>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4799"/>
    <w:pPr>
      <w:spacing w:after="0" w:line="240" w:lineRule="auto"/>
    </w:pPr>
    <w:rPr>
      <w:rFonts w:ascii="Times New Roman" w:eastAsia="Times New Roman" w:hAnsi="Times New Roman" w:cs="Times New Roman"/>
      <w:sz w:val="20"/>
      <w:szCs w:val="20"/>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4799"/>
    <w:pPr>
      <w:spacing w:after="0" w:line="240" w:lineRule="auto"/>
    </w:pPr>
    <w:rPr>
      <w:rFonts w:ascii="Times New Roman" w:eastAsia="Times New Roman" w:hAnsi="Times New Roman" w:cs="Times New Roman"/>
      <w:sz w:val="20"/>
      <w:szCs w:val="20"/>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4799"/>
    <w:pPr>
      <w:spacing w:after="0" w:line="240" w:lineRule="auto"/>
    </w:pPr>
    <w:rPr>
      <w:rFonts w:ascii="Times New Roman" w:eastAsia="Times New Roman" w:hAnsi="Times New Roman" w:cs="Times New Roman"/>
      <w:sz w:val="20"/>
      <w:szCs w:val="20"/>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864799"/>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4799"/>
    <w:pPr>
      <w:spacing w:after="0" w:line="240" w:lineRule="auto"/>
    </w:pPr>
    <w:rPr>
      <w:rFonts w:ascii="Times New Roman" w:eastAsia="Times New Roman" w:hAnsi="Times New Roman" w:cs="Times New Roman"/>
      <w:sz w:val="20"/>
      <w:szCs w:val="20"/>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4799"/>
    <w:pPr>
      <w:spacing w:after="0" w:line="240" w:lineRule="auto"/>
    </w:pPr>
    <w:rPr>
      <w:rFonts w:ascii="Times New Roman" w:eastAsia="Times New Roman" w:hAnsi="Times New Roman" w:cs="Times New Roman"/>
      <w:sz w:val="20"/>
      <w:szCs w:val="20"/>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479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864799"/>
    <w:pPr>
      <w:spacing w:after="0" w:line="240" w:lineRule="auto"/>
    </w:pPr>
    <w:rPr>
      <w:rFonts w:ascii="Times New Roman" w:eastAsia="Times New Roman" w:hAnsi="Times New Roman" w:cs="Times New Roman"/>
      <w:sz w:val="20"/>
      <w:szCs w:val="20"/>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4799"/>
    <w:pPr>
      <w:spacing w:after="0" w:line="240" w:lineRule="auto"/>
    </w:pPr>
    <w:rPr>
      <w:rFonts w:ascii="Times New Roman" w:eastAsia="Times New Roman" w:hAnsi="Times New Roman" w:cs="Times New Roman"/>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4799"/>
    <w:pPr>
      <w:spacing w:after="0" w:line="240" w:lineRule="auto"/>
    </w:pPr>
    <w:rPr>
      <w:rFonts w:ascii="Times New Roman" w:eastAsia="Times New Roman" w:hAnsi="Times New Roman" w:cs="Times New Roman"/>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864799"/>
    <w:pPr>
      <w:spacing w:before="60" w:after="0" w:line="288" w:lineRule="auto"/>
    </w:pPr>
    <w:rPr>
      <w:rFonts w:ascii="Arial" w:eastAsia="Times New Roman" w:hAnsi="Arial" w:cs="Times New Roman"/>
      <w:b/>
      <w:iCs/>
      <w:szCs w:val="24"/>
    </w:rPr>
  </w:style>
  <w:style w:type="paragraph" w:customStyle="1" w:styleId="co12b">
    <w:name w:val="co_12b"/>
    <w:basedOn w:val="Normal"/>
    <w:rsid w:val="00864799"/>
    <w:pPr>
      <w:spacing w:before="60" w:after="0" w:line="288" w:lineRule="auto"/>
      <w:jc w:val="center"/>
    </w:pPr>
    <w:rPr>
      <w:rFonts w:ascii="Arial" w:eastAsia="SimSun" w:hAnsi="Arial" w:cs="Times New Roman"/>
      <w:b/>
      <w:szCs w:val="24"/>
    </w:rPr>
  </w:style>
  <w:style w:type="paragraph" w:customStyle="1" w:styleId="b11">
    <w:name w:val="b_11"/>
    <w:basedOn w:val="Normal"/>
    <w:rsid w:val="00864799"/>
    <w:pPr>
      <w:spacing w:after="0" w:line="360" w:lineRule="auto"/>
    </w:pPr>
    <w:rPr>
      <w:rFonts w:ascii="Arial" w:eastAsia="Times New Roman" w:hAnsi="Arial" w:cs="Times New Roman"/>
      <w:b/>
      <w:sz w:val="22"/>
    </w:rPr>
  </w:style>
  <w:style w:type="paragraph" w:customStyle="1" w:styleId="hinhve">
    <w:name w:val="hinh_ve"/>
    <w:basedOn w:val="Normal"/>
    <w:rsid w:val="00864799"/>
    <w:pPr>
      <w:spacing w:before="60" w:after="0" w:line="360" w:lineRule="auto"/>
      <w:jc w:val="center"/>
    </w:pPr>
    <w:rPr>
      <w:rFonts w:ascii="Arial" w:eastAsia="Times New Roman" w:hAnsi="Arial" w:cs="Times New Roman"/>
      <w:b/>
      <w:iCs/>
      <w:sz w:val="22"/>
      <w:lang w:val="pt-BR"/>
    </w:rPr>
  </w:style>
  <w:style w:type="paragraph" w:customStyle="1" w:styleId="VIDU">
    <w:name w:val="VI DU"/>
    <w:basedOn w:val="PlainText"/>
    <w:rsid w:val="00864799"/>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864799"/>
    <w:pPr>
      <w:spacing w:after="0" w:line="288" w:lineRule="auto"/>
    </w:pPr>
    <w:rPr>
      <w:rFonts w:ascii="Arial" w:eastAsia="Times New Roman" w:hAnsi="Arial" w:cs="Times New Roman"/>
      <w:sz w:val="18"/>
      <w:szCs w:val="18"/>
      <w:lang w:val="pt-BR"/>
    </w:rPr>
  </w:style>
  <w:style w:type="paragraph" w:customStyle="1" w:styleId="ListNumber20">
    <w:name w:val="List Number2"/>
    <w:basedOn w:val="ListBullet"/>
    <w:semiHidden/>
    <w:rsid w:val="00864799"/>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864799"/>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864799"/>
    <w:rPr>
      <w:rFonts w:ascii="Arial" w:eastAsia="Times New Roman" w:hAnsi="Arial" w:cs="Times New Roman"/>
      <w:b/>
      <w:noProof/>
      <w:sz w:val="24"/>
      <w:szCs w:val="26"/>
      <w:lang w:val="x-none"/>
    </w:rPr>
  </w:style>
  <w:style w:type="paragraph" w:customStyle="1" w:styleId="yiv1684575010msonormal">
    <w:name w:val="yiv1684575010msonormal"/>
    <w:basedOn w:val="Normal"/>
    <w:rsid w:val="00864799"/>
    <w:pPr>
      <w:spacing w:before="100" w:beforeAutospacing="1" w:after="100" w:afterAutospacing="1"/>
      <w:jc w:val="left"/>
    </w:pPr>
    <w:rPr>
      <w:rFonts w:eastAsia="Times New Roman" w:cs="Times New Roman"/>
      <w:szCs w:val="24"/>
    </w:rPr>
  </w:style>
  <w:style w:type="character" w:customStyle="1" w:styleId="ReportTitleCharChar">
    <w:name w:val="Report Title Char Char"/>
    <w:rsid w:val="00864799"/>
    <w:rPr>
      <w:b/>
      <w:bCs/>
      <w:sz w:val="26"/>
      <w:szCs w:val="26"/>
    </w:rPr>
  </w:style>
  <w:style w:type="paragraph" w:customStyle="1" w:styleId="CM9">
    <w:name w:val="CM9"/>
    <w:basedOn w:val="Normal"/>
    <w:next w:val="Normal"/>
    <w:rsid w:val="00864799"/>
    <w:pPr>
      <w:widowControl w:val="0"/>
      <w:autoSpaceDE w:val="0"/>
      <w:autoSpaceDN w:val="0"/>
      <w:adjustRightInd w:val="0"/>
      <w:spacing w:before="0" w:after="0" w:line="280" w:lineRule="atLeast"/>
      <w:jc w:val="left"/>
    </w:pPr>
    <w:rPr>
      <w:rFonts w:ascii="Arial" w:eastAsia="Times New Roman" w:hAnsi="Arial" w:cs="Arial"/>
      <w:szCs w:val="24"/>
    </w:rPr>
  </w:style>
  <w:style w:type="character" w:customStyle="1" w:styleId="CharChar33">
    <w:name w:val="Char Char33"/>
    <w:locked/>
    <w:rsid w:val="00864799"/>
    <w:rPr>
      <w:rFonts w:ascii="Arial" w:hAnsi="Arial"/>
      <w:b/>
      <w:noProof/>
      <w:sz w:val="26"/>
      <w:szCs w:val="26"/>
      <w:lang w:val="x-none" w:eastAsia="en-US" w:bidi="ar-SA"/>
    </w:rPr>
  </w:style>
  <w:style w:type="character" w:customStyle="1" w:styleId="mw-editsection">
    <w:name w:val="mw-editsection"/>
    <w:basedOn w:val="DefaultParagraphFont"/>
    <w:rsid w:val="00864799"/>
  </w:style>
  <w:style w:type="character" w:customStyle="1" w:styleId="mw-editsection-bracket">
    <w:name w:val="mw-editsection-bracket"/>
    <w:basedOn w:val="DefaultParagraphFont"/>
    <w:rsid w:val="00864799"/>
  </w:style>
  <w:style w:type="character" w:customStyle="1" w:styleId="mw-editsection-divider">
    <w:name w:val="mw-editsection-divider"/>
    <w:basedOn w:val="DefaultParagraphFont"/>
    <w:rsid w:val="00864799"/>
  </w:style>
  <w:style w:type="numbering" w:customStyle="1" w:styleId="CurrentList1">
    <w:name w:val="Current List1"/>
    <w:rsid w:val="00864799"/>
    <w:pPr>
      <w:numPr>
        <w:numId w:val="31"/>
      </w:numPr>
    </w:pPr>
  </w:style>
  <w:style w:type="paragraph" w:customStyle="1" w:styleId="Style49">
    <w:name w:val="Style49"/>
    <w:basedOn w:val="Normal"/>
    <w:rsid w:val="00864799"/>
    <w:pPr>
      <w:numPr>
        <w:ilvl w:val="2"/>
        <w:numId w:val="20"/>
      </w:numPr>
    </w:pPr>
    <w:rPr>
      <w:rFonts w:ascii="Arial" w:eastAsia="Times New Roman" w:hAnsi="Arial" w:cs="Times New Roman"/>
      <w:szCs w:val="24"/>
      <w:lang w:val="pt-BR"/>
    </w:rPr>
  </w:style>
  <w:style w:type="paragraph" w:customStyle="1" w:styleId="Style61">
    <w:name w:val="Style61"/>
    <w:basedOn w:val="Normal"/>
    <w:rsid w:val="00864799"/>
    <w:pPr>
      <w:numPr>
        <w:ilvl w:val="1"/>
        <w:numId w:val="20"/>
      </w:numPr>
      <w:tabs>
        <w:tab w:val="clear" w:pos="1440"/>
        <w:tab w:val="num" w:pos="910"/>
      </w:tabs>
      <w:ind w:left="0" w:firstLine="720"/>
    </w:pPr>
    <w:rPr>
      <w:rFonts w:ascii="Arial" w:eastAsia="Times New Roman" w:hAnsi="Arial" w:cs="Times New Roman"/>
      <w:szCs w:val="24"/>
      <w:lang w:val="pt-BR"/>
    </w:rPr>
  </w:style>
  <w:style w:type="paragraph" w:customStyle="1" w:styleId="Style63">
    <w:name w:val="Style63"/>
    <w:basedOn w:val="Normal"/>
    <w:rsid w:val="00864799"/>
    <w:pPr>
      <w:numPr>
        <w:numId w:val="20"/>
      </w:numPr>
    </w:pPr>
    <w:rPr>
      <w:rFonts w:ascii="Arial" w:eastAsia="Times New Roman" w:hAnsi="Arial" w:cs="Times New Roman"/>
      <w:szCs w:val="24"/>
      <w:lang w:val="pt-BR"/>
    </w:rPr>
  </w:style>
  <w:style w:type="paragraph" w:customStyle="1" w:styleId="NormalParagraphStyle">
    <w:name w:val="NormalParagraphStyle"/>
    <w:basedOn w:val="Normal"/>
    <w:rsid w:val="00864799"/>
    <w:pPr>
      <w:autoSpaceDE w:val="0"/>
      <w:autoSpaceDN w:val="0"/>
      <w:adjustRightInd w:val="0"/>
      <w:spacing w:before="0" w:after="0" w:line="288" w:lineRule="auto"/>
      <w:jc w:val="left"/>
      <w:textAlignment w:val="center"/>
    </w:pPr>
    <w:rPr>
      <w:rFonts w:eastAsia="Times New Roman" w:cs="Times New Roman"/>
      <w:color w:val="000000"/>
      <w:szCs w:val="24"/>
    </w:rPr>
  </w:style>
  <w:style w:type="character" w:customStyle="1" w:styleId="TITLECharChar">
    <w:name w:val="TITLE Char Char"/>
    <w:rsid w:val="00864799"/>
    <w:rPr>
      <w:b/>
      <w:bCs/>
      <w:i/>
      <w:iCs/>
      <w:sz w:val="26"/>
      <w:szCs w:val="26"/>
      <w:lang w:val="en-US" w:eastAsia="en-US" w:bidi="ar-SA"/>
    </w:rPr>
  </w:style>
  <w:style w:type="paragraph" w:customStyle="1" w:styleId="Bo">
    <w:name w:val="Bo"/>
    <w:basedOn w:val="Normal"/>
    <w:rsid w:val="00864799"/>
    <w:pPr>
      <w:spacing w:before="0" w:after="0"/>
      <w:ind w:right="-284"/>
      <w:jc w:val="center"/>
    </w:pPr>
    <w:rPr>
      <w:rFonts w:ascii=".VnTime" w:eastAsia="Times New Roman" w:hAnsi=".VnTime" w:cs="Times New Roman"/>
      <w:b/>
      <w:noProof/>
      <w:sz w:val="26"/>
      <w:szCs w:val="20"/>
      <w:lang w:val="en-GB"/>
    </w:rPr>
  </w:style>
  <w:style w:type="paragraph" w:customStyle="1" w:styleId="FAATableText">
    <w:name w:val="FAA_Table Text"/>
    <w:basedOn w:val="Normal"/>
    <w:link w:val="FAATableTextChar"/>
    <w:rsid w:val="00864799"/>
    <w:pPr>
      <w:spacing w:beforeLines="80" w:before="40" w:afterLines="80" w:after="40"/>
    </w:pPr>
    <w:rPr>
      <w:rFonts w:ascii="Arial Narrow" w:eastAsia="Calibri" w:hAnsi="Arial Narrow" w:cs="Times New Roman"/>
      <w:sz w:val="20"/>
      <w:szCs w:val="20"/>
      <w:lang w:val="x-none" w:eastAsia="x-none"/>
    </w:rPr>
  </w:style>
  <w:style w:type="character" w:customStyle="1" w:styleId="FAATableTextChar">
    <w:name w:val="FAA_Table Text Char"/>
    <w:link w:val="FAATableText"/>
    <w:locked/>
    <w:rsid w:val="00864799"/>
    <w:rPr>
      <w:rFonts w:ascii="Arial Narrow" w:eastAsia="Calibri" w:hAnsi="Arial Narrow" w:cs="Times New Roman"/>
      <w:sz w:val="20"/>
      <w:szCs w:val="20"/>
      <w:lang w:val="x-none" w:eastAsia="x-none"/>
    </w:rPr>
  </w:style>
  <w:style w:type="paragraph" w:customStyle="1" w:styleId="StyleHeading213ptJustifiedBefore0ptAfter0pt">
    <w:name w:val="Style Heading 2 + 13 pt Justified Before:  0 pt After:  0 pt"/>
    <w:basedOn w:val="Heading2"/>
    <w:next w:val="ColorfulList-Accent11"/>
    <w:autoRedefine/>
    <w:rsid w:val="00864799"/>
    <w:pPr>
      <w:keepLines w:val="0"/>
      <w:widowControl w:val="0"/>
      <w:tabs>
        <w:tab w:val="clear" w:pos="1440"/>
      </w:tabs>
      <w:autoSpaceDE w:val="0"/>
      <w:autoSpaceDN w:val="0"/>
      <w:spacing w:before="200" w:line="240" w:lineRule="auto"/>
      <w:ind w:left="851" w:hanging="567"/>
      <w:jc w:val="both"/>
    </w:pPr>
    <w:rPr>
      <w:rFonts w:eastAsia="MS Mincho" w:cs="Times New Roman"/>
      <w:b/>
      <w:bCs/>
      <w:sz w:val="28"/>
      <w:szCs w:val="28"/>
    </w:rPr>
  </w:style>
  <w:style w:type="paragraph" w:customStyle="1" w:styleId="ColorfulList-Accent13">
    <w:name w:val="Colorful List - Accent 13"/>
    <w:basedOn w:val="Normal"/>
    <w:qFormat/>
    <w:rsid w:val="00864799"/>
    <w:pPr>
      <w:widowControl w:val="0"/>
      <w:autoSpaceDE w:val="0"/>
      <w:autoSpaceDN w:val="0"/>
      <w:spacing w:before="80" w:after="80"/>
      <w:ind w:left="720" w:firstLine="567"/>
      <w:contextualSpacing/>
    </w:pPr>
    <w:rPr>
      <w:rFonts w:eastAsia="MS Mincho" w:cs="Times New Roman"/>
      <w:szCs w:val="24"/>
      <w:lang w:eastAsia="ja-JP"/>
    </w:rPr>
  </w:style>
  <w:style w:type="paragraph" w:customStyle="1" w:styleId="aiuthngt">
    <w:name w:val="a điều thông tư"/>
    <w:basedOn w:val="Normal"/>
    <w:autoRedefine/>
    <w:qFormat/>
    <w:rsid w:val="00864799"/>
    <w:pPr>
      <w:spacing w:before="80" w:after="80"/>
    </w:pPr>
    <w:rPr>
      <w:rFonts w:eastAsia="Calibri" w:cs="Times New Roman"/>
      <w:b/>
      <w:spacing w:val="-8"/>
      <w:sz w:val="28"/>
      <w:szCs w:val="28"/>
    </w:rPr>
  </w:style>
  <w:style w:type="paragraph" w:customStyle="1" w:styleId="StyleHeading3TimesNewRomanJustifiedBefore0ptAfter">
    <w:name w:val="Style Heading 3 + Times New Roman Justified Before:  0 pt After:..."/>
    <w:basedOn w:val="Heading3"/>
    <w:autoRedefine/>
    <w:rsid w:val="00864799"/>
    <w:pPr>
      <w:keepLines w:val="0"/>
      <w:tabs>
        <w:tab w:val="clear" w:pos="2160"/>
        <w:tab w:val="left" w:pos="1276"/>
      </w:tabs>
      <w:spacing w:before="300" w:after="120" w:line="240" w:lineRule="auto"/>
      <w:ind w:left="0" w:firstLine="567"/>
      <w:suppressOverlap/>
      <w:jc w:val="both"/>
      <w:outlineLvl w:val="9"/>
    </w:pPr>
    <w:rPr>
      <w:rFonts w:eastAsia="Times New Roman" w:cs="Times New Roman"/>
      <w:b/>
      <w:bCs/>
      <w:iCs/>
      <w:color w:val="FF0000"/>
      <w:sz w:val="28"/>
      <w:szCs w:val="28"/>
      <w:lang w:val="vi-VN" w:eastAsia="x-none"/>
    </w:rPr>
  </w:style>
  <w:style w:type="paragraph" w:customStyle="1" w:styleId="ICAO">
    <w:name w:val="ICAO"/>
    <w:basedOn w:val="Normal"/>
    <w:autoRedefine/>
    <w:qFormat/>
    <w:rsid w:val="00864799"/>
    <w:pPr>
      <w:tabs>
        <w:tab w:val="left" w:pos="426"/>
      </w:tabs>
      <w:spacing w:before="80" w:after="80"/>
    </w:pPr>
    <w:rPr>
      <w:rFonts w:eastAsia="Calibri" w:cs="Times New Roman"/>
      <w:sz w:val="28"/>
      <w:szCs w:val="28"/>
    </w:rPr>
  </w:style>
  <w:style w:type="paragraph" w:customStyle="1" w:styleId="VN">
    <w:name w:val="VN"/>
    <w:basedOn w:val="ICAO"/>
    <w:autoRedefine/>
    <w:qFormat/>
    <w:rsid w:val="00864799"/>
    <w:rPr>
      <w:color w:val="3366FF"/>
    </w:rPr>
  </w:style>
  <w:style w:type="paragraph" w:customStyle="1" w:styleId="StyleStyleHeading29pt12ptNotItalic">
    <w:name w:val="Style Style Heading 2 + 9 pt + 12 pt Not Italic"/>
    <w:basedOn w:val="Normal"/>
    <w:link w:val="StyleStyleHeading29pt12ptNotItalicChar"/>
    <w:autoRedefine/>
    <w:rsid w:val="00864799"/>
    <w:pPr>
      <w:keepNext/>
      <w:widowControl w:val="0"/>
      <w:autoSpaceDE w:val="0"/>
      <w:autoSpaceDN w:val="0"/>
      <w:ind w:left="720"/>
      <w:contextualSpacing/>
      <w:outlineLvl w:val="1"/>
    </w:pPr>
    <w:rPr>
      <w:rFonts w:eastAsia="EUAlbertina-Bold-Identity-H" w:cs="Times New Roman"/>
      <w:b/>
      <w:strike/>
      <w:color w:val="FF0000"/>
      <w:sz w:val="22"/>
      <w:lang w:val="x-none" w:eastAsia="x-none"/>
    </w:rPr>
  </w:style>
  <w:style w:type="character" w:customStyle="1" w:styleId="StyleStyleHeading29pt12ptNotItalicChar">
    <w:name w:val="Style Style Heading 2 + 9 pt + 12 pt Not Italic Char"/>
    <w:link w:val="StyleStyleHeading29pt12ptNotItalic"/>
    <w:locked/>
    <w:rsid w:val="00864799"/>
    <w:rPr>
      <w:rFonts w:ascii="Times New Roman" w:eastAsia="EUAlbertina-Bold-Identity-H" w:hAnsi="Times New Roman" w:cs="Times New Roman"/>
      <w:b/>
      <w:strike/>
      <w:color w:val="FF0000"/>
      <w:lang w:val="x-none" w:eastAsia="x-none"/>
    </w:rPr>
  </w:style>
  <w:style w:type="paragraph" w:customStyle="1" w:styleId="StyleStyleHeading213ptJustifiedBefore0ptAfter0pt">
    <w:name w:val="Style Style Heading 2 + 13 pt Justified Before:  0 pt After:  0 pt ..."/>
    <w:basedOn w:val="Normal"/>
    <w:rsid w:val="00864799"/>
    <w:pPr>
      <w:keepNext/>
      <w:widowControl w:val="0"/>
      <w:autoSpaceDE w:val="0"/>
      <w:autoSpaceDN w:val="0"/>
      <w:spacing w:before="300" w:after="60"/>
      <w:outlineLvl w:val="1"/>
    </w:pPr>
    <w:rPr>
      <w:rFonts w:eastAsia="Times New Roman" w:cs="Times New Roman"/>
      <w:b/>
      <w:bCs/>
      <w:color w:val="993300"/>
      <w:sz w:val="22"/>
      <w:szCs w:val="20"/>
    </w:rPr>
  </w:style>
  <w:style w:type="paragraph" w:customStyle="1" w:styleId="StyleStyleHeading1Before0ptAfter0pt13pt">
    <w:name w:val="Style Style Heading 1 + Before:  0 pt After:  0 pt + 13 pt"/>
    <w:basedOn w:val="Normal"/>
    <w:rsid w:val="00864799"/>
    <w:pPr>
      <w:keepNext/>
      <w:widowControl w:val="0"/>
      <w:autoSpaceDE w:val="0"/>
      <w:autoSpaceDN w:val="0"/>
      <w:spacing w:before="0" w:after="0"/>
      <w:outlineLvl w:val="0"/>
    </w:pPr>
    <w:rPr>
      <w:rFonts w:eastAsia="MS Mincho" w:cs="Times New Roman"/>
      <w:b/>
      <w:bCs/>
      <w:color w:val="0000FF"/>
      <w:kern w:val="32"/>
      <w:sz w:val="26"/>
      <w:szCs w:val="26"/>
    </w:rPr>
  </w:style>
  <w:style w:type="paragraph" w:customStyle="1" w:styleId="TableParagraph">
    <w:name w:val="Table Paragraph"/>
    <w:basedOn w:val="Normal"/>
    <w:qFormat/>
    <w:rsid w:val="00864799"/>
    <w:pPr>
      <w:widowControl w:val="0"/>
      <w:spacing w:before="0" w:after="0"/>
      <w:jc w:val="left"/>
    </w:pPr>
    <w:rPr>
      <w:rFonts w:ascii="Calibri" w:eastAsia="Calibri" w:hAnsi="Calibri" w:cs="Times New Roman"/>
      <w:sz w:val="22"/>
    </w:rPr>
  </w:style>
  <w:style w:type="paragraph" w:customStyle="1" w:styleId="cacphanphuluc">
    <w:name w:val="cac phan phu luc"/>
    <w:basedOn w:val="Normal"/>
    <w:autoRedefine/>
    <w:qFormat/>
    <w:rsid w:val="00864799"/>
    <w:pPr>
      <w:widowControl w:val="0"/>
      <w:numPr>
        <w:numId w:val="21"/>
      </w:numPr>
      <w:tabs>
        <w:tab w:val="left" w:pos="993"/>
      </w:tabs>
      <w:autoSpaceDE w:val="0"/>
      <w:autoSpaceDN w:val="0"/>
      <w:ind w:hanging="153"/>
    </w:pPr>
    <w:rPr>
      <w:rFonts w:eastAsia="Times New Roman" w:cs="Times New Roman"/>
      <w:b/>
      <w:color w:val="000000"/>
      <w:sz w:val="28"/>
      <w:szCs w:val="28"/>
      <w:lang w:val="vi-VN"/>
    </w:rPr>
  </w:style>
  <w:style w:type="paragraph" w:customStyle="1" w:styleId="Headingc5">
    <w:name w:val="Heading c5"/>
    <w:basedOn w:val="Normal"/>
    <w:autoRedefine/>
    <w:rsid w:val="00864799"/>
    <w:pPr>
      <w:spacing w:line="300" w:lineRule="auto"/>
    </w:pPr>
    <w:rPr>
      <w:rFonts w:eastAsia="Times New Roman" w:cs="Times New Roman"/>
      <w:i/>
      <w:sz w:val="26"/>
      <w:szCs w:val="26"/>
    </w:rPr>
  </w:style>
  <w:style w:type="paragraph" w:customStyle="1" w:styleId="StyleStyleStyleHeading29pt12ptNotItalicBefore0">
    <w:name w:val="Style Style Style Heading 2 + 9 pt + 12 pt Not Italic + Before:  0 ..."/>
    <w:basedOn w:val="StyleStyleHeading29pt12ptNotItalic"/>
    <w:autoRedefine/>
    <w:rsid w:val="00864799"/>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864799"/>
    <w:pPr>
      <w:keepNext/>
      <w:widowControl w:val="0"/>
      <w:autoSpaceDE w:val="0"/>
      <w:autoSpaceDN w:val="0"/>
      <w:spacing w:before="0" w:after="0"/>
      <w:outlineLvl w:val="0"/>
    </w:pPr>
    <w:rPr>
      <w:rFonts w:eastAsia="Times New Roman" w:cs="Times New Roman"/>
      <w:bCs/>
      <w:color w:val="0000FF"/>
      <w:kern w:val="32"/>
      <w:sz w:val="26"/>
      <w:szCs w:val="20"/>
    </w:rPr>
  </w:style>
  <w:style w:type="character" w:customStyle="1" w:styleId="Style15">
    <w:name w:val="Style15"/>
    <w:locked/>
    <w:rsid w:val="00864799"/>
    <w:rPr>
      <w:rFonts w:ascii="Times New Roman" w:hAnsi="Times New Roman"/>
      <w:sz w:val="16"/>
    </w:rPr>
  </w:style>
  <w:style w:type="character" w:customStyle="1" w:styleId="Style16">
    <w:name w:val="Style16"/>
    <w:locked/>
    <w:rsid w:val="00864799"/>
    <w:rPr>
      <w:rFonts w:ascii="Times New Roman" w:hAnsi="Times New Roman"/>
      <w:sz w:val="16"/>
    </w:rPr>
  </w:style>
  <w:style w:type="character" w:customStyle="1" w:styleId="Style17">
    <w:name w:val="Style17"/>
    <w:locked/>
    <w:rsid w:val="00864799"/>
    <w:rPr>
      <w:rFonts w:ascii="Times New Roman" w:hAnsi="Times New Roman"/>
      <w:sz w:val="16"/>
    </w:rPr>
  </w:style>
  <w:style w:type="character" w:customStyle="1" w:styleId="Style18">
    <w:name w:val="Style18"/>
    <w:locked/>
    <w:rsid w:val="00864799"/>
    <w:rPr>
      <w:rFonts w:ascii="Times New Roman" w:hAnsi="Times New Roman"/>
      <w:sz w:val="16"/>
    </w:rPr>
  </w:style>
  <w:style w:type="character" w:customStyle="1" w:styleId="Style19">
    <w:name w:val="Style19"/>
    <w:locked/>
    <w:rsid w:val="00864799"/>
    <w:rPr>
      <w:rFonts w:ascii="Times New Roman" w:hAnsi="Times New Roman"/>
      <w:sz w:val="16"/>
    </w:rPr>
  </w:style>
  <w:style w:type="character" w:customStyle="1" w:styleId="Style200">
    <w:name w:val="Style20"/>
    <w:locked/>
    <w:rsid w:val="00864799"/>
    <w:rPr>
      <w:rFonts w:ascii="Times New Roman" w:hAnsi="Times New Roman"/>
      <w:sz w:val="20"/>
    </w:rPr>
  </w:style>
  <w:style w:type="character" w:customStyle="1" w:styleId="Style22">
    <w:name w:val="Style22"/>
    <w:locked/>
    <w:rsid w:val="00864799"/>
    <w:rPr>
      <w:rFonts w:ascii="Times New Roman" w:hAnsi="Times New Roman"/>
      <w:sz w:val="20"/>
    </w:rPr>
  </w:style>
  <w:style w:type="character" w:customStyle="1" w:styleId="Style30">
    <w:name w:val="Style30"/>
    <w:locked/>
    <w:rsid w:val="00864799"/>
    <w:rPr>
      <w:rFonts w:ascii="Times New Roman" w:hAnsi="Times New Roman"/>
      <w:b/>
      <w:sz w:val="20"/>
    </w:rPr>
  </w:style>
  <w:style w:type="character" w:customStyle="1" w:styleId="Style31">
    <w:name w:val="Style31"/>
    <w:locked/>
    <w:rsid w:val="00864799"/>
    <w:rPr>
      <w:rFonts w:ascii="Times New Roman" w:hAnsi="Times New Roman"/>
      <w:b/>
      <w:sz w:val="20"/>
    </w:rPr>
  </w:style>
  <w:style w:type="character" w:customStyle="1" w:styleId="Style35">
    <w:name w:val="Style35"/>
    <w:locked/>
    <w:rsid w:val="00864799"/>
    <w:rPr>
      <w:rFonts w:ascii="Times New Roman" w:hAnsi="Times New Roman"/>
      <w:b/>
      <w:sz w:val="20"/>
    </w:rPr>
  </w:style>
  <w:style w:type="paragraph" w:customStyle="1" w:styleId="MediumGrid1-Accent21">
    <w:name w:val="Medium Grid 1 - Accent 21"/>
    <w:basedOn w:val="Normal"/>
    <w:qFormat/>
    <w:rsid w:val="00864799"/>
    <w:pPr>
      <w:widowControl w:val="0"/>
      <w:autoSpaceDE w:val="0"/>
      <w:autoSpaceDN w:val="0"/>
      <w:spacing w:before="0" w:after="0"/>
      <w:ind w:left="720"/>
      <w:contextualSpacing/>
      <w:jc w:val="left"/>
    </w:pPr>
    <w:rPr>
      <w:rFonts w:eastAsia="Times New Roman" w:cs="Times New Roman"/>
      <w:szCs w:val="24"/>
    </w:rPr>
  </w:style>
  <w:style w:type="paragraph" w:customStyle="1" w:styleId="Style5">
    <w:name w:val="Style5"/>
    <w:basedOn w:val="Normal"/>
    <w:link w:val="Style5Char"/>
    <w:rsid w:val="00864799"/>
    <w:pPr>
      <w:widowControl w:val="0"/>
      <w:spacing w:before="80" w:after="0" w:line="340" w:lineRule="exact"/>
      <w:ind w:firstLine="454"/>
    </w:pPr>
    <w:rPr>
      <w:rFonts w:eastAsia="Times New Roman" w:cs="Times New Roman"/>
      <w:sz w:val="28"/>
      <w:szCs w:val="28"/>
    </w:rPr>
  </w:style>
  <w:style w:type="paragraph" w:customStyle="1" w:styleId="Style6">
    <w:name w:val="Style6"/>
    <w:basedOn w:val="Normal"/>
    <w:rsid w:val="00864799"/>
    <w:pPr>
      <w:widowControl w:val="0"/>
      <w:spacing w:before="80" w:after="0" w:line="340" w:lineRule="exact"/>
      <w:ind w:firstLine="454"/>
      <w:contextualSpacing/>
    </w:pPr>
    <w:rPr>
      <w:rFonts w:ascii="Times New Roman Bold" w:eastAsia="Times New Roman" w:hAnsi="Times New Roman Bold" w:cs="Times New Roman"/>
      <w:b/>
      <w:sz w:val="28"/>
      <w:szCs w:val="28"/>
    </w:rPr>
  </w:style>
  <w:style w:type="character" w:customStyle="1" w:styleId="Style5Char">
    <w:name w:val="Style5 Char"/>
    <w:link w:val="Style5"/>
    <w:rsid w:val="00864799"/>
    <w:rPr>
      <w:rFonts w:ascii="Times New Roman" w:eastAsia="Times New Roman" w:hAnsi="Times New Roman" w:cs="Times New Roman"/>
      <w:sz w:val="28"/>
      <w:szCs w:val="28"/>
    </w:rPr>
  </w:style>
  <w:style w:type="character" w:customStyle="1" w:styleId="Heading2CharCharCharChar">
    <w:name w:val="Heading 2 Char Char Char Char"/>
    <w:rsid w:val="00864799"/>
    <w:rPr>
      <w:rFonts w:ascii="Times New Roman" w:eastAsia="Times New Roman" w:hAnsi="Times New Roman" w:cs="Times New Roman"/>
      <w:b/>
      <w:bCs/>
      <w:sz w:val="36"/>
      <w:szCs w:val="36"/>
    </w:rPr>
  </w:style>
  <w:style w:type="numbering" w:customStyle="1" w:styleId="NoList3">
    <w:name w:val="No List3"/>
    <w:next w:val="NoList"/>
    <w:semiHidden/>
    <w:rsid w:val="00864799"/>
  </w:style>
  <w:style w:type="numbering" w:customStyle="1" w:styleId="NoList11">
    <w:name w:val="No List11"/>
    <w:next w:val="NoList"/>
    <w:semiHidden/>
    <w:rsid w:val="00864799"/>
  </w:style>
  <w:style w:type="numbering" w:customStyle="1" w:styleId="NoList111">
    <w:name w:val="No List111"/>
    <w:next w:val="NoList"/>
    <w:semiHidden/>
    <w:rsid w:val="00864799"/>
  </w:style>
  <w:style w:type="numbering" w:customStyle="1" w:styleId="NoList21">
    <w:name w:val="No List21"/>
    <w:next w:val="NoList"/>
    <w:semiHidden/>
    <w:rsid w:val="00864799"/>
  </w:style>
  <w:style w:type="numbering" w:customStyle="1" w:styleId="NoList31">
    <w:name w:val="No List31"/>
    <w:next w:val="NoList"/>
    <w:semiHidden/>
    <w:rsid w:val="00864799"/>
  </w:style>
  <w:style w:type="numbering" w:customStyle="1" w:styleId="NoList12">
    <w:name w:val="No List12"/>
    <w:next w:val="NoList"/>
    <w:semiHidden/>
    <w:rsid w:val="00864799"/>
  </w:style>
  <w:style w:type="numbering" w:customStyle="1" w:styleId="NoList211">
    <w:name w:val="No List211"/>
    <w:next w:val="NoList"/>
    <w:semiHidden/>
    <w:rsid w:val="00864799"/>
  </w:style>
  <w:style w:type="numbering" w:customStyle="1" w:styleId="NoList311">
    <w:name w:val="No List311"/>
    <w:next w:val="NoList"/>
    <w:semiHidden/>
    <w:rsid w:val="00864799"/>
  </w:style>
  <w:style w:type="numbering" w:customStyle="1" w:styleId="NoList1111">
    <w:name w:val="No List1111"/>
    <w:next w:val="NoList"/>
    <w:semiHidden/>
    <w:rsid w:val="00864799"/>
  </w:style>
  <w:style w:type="numbering" w:customStyle="1" w:styleId="NoList11111">
    <w:name w:val="No List11111"/>
    <w:next w:val="NoList"/>
    <w:semiHidden/>
    <w:rsid w:val="00864799"/>
  </w:style>
  <w:style w:type="numbering" w:customStyle="1" w:styleId="NoList4">
    <w:name w:val="No List4"/>
    <w:next w:val="NoList"/>
    <w:semiHidden/>
    <w:rsid w:val="00864799"/>
  </w:style>
  <w:style w:type="numbering" w:customStyle="1" w:styleId="NoList5">
    <w:name w:val="No List5"/>
    <w:next w:val="NoList"/>
    <w:semiHidden/>
    <w:rsid w:val="00864799"/>
  </w:style>
  <w:style w:type="numbering" w:customStyle="1" w:styleId="NoList6">
    <w:name w:val="No List6"/>
    <w:next w:val="NoList"/>
    <w:semiHidden/>
    <w:rsid w:val="00864799"/>
  </w:style>
  <w:style w:type="numbering" w:customStyle="1" w:styleId="NoList7">
    <w:name w:val="No List7"/>
    <w:next w:val="NoList"/>
    <w:semiHidden/>
    <w:rsid w:val="00864799"/>
  </w:style>
  <w:style w:type="numbering" w:customStyle="1" w:styleId="NoList8">
    <w:name w:val="No List8"/>
    <w:next w:val="NoList"/>
    <w:semiHidden/>
    <w:rsid w:val="00864799"/>
  </w:style>
  <w:style w:type="numbering" w:customStyle="1" w:styleId="NoList9">
    <w:name w:val="No List9"/>
    <w:next w:val="NoList"/>
    <w:semiHidden/>
    <w:rsid w:val="00864799"/>
  </w:style>
  <w:style w:type="numbering" w:customStyle="1" w:styleId="NoList10">
    <w:name w:val="No List10"/>
    <w:next w:val="NoList"/>
    <w:semiHidden/>
    <w:rsid w:val="00864799"/>
  </w:style>
  <w:style w:type="numbering" w:customStyle="1" w:styleId="NoList111111">
    <w:name w:val="No List111111"/>
    <w:next w:val="NoList"/>
    <w:semiHidden/>
    <w:rsid w:val="00864799"/>
  </w:style>
  <w:style w:type="numbering" w:customStyle="1" w:styleId="NoList121">
    <w:name w:val="No List121"/>
    <w:next w:val="NoList"/>
    <w:semiHidden/>
    <w:rsid w:val="00864799"/>
  </w:style>
  <w:style w:type="numbering" w:customStyle="1" w:styleId="NoList13">
    <w:name w:val="No List13"/>
    <w:next w:val="NoList"/>
    <w:semiHidden/>
    <w:rsid w:val="00864799"/>
  </w:style>
  <w:style w:type="numbering" w:customStyle="1" w:styleId="NoList14">
    <w:name w:val="No List14"/>
    <w:next w:val="NoList"/>
    <w:semiHidden/>
    <w:rsid w:val="00864799"/>
  </w:style>
  <w:style w:type="numbering" w:customStyle="1" w:styleId="NoList15">
    <w:name w:val="No List15"/>
    <w:next w:val="NoList"/>
    <w:semiHidden/>
    <w:rsid w:val="00864799"/>
  </w:style>
  <w:style w:type="numbering" w:customStyle="1" w:styleId="NoList16">
    <w:name w:val="No List16"/>
    <w:next w:val="NoList"/>
    <w:semiHidden/>
    <w:rsid w:val="00864799"/>
  </w:style>
  <w:style w:type="numbering" w:customStyle="1" w:styleId="NoList17">
    <w:name w:val="No List17"/>
    <w:next w:val="NoList"/>
    <w:semiHidden/>
    <w:rsid w:val="00864799"/>
  </w:style>
  <w:style w:type="numbering" w:customStyle="1" w:styleId="NoList22">
    <w:name w:val="No List22"/>
    <w:next w:val="NoList"/>
    <w:semiHidden/>
    <w:rsid w:val="00864799"/>
  </w:style>
  <w:style w:type="numbering" w:customStyle="1" w:styleId="NoList32">
    <w:name w:val="No List32"/>
    <w:next w:val="NoList"/>
    <w:semiHidden/>
    <w:rsid w:val="00864799"/>
  </w:style>
  <w:style w:type="numbering" w:customStyle="1" w:styleId="NoList41">
    <w:name w:val="No List41"/>
    <w:next w:val="NoList"/>
    <w:semiHidden/>
    <w:rsid w:val="00864799"/>
  </w:style>
  <w:style w:type="numbering" w:customStyle="1" w:styleId="NoList51">
    <w:name w:val="No List51"/>
    <w:next w:val="NoList"/>
    <w:semiHidden/>
    <w:rsid w:val="00864799"/>
  </w:style>
  <w:style w:type="numbering" w:customStyle="1" w:styleId="NoList61">
    <w:name w:val="No List61"/>
    <w:next w:val="NoList"/>
    <w:semiHidden/>
    <w:rsid w:val="00864799"/>
  </w:style>
  <w:style w:type="numbering" w:customStyle="1" w:styleId="NoList71">
    <w:name w:val="No List71"/>
    <w:next w:val="NoList"/>
    <w:semiHidden/>
    <w:rsid w:val="00864799"/>
  </w:style>
  <w:style w:type="numbering" w:customStyle="1" w:styleId="NoList81">
    <w:name w:val="No List81"/>
    <w:next w:val="NoList"/>
    <w:semiHidden/>
    <w:rsid w:val="00864799"/>
  </w:style>
  <w:style w:type="numbering" w:customStyle="1" w:styleId="NoList91">
    <w:name w:val="No List91"/>
    <w:next w:val="NoList"/>
    <w:semiHidden/>
    <w:rsid w:val="00864799"/>
  </w:style>
  <w:style w:type="numbering" w:customStyle="1" w:styleId="NoList101">
    <w:name w:val="No List101"/>
    <w:next w:val="NoList"/>
    <w:semiHidden/>
    <w:rsid w:val="00864799"/>
  </w:style>
  <w:style w:type="numbering" w:customStyle="1" w:styleId="NoList112">
    <w:name w:val="No List112"/>
    <w:next w:val="NoList"/>
    <w:semiHidden/>
    <w:rsid w:val="00864799"/>
  </w:style>
  <w:style w:type="numbering" w:customStyle="1" w:styleId="NoList122">
    <w:name w:val="No List122"/>
    <w:next w:val="NoList"/>
    <w:semiHidden/>
    <w:rsid w:val="00864799"/>
  </w:style>
  <w:style w:type="numbering" w:customStyle="1" w:styleId="NoList131">
    <w:name w:val="No List131"/>
    <w:next w:val="NoList"/>
    <w:semiHidden/>
    <w:rsid w:val="00864799"/>
  </w:style>
  <w:style w:type="numbering" w:customStyle="1" w:styleId="NoList141">
    <w:name w:val="No List141"/>
    <w:next w:val="NoList"/>
    <w:semiHidden/>
    <w:rsid w:val="00864799"/>
  </w:style>
  <w:style w:type="numbering" w:customStyle="1" w:styleId="NoList151">
    <w:name w:val="No List151"/>
    <w:next w:val="NoList"/>
    <w:semiHidden/>
    <w:rsid w:val="00864799"/>
  </w:style>
  <w:style w:type="numbering" w:customStyle="1" w:styleId="NoList18">
    <w:name w:val="No List18"/>
    <w:next w:val="NoList"/>
    <w:semiHidden/>
    <w:rsid w:val="00864799"/>
  </w:style>
  <w:style w:type="numbering" w:customStyle="1" w:styleId="NoList19">
    <w:name w:val="No List19"/>
    <w:next w:val="NoList"/>
    <w:semiHidden/>
    <w:rsid w:val="00864799"/>
  </w:style>
  <w:style w:type="numbering" w:customStyle="1" w:styleId="NoList20">
    <w:name w:val="No List20"/>
    <w:next w:val="NoList"/>
    <w:semiHidden/>
    <w:rsid w:val="00864799"/>
  </w:style>
  <w:style w:type="numbering" w:customStyle="1" w:styleId="NoList110">
    <w:name w:val="No List110"/>
    <w:next w:val="NoList"/>
    <w:semiHidden/>
    <w:rsid w:val="00864799"/>
  </w:style>
  <w:style w:type="character" w:customStyle="1" w:styleId="WW8Num1z0">
    <w:name w:val="WW8Num1z0"/>
    <w:rsid w:val="00864799"/>
  </w:style>
  <w:style w:type="character" w:customStyle="1" w:styleId="WW8Num2z0">
    <w:name w:val="WW8Num2z0"/>
    <w:rsid w:val="00864799"/>
  </w:style>
  <w:style w:type="character" w:customStyle="1" w:styleId="WW8Num3z0">
    <w:name w:val="WW8Num3z0"/>
    <w:rsid w:val="00864799"/>
  </w:style>
  <w:style w:type="character" w:customStyle="1" w:styleId="WW8Num4z0">
    <w:name w:val="WW8Num4z0"/>
    <w:rsid w:val="00864799"/>
  </w:style>
  <w:style w:type="character" w:customStyle="1" w:styleId="WW8Num5z0">
    <w:name w:val="WW8Num5z0"/>
    <w:rsid w:val="00864799"/>
    <w:rPr>
      <w:rFonts w:ascii="Symbol" w:hAnsi="Symbol" w:cs="Symbol"/>
    </w:rPr>
  </w:style>
  <w:style w:type="character" w:customStyle="1" w:styleId="WW8Num6z0">
    <w:name w:val="WW8Num6z0"/>
    <w:rsid w:val="00864799"/>
    <w:rPr>
      <w:rFonts w:ascii="Symbol" w:hAnsi="Symbol" w:cs="Symbol"/>
    </w:rPr>
  </w:style>
  <w:style w:type="character" w:customStyle="1" w:styleId="WW8Num7z0">
    <w:name w:val="WW8Num7z0"/>
    <w:rsid w:val="00864799"/>
    <w:rPr>
      <w:rFonts w:ascii="Symbol" w:hAnsi="Symbol" w:cs="Symbol"/>
    </w:rPr>
  </w:style>
  <w:style w:type="character" w:customStyle="1" w:styleId="WW8Num8z0">
    <w:name w:val="WW8Num8z0"/>
    <w:rsid w:val="00864799"/>
    <w:rPr>
      <w:rFonts w:ascii="Symbol" w:hAnsi="Symbol" w:cs="Symbol"/>
    </w:rPr>
  </w:style>
  <w:style w:type="character" w:customStyle="1" w:styleId="WW8Num9z0">
    <w:name w:val="WW8Num9z0"/>
    <w:rsid w:val="00864799"/>
  </w:style>
  <w:style w:type="character" w:customStyle="1" w:styleId="WW8Num10z0">
    <w:name w:val="WW8Num10z0"/>
    <w:rsid w:val="00864799"/>
    <w:rPr>
      <w:rFonts w:ascii="Symbol" w:hAnsi="Symbol" w:cs="Symbol"/>
    </w:rPr>
  </w:style>
  <w:style w:type="character" w:customStyle="1" w:styleId="WW8Num11z0">
    <w:name w:val="WW8Num11z0"/>
    <w:rsid w:val="00864799"/>
  </w:style>
  <w:style w:type="character" w:customStyle="1" w:styleId="WW8Num11z1">
    <w:name w:val="WW8Num11z1"/>
    <w:rsid w:val="00864799"/>
  </w:style>
  <w:style w:type="character" w:customStyle="1" w:styleId="WW8Num11z2">
    <w:name w:val="WW8Num11z2"/>
    <w:rsid w:val="00864799"/>
  </w:style>
  <w:style w:type="character" w:customStyle="1" w:styleId="WW8Num11z3">
    <w:name w:val="WW8Num11z3"/>
    <w:rsid w:val="00864799"/>
  </w:style>
  <w:style w:type="character" w:customStyle="1" w:styleId="WW8Num11z4">
    <w:name w:val="WW8Num11z4"/>
    <w:rsid w:val="00864799"/>
  </w:style>
  <w:style w:type="character" w:customStyle="1" w:styleId="WW8Num11z5">
    <w:name w:val="WW8Num11z5"/>
    <w:rsid w:val="00864799"/>
  </w:style>
  <w:style w:type="character" w:customStyle="1" w:styleId="WW8Num11z6">
    <w:name w:val="WW8Num11z6"/>
    <w:rsid w:val="00864799"/>
  </w:style>
  <w:style w:type="character" w:customStyle="1" w:styleId="WW8Num11z7">
    <w:name w:val="WW8Num11z7"/>
    <w:rsid w:val="00864799"/>
  </w:style>
  <w:style w:type="character" w:customStyle="1" w:styleId="WW8Num11z8">
    <w:name w:val="WW8Num11z8"/>
    <w:rsid w:val="00864799"/>
  </w:style>
  <w:style w:type="character" w:customStyle="1" w:styleId="WW8Num12z0">
    <w:name w:val="WW8Num12z0"/>
    <w:rsid w:val="00864799"/>
  </w:style>
  <w:style w:type="character" w:customStyle="1" w:styleId="WW8Num12z1">
    <w:name w:val="WW8Num12z1"/>
    <w:rsid w:val="00864799"/>
  </w:style>
  <w:style w:type="character" w:customStyle="1" w:styleId="WW8Num12z2">
    <w:name w:val="WW8Num12z2"/>
    <w:rsid w:val="00864799"/>
  </w:style>
  <w:style w:type="character" w:customStyle="1" w:styleId="WW8Num12z3">
    <w:name w:val="WW8Num12z3"/>
    <w:rsid w:val="00864799"/>
  </w:style>
  <w:style w:type="character" w:customStyle="1" w:styleId="WW8Num12z4">
    <w:name w:val="WW8Num12z4"/>
    <w:rsid w:val="00864799"/>
  </w:style>
  <w:style w:type="character" w:customStyle="1" w:styleId="WW8Num12z5">
    <w:name w:val="WW8Num12z5"/>
    <w:rsid w:val="00864799"/>
  </w:style>
  <w:style w:type="character" w:customStyle="1" w:styleId="WW8Num12z6">
    <w:name w:val="WW8Num12z6"/>
    <w:rsid w:val="00864799"/>
  </w:style>
  <w:style w:type="character" w:customStyle="1" w:styleId="WW8Num12z7">
    <w:name w:val="WW8Num12z7"/>
    <w:rsid w:val="00864799"/>
  </w:style>
  <w:style w:type="character" w:customStyle="1" w:styleId="WW8Num12z8">
    <w:name w:val="WW8Num12z8"/>
    <w:rsid w:val="00864799"/>
  </w:style>
  <w:style w:type="character" w:customStyle="1" w:styleId="WW8Num13z0">
    <w:name w:val="WW8Num13z0"/>
    <w:rsid w:val="00864799"/>
    <w:rPr>
      <w:rFonts w:eastAsia=".VnTime"/>
      <w:color w:val="000000"/>
      <w:spacing w:val="2"/>
      <w:lang w:val="it-IT"/>
    </w:rPr>
  </w:style>
  <w:style w:type="character" w:customStyle="1" w:styleId="WW8Num13z1">
    <w:name w:val="WW8Num13z1"/>
    <w:rsid w:val="00864799"/>
  </w:style>
  <w:style w:type="character" w:customStyle="1" w:styleId="WW8Num13z2">
    <w:name w:val="WW8Num13z2"/>
    <w:rsid w:val="00864799"/>
  </w:style>
  <w:style w:type="character" w:customStyle="1" w:styleId="WW8Num13z3">
    <w:name w:val="WW8Num13z3"/>
    <w:rsid w:val="00864799"/>
  </w:style>
  <w:style w:type="character" w:customStyle="1" w:styleId="WW8Num13z4">
    <w:name w:val="WW8Num13z4"/>
    <w:rsid w:val="00864799"/>
  </w:style>
  <w:style w:type="character" w:customStyle="1" w:styleId="WW8Num13z5">
    <w:name w:val="WW8Num13z5"/>
    <w:rsid w:val="00864799"/>
  </w:style>
  <w:style w:type="character" w:customStyle="1" w:styleId="WW8Num13z6">
    <w:name w:val="WW8Num13z6"/>
    <w:rsid w:val="00864799"/>
  </w:style>
  <w:style w:type="character" w:customStyle="1" w:styleId="WW8Num13z7">
    <w:name w:val="WW8Num13z7"/>
    <w:rsid w:val="00864799"/>
  </w:style>
  <w:style w:type="character" w:customStyle="1" w:styleId="WW8Num13z8">
    <w:name w:val="WW8Num13z8"/>
    <w:rsid w:val="00864799"/>
  </w:style>
  <w:style w:type="character" w:customStyle="1" w:styleId="WW8Num14z0">
    <w:name w:val="WW8Num14z0"/>
    <w:rsid w:val="00864799"/>
  </w:style>
  <w:style w:type="character" w:customStyle="1" w:styleId="WW8Num14z1">
    <w:name w:val="WW8Num14z1"/>
    <w:rsid w:val="00864799"/>
  </w:style>
  <w:style w:type="character" w:customStyle="1" w:styleId="WW8Num14z2">
    <w:name w:val="WW8Num14z2"/>
    <w:rsid w:val="00864799"/>
  </w:style>
  <w:style w:type="character" w:customStyle="1" w:styleId="WW8Num14z3">
    <w:name w:val="WW8Num14z3"/>
    <w:rsid w:val="00864799"/>
  </w:style>
  <w:style w:type="character" w:customStyle="1" w:styleId="WW8Num14z4">
    <w:name w:val="WW8Num14z4"/>
    <w:rsid w:val="00864799"/>
  </w:style>
  <w:style w:type="character" w:customStyle="1" w:styleId="WW8Num14z5">
    <w:name w:val="WW8Num14z5"/>
    <w:rsid w:val="00864799"/>
  </w:style>
  <w:style w:type="character" w:customStyle="1" w:styleId="WW8Num14z6">
    <w:name w:val="WW8Num14z6"/>
    <w:rsid w:val="00864799"/>
  </w:style>
  <w:style w:type="character" w:customStyle="1" w:styleId="WW8Num14z7">
    <w:name w:val="WW8Num14z7"/>
    <w:rsid w:val="00864799"/>
  </w:style>
  <w:style w:type="character" w:customStyle="1" w:styleId="WW8Num14z8">
    <w:name w:val="WW8Num14z8"/>
    <w:rsid w:val="00864799"/>
  </w:style>
  <w:style w:type="character" w:customStyle="1" w:styleId="WW8Num15z0">
    <w:name w:val="WW8Num15z0"/>
    <w:rsid w:val="00864799"/>
  </w:style>
  <w:style w:type="character" w:customStyle="1" w:styleId="WW8Num15z1">
    <w:name w:val="WW8Num15z1"/>
    <w:rsid w:val="00864799"/>
  </w:style>
  <w:style w:type="character" w:customStyle="1" w:styleId="WW8Num15z2">
    <w:name w:val="WW8Num15z2"/>
    <w:rsid w:val="00864799"/>
  </w:style>
  <w:style w:type="character" w:customStyle="1" w:styleId="WW8Num15z3">
    <w:name w:val="WW8Num15z3"/>
    <w:rsid w:val="00864799"/>
  </w:style>
  <w:style w:type="character" w:customStyle="1" w:styleId="WW8Num15z4">
    <w:name w:val="WW8Num15z4"/>
    <w:rsid w:val="00864799"/>
  </w:style>
  <w:style w:type="character" w:customStyle="1" w:styleId="WW8Num15z5">
    <w:name w:val="WW8Num15z5"/>
    <w:rsid w:val="00864799"/>
  </w:style>
  <w:style w:type="character" w:customStyle="1" w:styleId="WW8Num15z6">
    <w:name w:val="WW8Num15z6"/>
    <w:rsid w:val="00864799"/>
  </w:style>
  <w:style w:type="character" w:customStyle="1" w:styleId="WW8Num15z7">
    <w:name w:val="WW8Num15z7"/>
    <w:rsid w:val="00864799"/>
  </w:style>
  <w:style w:type="character" w:customStyle="1" w:styleId="WW8Num15z8">
    <w:name w:val="WW8Num15z8"/>
    <w:rsid w:val="00864799"/>
  </w:style>
  <w:style w:type="character" w:customStyle="1" w:styleId="WW8Num16z0">
    <w:name w:val="WW8Num16z0"/>
    <w:rsid w:val="00864799"/>
    <w:rPr>
      <w:rFonts w:ascii="Times New Roman" w:eastAsia="Times New Roman" w:hAnsi="Times New Roman" w:cs="Times New Roman"/>
    </w:rPr>
  </w:style>
  <w:style w:type="character" w:customStyle="1" w:styleId="WW8Num16z1">
    <w:name w:val="WW8Num16z1"/>
    <w:rsid w:val="00864799"/>
  </w:style>
  <w:style w:type="character" w:customStyle="1" w:styleId="WW8Num16z2">
    <w:name w:val="WW8Num16z2"/>
    <w:rsid w:val="00864799"/>
  </w:style>
  <w:style w:type="character" w:customStyle="1" w:styleId="WW8Num16z3">
    <w:name w:val="WW8Num16z3"/>
    <w:rsid w:val="00864799"/>
  </w:style>
  <w:style w:type="character" w:customStyle="1" w:styleId="WW8Num16z4">
    <w:name w:val="WW8Num16z4"/>
    <w:rsid w:val="00864799"/>
  </w:style>
  <w:style w:type="character" w:customStyle="1" w:styleId="WW8Num16z5">
    <w:name w:val="WW8Num16z5"/>
    <w:rsid w:val="00864799"/>
  </w:style>
  <w:style w:type="character" w:customStyle="1" w:styleId="WW8Num16z6">
    <w:name w:val="WW8Num16z6"/>
    <w:rsid w:val="00864799"/>
  </w:style>
  <w:style w:type="character" w:customStyle="1" w:styleId="WW8Num16z7">
    <w:name w:val="WW8Num16z7"/>
    <w:rsid w:val="00864799"/>
  </w:style>
  <w:style w:type="character" w:customStyle="1" w:styleId="WW8Num16z8">
    <w:name w:val="WW8Num16z8"/>
    <w:rsid w:val="00864799"/>
  </w:style>
  <w:style w:type="character" w:customStyle="1" w:styleId="WW8Num17z0">
    <w:name w:val="WW8Num17z0"/>
    <w:rsid w:val="00864799"/>
  </w:style>
  <w:style w:type="character" w:customStyle="1" w:styleId="WW8Num17z1">
    <w:name w:val="WW8Num17z1"/>
    <w:rsid w:val="00864799"/>
  </w:style>
  <w:style w:type="character" w:customStyle="1" w:styleId="WW8Num17z2">
    <w:name w:val="WW8Num17z2"/>
    <w:rsid w:val="00864799"/>
  </w:style>
  <w:style w:type="character" w:customStyle="1" w:styleId="WW8Num17z3">
    <w:name w:val="WW8Num17z3"/>
    <w:rsid w:val="00864799"/>
  </w:style>
  <w:style w:type="character" w:customStyle="1" w:styleId="WW8Num17z4">
    <w:name w:val="WW8Num17z4"/>
    <w:rsid w:val="00864799"/>
  </w:style>
  <w:style w:type="character" w:customStyle="1" w:styleId="WW8Num17z5">
    <w:name w:val="WW8Num17z5"/>
    <w:rsid w:val="00864799"/>
  </w:style>
  <w:style w:type="character" w:customStyle="1" w:styleId="WW8Num17z6">
    <w:name w:val="WW8Num17z6"/>
    <w:rsid w:val="00864799"/>
  </w:style>
  <w:style w:type="character" w:customStyle="1" w:styleId="WW8Num17z7">
    <w:name w:val="WW8Num17z7"/>
    <w:rsid w:val="00864799"/>
  </w:style>
  <w:style w:type="character" w:customStyle="1" w:styleId="WW8Num17z8">
    <w:name w:val="WW8Num17z8"/>
    <w:rsid w:val="00864799"/>
  </w:style>
  <w:style w:type="character" w:customStyle="1" w:styleId="WW8Num18z0">
    <w:name w:val="WW8Num18z0"/>
    <w:rsid w:val="00864799"/>
  </w:style>
  <w:style w:type="character" w:customStyle="1" w:styleId="WW8Num18z1">
    <w:name w:val="WW8Num18z1"/>
    <w:rsid w:val="00864799"/>
  </w:style>
  <w:style w:type="character" w:customStyle="1" w:styleId="WW8Num18z2">
    <w:name w:val="WW8Num18z2"/>
    <w:rsid w:val="00864799"/>
  </w:style>
  <w:style w:type="character" w:customStyle="1" w:styleId="WW8Num18z3">
    <w:name w:val="WW8Num18z3"/>
    <w:rsid w:val="00864799"/>
  </w:style>
  <w:style w:type="character" w:customStyle="1" w:styleId="WW8Num18z4">
    <w:name w:val="WW8Num18z4"/>
    <w:rsid w:val="00864799"/>
  </w:style>
  <w:style w:type="character" w:customStyle="1" w:styleId="WW8Num18z5">
    <w:name w:val="WW8Num18z5"/>
    <w:rsid w:val="00864799"/>
  </w:style>
  <w:style w:type="character" w:customStyle="1" w:styleId="WW8Num18z6">
    <w:name w:val="WW8Num18z6"/>
    <w:rsid w:val="00864799"/>
  </w:style>
  <w:style w:type="character" w:customStyle="1" w:styleId="WW8Num18z7">
    <w:name w:val="WW8Num18z7"/>
    <w:rsid w:val="00864799"/>
  </w:style>
  <w:style w:type="character" w:customStyle="1" w:styleId="WW8Num18z8">
    <w:name w:val="WW8Num18z8"/>
    <w:rsid w:val="00864799"/>
  </w:style>
  <w:style w:type="character" w:customStyle="1" w:styleId="WW8Num19z0">
    <w:name w:val="WW8Num19z0"/>
    <w:rsid w:val="00864799"/>
  </w:style>
  <w:style w:type="character" w:customStyle="1" w:styleId="WW8Num19z1">
    <w:name w:val="WW8Num19z1"/>
    <w:rsid w:val="00864799"/>
  </w:style>
  <w:style w:type="character" w:customStyle="1" w:styleId="WW8Num19z2">
    <w:name w:val="WW8Num19z2"/>
    <w:rsid w:val="00864799"/>
  </w:style>
  <w:style w:type="character" w:customStyle="1" w:styleId="WW8Num19z3">
    <w:name w:val="WW8Num19z3"/>
    <w:rsid w:val="00864799"/>
  </w:style>
  <w:style w:type="character" w:customStyle="1" w:styleId="WW8Num19z4">
    <w:name w:val="WW8Num19z4"/>
    <w:rsid w:val="00864799"/>
  </w:style>
  <w:style w:type="character" w:customStyle="1" w:styleId="WW8Num19z5">
    <w:name w:val="WW8Num19z5"/>
    <w:rsid w:val="00864799"/>
  </w:style>
  <w:style w:type="character" w:customStyle="1" w:styleId="WW8Num19z6">
    <w:name w:val="WW8Num19z6"/>
    <w:rsid w:val="00864799"/>
  </w:style>
  <w:style w:type="character" w:customStyle="1" w:styleId="WW8Num19z7">
    <w:name w:val="WW8Num19z7"/>
    <w:rsid w:val="00864799"/>
  </w:style>
  <w:style w:type="character" w:customStyle="1" w:styleId="WW8Num19z8">
    <w:name w:val="WW8Num19z8"/>
    <w:rsid w:val="00864799"/>
  </w:style>
  <w:style w:type="character" w:customStyle="1" w:styleId="WW8Num20z0">
    <w:name w:val="WW8Num20z0"/>
    <w:rsid w:val="00864799"/>
  </w:style>
  <w:style w:type="character" w:customStyle="1" w:styleId="WW8Num20z1">
    <w:name w:val="WW8Num20z1"/>
    <w:rsid w:val="00864799"/>
  </w:style>
  <w:style w:type="character" w:customStyle="1" w:styleId="WW8Num20z2">
    <w:name w:val="WW8Num20z2"/>
    <w:rsid w:val="00864799"/>
  </w:style>
  <w:style w:type="character" w:customStyle="1" w:styleId="WW8Num20z3">
    <w:name w:val="WW8Num20z3"/>
    <w:rsid w:val="00864799"/>
  </w:style>
  <w:style w:type="character" w:customStyle="1" w:styleId="WW8Num20z4">
    <w:name w:val="WW8Num20z4"/>
    <w:rsid w:val="00864799"/>
  </w:style>
  <w:style w:type="character" w:customStyle="1" w:styleId="WW8Num20z5">
    <w:name w:val="WW8Num20z5"/>
    <w:rsid w:val="00864799"/>
  </w:style>
  <w:style w:type="character" w:customStyle="1" w:styleId="WW8Num20z6">
    <w:name w:val="WW8Num20z6"/>
    <w:rsid w:val="00864799"/>
  </w:style>
  <w:style w:type="character" w:customStyle="1" w:styleId="WW8Num20z7">
    <w:name w:val="WW8Num20z7"/>
    <w:rsid w:val="00864799"/>
  </w:style>
  <w:style w:type="character" w:customStyle="1" w:styleId="WW8Num20z8">
    <w:name w:val="WW8Num20z8"/>
    <w:rsid w:val="00864799"/>
  </w:style>
  <w:style w:type="character" w:customStyle="1" w:styleId="WW8Num21z0">
    <w:name w:val="WW8Num21z0"/>
    <w:rsid w:val="00864799"/>
  </w:style>
  <w:style w:type="character" w:customStyle="1" w:styleId="WW8Num21z1">
    <w:name w:val="WW8Num21z1"/>
    <w:rsid w:val="00864799"/>
  </w:style>
  <w:style w:type="character" w:customStyle="1" w:styleId="WW8Num21z2">
    <w:name w:val="WW8Num21z2"/>
    <w:rsid w:val="00864799"/>
  </w:style>
  <w:style w:type="character" w:customStyle="1" w:styleId="WW8Num21z3">
    <w:name w:val="WW8Num21z3"/>
    <w:rsid w:val="00864799"/>
  </w:style>
  <w:style w:type="character" w:customStyle="1" w:styleId="WW8Num21z4">
    <w:name w:val="WW8Num21z4"/>
    <w:rsid w:val="00864799"/>
  </w:style>
  <w:style w:type="character" w:customStyle="1" w:styleId="WW8Num21z5">
    <w:name w:val="WW8Num21z5"/>
    <w:rsid w:val="00864799"/>
  </w:style>
  <w:style w:type="character" w:customStyle="1" w:styleId="WW8Num21z6">
    <w:name w:val="WW8Num21z6"/>
    <w:rsid w:val="00864799"/>
  </w:style>
  <w:style w:type="character" w:customStyle="1" w:styleId="WW8Num21z7">
    <w:name w:val="WW8Num21z7"/>
    <w:rsid w:val="00864799"/>
  </w:style>
  <w:style w:type="character" w:customStyle="1" w:styleId="WW8Num21z8">
    <w:name w:val="WW8Num21z8"/>
    <w:rsid w:val="00864799"/>
  </w:style>
  <w:style w:type="character" w:customStyle="1" w:styleId="WW8Num22z0">
    <w:name w:val="WW8Num22z0"/>
    <w:rsid w:val="00864799"/>
    <w:rPr>
      <w:rFonts w:ascii="Times New Roman" w:eastAsia="Calibri" w:hAnsi="Times New Roman" w:cs="Times New Roman"/>
    </w:rPr>
  </w:style>
  <w:style w:type="character" w:customStyle="1" w:styleId="WW8Num22z1">
    <w:name w:val="WW8Num22z1"/>
    <w:rsid w:val="00864799"/>
    <w:rPr>
      <w:rFonts w:ascii="Courier New" w:hAnsi="Courier New" w:cs="Courier New"/>
    </w:rPr>
  </w:style>
  <w:style w:type="character" w:customStyle="1" w:styleId="WW8Num22z2">
    <w:name w:val="WW8Num22z2"/>
    <w:rsid w:val="00864799"/>
    <w:rPr>
      <w:rFonts w:ascii="Wingdings" w:hAnsi="Wingdings" w:cs="Wingdings"/>
    </w:rPr>
  </w:style>
  <w:style w:type="character" w:customStyle="1" w:styleId="WW8Num22z3">
    <w:name w:val="WW8Num22z3"/>
    <w:rsid w:val="00864799"/>
    <w:rPr>
      <w:rFonts w:ascii="Symbol" w:hAnsi="Symbol" w:cs="Symbol"/>
    </w:rPr>
  </w:style>
  <w:style w:type="character" w:customStyle="1" w:styleId="WW8Num23z0">
    <w:name w:val="WW8Num23z0"/>
    <w:rsid w:val="00864799"/>
  </w:style>
  <w:style w:type="character" w:customStyle="1" w:styleId="WW8Num23z1">
    <w:name w:val="WW8Num23z1"/>
    <w:rsid w:val="00864799"/>
  </w:style>
  <w:style w:type="character" w:customStyle="1" w:styleId="WW8Num23z2">
    <w:name w:val="WW8Num23z2"/>
    <w:rsid w:val="00864799"/>
  </w:style>
  <w:style w:type="character" w:customStyle="1" w:styleId="WW8Num23z3">
    <w:name w:val="WW8Num23z3"/>
    <w:rsid w:val="00864799"/>
  </w:style>
  <w:style w:type="character" w:customStyle="1" w:styleId="WW8Num23z4">
    <w:name w:val="WW8Num23z4"/>
    <w:rsid w:val="00864799"/>
  </w:style>
  <w:style w:type="character" w:customStyle="1" w:styleId="WW8Num23z5">
    <w:name w:val="WW8Num23z5"/>
    <w:rsid w:val="00864799"/>
  </w:style>
  <w:style w:type="character" w:customStyle="1" w:styleId="WW8Num23z6">
    <w:name w:val="WW8Num23z6"/>
    <w:rsid w:val="00864799"/>
  </w:style>
  <w:style w:type="character" w:customStyle="1" w:styleId="WW8Num23z7">
    <w:name w:val="WW8Num23z7"/>
    <w:rsid w:val="00864799"/>
  </w:style>
  <w:style w:type="character" w:customStyle="1" w:styleId="WW8Num23z8">
    <w:name w:val="WW8Num23z8"/>
    <w:rsid w:val="00864799"/>
  </w:style>
  <w:style w:type="character" w:customStyle="1" w:styleId="WW8Num24z0">
    <w:name w:val="WW8Num24z0"/>
    <w:rsid w:val="00864799"/>
    <w:rPr>
      <w:rFonts w:eastAsia="Calibri"/>
      <w:bCs/>
      <w:kern w:val="1"/>
      <w:lang w:val="nl-NL"/>
    </w:rPr>
  </w:style>
  <w:style w:type="character" w:customStyle="1" w:styleId="WW8Num24z1">
    <w:name w:val="WW8Num24z1"/>
    <w:rsid w:val="00864799"/>
  </w:style>
  <w:style w:type="character" w:customStyle="1" w:styleId="WW8Num24z2">
    <w:name w:val="WW8Num24z2"/>
    <w:rsid w:val="00864799"/>
  </w:style>
  <w:style w:type="character" w:customStyle="1" w:styleId="WW8Num24z3">
    <w:name w:val="WW8Num24z3"/>
    <w:rsid w:val="00864799"/>
  </w:style>
  <w:style w:type="character" w:customStyle="1" w:styleId="WW8Num24z4">
    <w:name w:val="WW8Num24z4"/>
    <w:rsid w:val="00864799"/>
  </w:style>
  <w:style w:type="character" w:customStyle="1" w:styleId="WW8Num24z5">
    <w:name w:val="WW8Num24z5"/>
    <w:rsid w:val="00864799"/>
  </w:style>
  <w:style w:type="character" w:customStyle="1" w:styleId="WW8Num24z6">
    <w:name w:val="WW8Num24z6"/>
    <w:rsid w:val="00864799"/>
  </w:style>
  <w:style w:type="character" w:customStyle="1" w:styleId="WW8Num24z7">
    <w:name w:val="WW8Num24z7"/>
    <w:rsid w:val="00864799"/>
  </w:style>
  <w:style w:type="character" w:customStyle="1" w:styleId="WW8Num24z8">
    <w:name w:val="WW8Num24z8"/>
    <w:rsid w:val="00864799"/>
  </w:style>
  <w:style w:type="character" w:customStyle="1" w:styleId="WW8Num25z0">
    <w:name w:val="WW8Num25z0"/>
    <w:rsid w:val="00864799"/>
  </w:style>
  <w:style w:type="character" w:customStyle="1" w:styleId="WW8Num25z1">
    <w:name w:val="WW8Num25z1"/>
    <w:rsid w:val="00864799"/>
  </w:style>
  <w:style w:type="character" w:customStyle="1" w:styleId="WW8Num25z2">
    <w:name w:val="WW8Num25z2"/>
    <w:rsid w:val="00864799"/>
  </w:style>
  <w:style w:type="character" w:customStyle="1" w:styleId="WW8Num25z3">
    <w:name w:val="WW8Num25z3"/>
    <w:rsid w:val="00864799"/>
  </w:style>
  <w:style w:type="character" w:customStyle="1" w:styleId="WW8Num25z4">
    <w:name w:val="WW8Num25z4"/>
    <w:rsid w:val="00864799"/>
  </w:style>
  <w:style w:type="character" w:customStyle="1" w:styleId="WW8Num25z5">
    <w:name w:val="WW8Num25z5"/>
    <w:rsid w:val="00864799"/>
  </w:style>
  <w:style w:type="character" w:customStyle="1" w:styleId="WW8Num25z6">
    <w:name w:val="WW8Num25z6"/>
    <w:rsid w:val="00864799"/>
  </w:style>
  <w:style w:type="character" w:customStyle="1" w:styleId="WW8Num25z7">
    <w:name w:val="WW8Num25z7"/>
    <w:rsid w:val="00864799"/>
  </w:style>
  <w:style w:type="character" w:customStyle="1" w:styleId="WW8Num25z8">
    <w:name w:val="WW8Num25z8"/>
    <w:rsid w:val="00864799"/>
  </w:style>
  <w:style w:type="character" w:customStyle="1" w:styleId="WW8Num26z0">
    <w:name w:val="WW8Num26z0"/>
    <w:rsid w:val="00864799"/>
  </w:style>
  <w:style w:type="character" w:customStyle="1" w:styleId="WW8Num26z1">
    <w:name w:val="WW8Num26z1"/>
    <w:rsid w:val="00864799"/>
  </w:style>
  <w:style w:type="character" w:customStyle="1" w:styleId="WW8Num26z2">
    <w:name w:val="WW8Num26z2"/>
    <w:rsid w:val="00864799"/>
  </w:style>
  <w:style w:type="character" w:customStyle="1" w:styleId="WW8Num26z3">
    <w:name w:val="WW8Num26z3"/>
    <w:rsid w:val="00864799"/>
  </w:style>
  <w:style w:type="character" w:customStyle="1" w:styleId="WW8Num26z4">
    <w:name w:val="WW8Num26z4"/>
    <w:rsid w:val="00864799"/>
  </w:style>
  <w:style w:type="character" w:customStyle="1" w:styleId="WW8Num26z5">
    <w:name w:val="WW8Num26z5"/>
    <w:rsid w:val="00864799"/>
  </w:style>
  <w:style w:type="character" w:customStyle="1" w:styleId="WW8Num26z6">
    <w:name w:val="WW8Num26z6"/>
    <w:rsid w:val="00864799"/>
  </w:style>
  <w:style w:type="character" w:customStyle="1" w:styleId="WW8Num26z7">
    <w:name w:val="WW8Num26z7"/>
    <w:rsid w:val="00864799"/>
  </w:style>
  <w:style w:type="character" w:customStyle="1" w:styleId="WW8Num26z8">
    <w:name w:val="WW8Num26z8"/>
    <w:rsid w:val="00864799"/>
  </w:style>
  <w:style w:type="character" w:customStyle="1" w:styleId="WW8Num27z0">
    <w:name w:val="WW8Num27z0"/>
    <w:rsid w:val="00864799"/>
  </w:style>
  <w:style w:type="character" w:customStyle="1" w:styleId="WW8Num27z1">
    <w:name w:val="WW8Num27z1"/>
    <w:rsid w:val="00864799"/>
  </w:style>
  <w:style w:type="character" w:customStyle="1" w:styleId="WW8Num27z2">
    <w:name w:val="WW8Num27z2"/>
    <w:rsid w:val="00864799"/>
  </w:style>
  <w:style w:type="character" w:customStyle="1" w:styleId="WW8Num27z3">
    <w:name w:val="WW8Num27z3"/>
    <w:rsid w:val="00864799"/>
  </w:style>
  <w:style w:type="character" w:customStyle="1" w:styleId="WW8Num27z4">
    <w:name w:val="WW8Num27z4"/>
    <w:rsid w:val="00864799"/>
  </w:style>
  <w:style w:type="character" w:customStyle="1" w:styleId="WW8Num27z5">
    <w:name w:val="WW8Num27z5"/>
    <w:rsid w:val="00864799"/>
  </w:style>
  <w:style w:type="character" w:customStyle="1" w:styleId="WW8Num27z6">
    <w:name w:val="WW8Num27z6"/>
    <w:rsid w:val="00864799"/>
  </w:style>
  <w:style w:type="character" w:customStyle="1" w:styleId="WW8Num27z7">
    <w:name w:val="WW8Num27z7"/>
    <w:rsid w:val="00864799"/>
  </w:style>
  <w:style w:type="character" w:customStyle="1" w:styleId="WW8Num27z8">
    <w:name w:val="WW8Num27z8"/>
    <w:rsid w:val="00864799"/>
  </w:style>
  <w:style w:type="character" w:customStyle="1" w:styleId="WW8Num28z0">
    <w:name w:val="WW8Num28z0"/>
    <w:rsid w:val="00864799"/>
  </w:style>
  <w:style w:type="character" w:customStyle="1" w:styleId="WW8Num28z1">
    <w:name w:val="WW8Num28z1"/>
    <w:rsid w:val="00864799"/>
  </w:style>
  <w:style w:type="character" w:customStyle="1" w:styleId="WW8Num28z2">
    <w:name w:val="WW8Num28z2"/>
    <w:rsid w:val="00864799"/>
  </w:style>
  <w:style w:type="character" w:customStyle="1" w:styleId="WW8Num28z3">
    <w:name w:val="WW8Num28z3"/>
    <w:rsid w:val="00864799"/>
  </w:style>
  <w:style w:type="character" w:customStyle="1" w:styleId="WW8Num28z4">
    <w:name w:val="WW8Num28z4"/>
    <w:rsid w:val="00864799"/>
  </w:style>
  <w:style w:type="character" w:customStyle="1" w:styleId="WW8Num28z5">
    <w:name w:val="WW8Num28z5"/>
    <w:rsid w:val="00864799"/>
  </w:style>
  <w:style w:type="character" w:customStyle="1" w:styleId="WW8Num28z6">
    <w:name w:val="WW8Num28z6"/>
    <w:rsid w:val="00864799"/>
  </w:style>
  <w:style w:type="character" w:customStyle="1" w:styleId="WW8Num28z7">
    <w:name w:val="WW8Num28z7"/>
    <w:rsid w:val="00864799"/>
  </w:style>
  <w:style w:type="character" w:customStyle="1" w:styleId="WW8Num28z8">
    <w:name w:val="WW8Num28z8"/>
    <w:rsid w:val="00864799"/>
  </w:style>
  <w:style w:type="character" w:customStyle="1" w:styleId="WW8Num29z0">
    <w:name w:val="WW8Num29z0"/>
    <w:rsid w:val="00864799"/>
  </w:style>
  <w:style w:type="character" w:customStyle="1" w:styleId="WW8Num29z1">
    <w:name w:val="WW8Num29z1"/>
    <w:rsid w:val="00864799"/>
  </w:style>
  <w:style w:type="character" w:customStyle="1" w:styleId="WW8Num29z2">
    <w:name w:val="WW8Num29z2"/>
    <w:rsid w:val="00864799"/>
  </w:style>
  <w:style w:type="character" w:customStyle="1" w:styleId="WW8Num29z3">
    <w:name w:val="WW8Num29z3"/>
    <w:rsid w:val="00864799"/>
  </w:style>
  <w:style w:type="character" w:customStyle="1" w:styleId="WW8Num29z4">
    <w:name w:val="WW8Num29z4"/>
    <w:rsid w:val="00864799"/>
  </w:style>
  <w:style w:type="character" w:customStyle="1" w:styleId="WW8Num29z5">
    <w:name w:val="WW8Num29z5"/>
    <w:rsid w:val="00864799"/>
  </w:style>
  <w:style w:type="character" w:customStyle="1" w:styleId="WW8Num29z6">
    <w:name w:val="WW8Num29z6"/>
    <w:rsid w:val="00864799"/>
  </w:style>
  <w:style w:type="character" w:customStyle="1" w:styleId="WW8Num29z7">
    <w:name w:val="WW8Num29z7"/>
    <w:rsid w:val="00864799"/>
  </w:style>
  <w:style w:type="character" w:customStyle="1" w:styleId="WW8Num29z8">
    <w:name w:val="WW8Num29z8"/>
    <w:rsid w:val="00864799"/>
  </w:style>
  <w:style w:type="character" w:customStyle="1" w:styleId="WW8Num30z0">
    <w:name w:val="WW8Num30z0"/>
    <w:rsid w:val="00864799"/>
  </w:style>
  <w:style w:type="character" w:customStyle="1" w:styleId="WW8Num30z1">
    <w:name w:val="WW8Num30z1"/>
    <w:rsid w:val="00864799"/>
  </w:style>
  <w:style w:type="character" w:customStyle="1" w:styleId="WW8Num30z2">
    <w:name w:val="WW8Num30z2"/>
    <w:rsid w:val="00864799"/>
  </w:style>
  <w:style w:type="character" w:customStyle="1" w:styleId="WW8Num30z3">
    <w:name w:val="WW8Num30z3"/>
    <w:rsid w:val="00864799"/>
  </w:style>
  <w:style w:type="character" w:customStyle="1" w:styleId="WW8Num30z4">
    <w:name w:val="WW8Num30z4"/>
    <w:rsid w:val="00864799"/>
  </w:style>
  <w:style w:type="character" w:customStyle="1" w:styleId="WW8Num30z5">
    <w:name w:val="WW8Num30z5"/>
    <w:rsid w:val="00864799"/>
  </w:style>
  <w:style w:type="character" w:customStyle="1" w:styleId="WW8Num30z6">
    <w:name w:val="WW8Num30z6"/>
    <w:rsid w:val="00864799"/>
  </w:style>
  <w:style w:type="character" w:customStyle="1" w:styleId="WW8Num30z7">
    <w:name w:val="WW8Num30z7"/>
    <w:rsid w:val="00864799"/>
  </w:style>
  <w:style w:type="character" w:customStyle="1" w:styleId="WW8Num30z8">
    <w:name w:val="WW8Num30z8"/>
    <w:rsid w:val="00864799"/>
  </w:style>
  <w:style w:type="character" w:customStyle="1" w:styleId="WW8Num31z0">
    <w:name w:val="WW8Num31z0"/>
    <w:rsid w:val="00864799"/>
    <w:rPr>
      <w:rFonts w:ascii="Symbol" w:hAnsi="Symbol" w:cs="Symbol"/>
    </w:rPr>
  </w:style>
  <w:style w:type="character" w:customStyle="1" w:styleId="WW8Num31z1">
    <w:name w:val="WW8Num31z1"/>
    <w:rsid w:val="00864799"/>
    <w:rPr>
      <w:rFonts w:ascii="Courier New" w:hAnsi="Courier New" w:cs="Courier New"/>
    </w:rPr>
  </w:style>
  <w:style w:type="character" w:customStyle="1" w:styleId="WW8Num31z2">
    <w:name w:val="WW8Num31z2"/>
    <w:rsid w:val="00864799"/>
    <w:rPr>
      <w:rFonts w:ascii="Wingdings" w:hAnsi="Wingdings" w:cs="Wingdings"/>
    </w:rPr>
  </w:style>
  <w:style w:type="character" w:customStyle="1" w:styleId="WW8Num32z0">
    <w:name w:val="WW8Num32z0"/>
    <w:rsid w:val="00864799"/>
  </w:style>
  <w:style w:type="character" w:customStyle="1" w:styleId="WW8Num32z1">
    <w:name w:val="WW8Num32z1"/>
    <w:rsid w:val="00864799"/>
  </w:style>
  <w:style w:type="character" w:customStyle="1" w:styleId="WW8Num32z2">
    <w:name w:val="WW8Num32z2"/>
    <w:rsid w:val="00864799"/>
  </w:style>
  <w:style w:type="character" w:customStyle="1" w:styleId="WW8Num32z3">
    <w:name w:val="WW8Num32z3"/>
    <w:rsid w:val="00864799"/>
  </w:style>
  <w:style w:type="character" w:customStyle="1" w:styleId="WW8Num32z4">
    <w:name w:val="WW8Num32z4"/>
    <w:rsid w:val="00864799"/>
  </w:style>
  <w:style w:type="character" w:customStyle="1" w:styleId="WW8Num32z5">
    <w:name w:val="WW8Num32z5"/>
    <w:rsid w:val="00864799"/>
  </w:style>
  <w:style w:type="character" w:customStyle="1" w:styleId="WW8Num32z6">
    <w:name w:val="WW8Num32z6"/>
    <w:rsid w:val="00864799"/>
  </w:style>
  <w:style w:type="character" w:customStyle="1" w:styleId="WW8Num32z7">
    <w:name w:val="WW8Num32z7"/>
    <w:rsid w:val="00864799"/>
  </w:style>
  <w:style w:type="character" w:customStyle="1" w:styleId="WW8Num32z8">
    <w:name w:val="WW8Num32z8"/>
    <w:rsid w:val="00864799"/>
  </w:style>
  <w:style w:type="character" w:customStyle="1" w:styleId="normal-h1-h1">
    <w:name w:val="normal-h1-h1"/>
    <w:rsid w:val="00864799"/>
    <w:rPr>
      <w:color w:val="0000FF"/>
      <w:sz w:val="24"/>
      <w:szCs w:val="24"/>
    </w:rPr>
  </w:style>
  <w:style w:type="character" w:customStyle="1" w:styleId="normal-p-h1">
    <w:name w:val="normal-p-h1"/>
    <w:rsid w:val="00864799"/>
    <w:rPr>
      <w:rFonts w:ascii="Times New Roman" w:hAnsi="Times New Roman" w:cs="Times New Roman"/>
      <w:sz w:val="20"/>
      <w:szCs w:val="20"/>
    </w:rPr>
  </w:style>
  <w:style w:type="character" w:customStyle="1" w:styleId="1dieu-noidungChar">
    <w:name w:val="1. dieu -  noi dung Char"/>
    <w:rsid w:val="00864799"/>
  </w:style>
  <w:style w:type="character" w:customStyle="1" w:styleId="n-dieund-h1">
    <w:name w:val="n-dieund-h1"/>
    <w:rsid w:val="00864799"/>
    <w:rPr>
      <w:rFonts w:ascii=".VnTime" w:hAnsi=".VnTime" w:cs=".VnTime"/>
      <w:sz w:val="28"/>
      <w:szCs w:val="28"/>
    </w:rPr>
  </w:style>
  <w:style w:type="character" w:customStyle="1" w:styleId="adtext">
    <w:name w:val="adtext"/>
    <w:basedOn w:val="DefaultParagraphFont"/>
    <w:rsid w:val="00864799"/>
  </w:style>
  <w:style w:type="character" w:customStyle="1" w:styleId="bodytext-h1">
    <w:name w:val="bodytext-h1"/>
    <w:rsid w:val="00864799"/>
    <w:rPr>
      <w:rFonts w:ascii="Times New Roman" w:hAnsi="Times New Roman" w:cs="Times New Roman"/>
      <w:b/>
      <w:bCs/>
      <w:sz w:val="28"/>
      <w:szCs w:val="28"/>
    </w:rPr>
  </w:style>
  <w:style w:type="character" w:customStyle="1" w:styleId="01ChuongChar">
    <w:name w:val="01. Chuong Char"/>
    <w:rsid w:val="00864799"/>
    <w:rPr>
      <w:rFonts w:eastAsia="Calibri"/>
      <w:b/>
      <w:sz w:val="28"/>
      <w:szCs w:val="24"/>
    </w:rPr>
  </w:style>
  <w:style w:type="character" w:customStyle="1" w:styleId="IndexLink">
    <w:name w:val="Index Link"/>
    <w:rsid w:val="00864799"/>
  </w:style>
  <w:style w:type="paragraph" w:customStyle="1" w:styleId="n-dieund-p">
    <w:name w:val="n-dieund-p"/>
    <w:basedOn w:val="Normal"/>
    <w:rsid w:val="00864799"/>
    <w:pPr>
      <w:suppressAutoHyphens/>
      <w:spacing w:before="0" w:after="0"/>
    </w:pPr>
    <w:rPr>
      <w:rFonts w:eastAsia="Times New Roman" w:cs="Times New Roman"/>
      <w:sz w:val="20"/>
      <w:szCs w:val="20"/>
      <w:lang w:eastAsia="zh-CN"/>
    </w:rPr>
  </w:style>
  <w:style w:type="paragraph" w:customStyle="1" w:styleId="normal-p-p">
    <w:name w:val="normal-p-p"/>
    <w:basedOn w:val="Normal"/>
    <w:rsid w:val="00864799"/>
    <w:pPr>
      <w:suppressAutoHyphens/>
      <w:overflowPunct w:val="0"/>
      <w:spacing w:before="0" w:after="0"/>
      <w:textAlignment w:val="baseline"/>
    </w:pPr>
    <w:rPr>
      <w:rFonts w:eastAsia="Times New Roman" w:cs="Times New Roman"/>
      <w:sz w:val="20"/>
      <w:szCs w:val="20"/>
      <w:lang w:eastAsia="zh-CN"/>
    </w:rPr>
  </w:style>
  <w:style w:type="paragraph" w:customStyle="1" w:styleId="1dieu-noidung">
    <w:name w:val="1. dieu -  noi dung"/>
    <w:basedOn w:val="Normal"/>
    <w:next w:val="Normal"/>
    <w:rsid w:val="00864799"/>
    <w:pPr>
      <w:suppressAutoHyphens/>
      <w:ind w:firstLine="567"/>
    </w:pPr>
    <w:rPr>
      <w:rFonts w:eastAsia="Times New Roman" w:cs="Times New Roman"/>
      <w:sz w:val="20"/>
      <w:szCs w:val="20"/>
      <w:lang w:eastAsia="zh-CN"/>
    </w:rPr>
  </w:style>
  <w:style w:type="paragraph" w:customStyle="1" w:styleId="bodytext-p">
    <w:name w:val="bodytext-p"/>
    <w:basedOn w:val="Normal"/>
    <w:rsid w:val="00864799"/>
    <w:pPr>
      <w:suppressAutoHyphens/>
      <w:spacing w:before="0" w:after="0" w:line="320" w:lineRule="atLeast"/>
      <w:jc w:val="center"/>
    </w:pPr>
    <w:rPr>
      <w:rFonts w:eastAsia="Times New Roman" w:cs="Times New Roman"/>
      <w:sz w:val="20"/>
      <w:szCs w:val="20"/>
      <w:lang w:eastAsia="zh-CN"/>
    </w:rPr>
  </w:style>
  <w:style w:type="paragraph" w:customStyle="1" w:styleId="CharCharCharCharCharCharCharChar1CharCharCharChar">
    <w:name w:val="Char Char Char Char Char Char Char Char1 Char Char Char Char"/>
    <w:basedOn w:val="Normal"/>
    <w:rsid w:val="00864799"/>
    <w:pPr>
      <w:suppressAutoHyphens/>
      <w:spacing w:before="0" w:after="160" w:line="240" w:lineRule="exact"/>
      <w:jc w:val="left"/>
    </w:pPr>
    <w:rPr>
      <w:rFonts w:ascii="Verdana" w:eastAsia="Times New Roman" w:hAnsi="Verdana" w:cs="Verdana"/>
      <w:sz w:val="20"/>
      <w:szCs w:val="20"/>
      <w:lang w:eastAsia="zh-CN"/>
    </w:rPr>
  </w:style>
  <w:style w:type="paragraph" w:customStyle="1" w:styleId="01Chuong">
    <w:name w:val="01. Chuong"/>
    <w:basedOn w:val="Heading1"/>
    <w:rsid w:val="00864799"/>
    <w:pPr>
      <w:tabs>
        <w:tab w:val="clear" w:pos="720"/>
      </w:tabs>
      <w:suppressAutoHyphens/>
      <w:spacing w:line="240" w:lineRule="auto"/>
      <w:ind w:left="0" w:firstLine="0"/>
      <w:jc w:val="center"/>
      <w:outlineLvl w:val="9"/>
    </w:pPr>
    <w:rPr>
      <w:rFonts w:ascii="Times New Roman" w:eastAsia="Calibri" w:hAnsi="Times New Roman" w:cs="Times New Roman"/>
      <w:kern w:val="1"/>
      <w:sz w:val="28"/>
      <w:szCs w:val="24"/>
      <w:lang w:eastAsia="zh-CN"/>
    </w:rPr>
  </w:style>
  <w:style w:type="paragraph" w:customStyle="1" w:styleId="CharChar12">
    <w:name w:val="Char Char12"/>
    <w:basedOn w:val="Normal"/>
    <w:rsid w:val="00864799"/>
    <w:pPr>
      <w:pageBreakBefore/>
      <w:suppressAutoHyphens/>
      <w:spacing w:before="280" w:after="280"/>
      <w:jc w:val="left"/>
    </w:pPr>
    <w:rPr>
      <w:rFonts w:ascii="Tahoma" w:eastAsia="Times New Roman" w:hAnsi="Tahoma" w:cs="Tahoma"/>
      <w:sz w:val="20"/>
      <w:szCs w:val="20"/>
      <w:lang w:eastAsia="zh-CN"/>
    </w:rPr>
  </w:style>
  <w:style w:type="paragraph" w:customStyle="1" w:styleId="CharCharCharCharCharChar1CharCharCharChar">
    <w:name w:val="Char Char Char Char Char Char1 Char Char Char Char"/>
    <w:basedOn w:val="Normal"/>
    <w:next w:val="Heading2"/>
    <w:rsid w:val="00864799"/>
    <w:pPr>
      <w:suppressAutoHyphens/>
      <w:spacing w:before="0" w:after="160" w:line="240" w:lineRule="exact"/>
    </w:pPr>
    <w:rPr>
      <w:rFonts w:eastAsia="Times New Roman" w:cs="Times New Roman"/>
      <w:b/>
      <w:sz w:val="28"/>
      <w:szCs w:val="20"/>
      <w:lang w:val="vi-VN" w:eastAsia="vi-VN"/>
    </w:rPr>
  </w:style>
  <w:style w:type="paragraph" w:customStyle="1" w:styleId="Contents10">
    <w:name w:val="Contents 10"/>
    <w:basedOn w:val="Index"/>
    <w:rsid w:val="00864799"/>
    <w:pPr>
      <w:tabs>
        <w:tab w:val="right" w:leader="dot" w:pos="7091"/>
      </w:tabs>
      <w:ind w:left="2547"/>
    </w:pPr>
    <w:rPr>
      <w:rFonts w:cs="FreeSans"/>
      <w:szCs w:val="28"/>
      <w:lang w:eastAsia="zh-CN"/>
    </w:rPr>
  </w:style>
  <w:style w:type="character" w:customStyle="1" w:styleId="Heading3Char2">
    <w:name w:val="Heading 3 Char2"/>
    <w:rsid w:val="00864799"/>
    <w:rPr>
      <w:rFonts w:ascii="Arial" w:hAnsi="Arial" w:cs="Arial"/>
      <w:b/>
      <w:bCs/>
      <w:sz w:val="26"/>
      <w:szCs w:val="26"/>
      <w:lang w:eastAsia="zh-CN"/>
    </w:rPr>
  </w:style>
  <w:style w:type="paragraph" w:customStyle="1" w:styleId="normal0020table">
    <w:name w:val="normal_0020table"/>
    <w:basedOn w:val="Normal"/>
    <w:rsid w:val="00864799"/>
    <w:pPr>
      <w:spacing w:before="100" w:beforeAutospacing="1" w:after="100" w:afterAutospacing="1"/>
      <w:jc w:val="left"/>
    </w:pPr>
    <w:rPr>
      <w:rFonts w:eastAsia="Times New Roman" w:cs="Times New Roman"/>
      <w:szCs w:val="24"/>
      <w:lang w:val="vi-VN" w:eastAsia="vi-VN"/>
    </w:rPr>
  </w:style>
  <w:style w:type="character" w:customStyle="1" w:styleId="normal0020tablechar">
    <w:name w:val="normal_0020table__char"/>
    <w:basedOn w:val="DefaultParagraphFont"/>
    <w:rsid w:val="00864799"/>
  </w:style>
  <w:style w:type="paragraph" w:customStyle="1" w:styleId="CharCharCharCharCharCharCharCharCharChar">
    <w:name w:val="Char Char Char Char Char Char Char Char Char Char"/>
    <w:basedOn w:val="Normal"/>
    <w:next w:val="Normal"/>
    <w:autoRedefine/>
    <w:semiHidden/>
    <w:rsid w:val="00864799"/>
    <w:pPr>
      <w:spacing w:line="312" w:lineRule="auto"/>
      <w:jc w:val="left"/>
    </w:pPr>
    <w:rPr>
      <w:rFonts w:eastAsia="Times New Roman" w:cs="Times New Roman"/>
      <w:sz w:val="28"/>
      <w:szCs w:val="28"/>
    </w:rPr>
  </w:style>
  <w:style w:type="character" w:customStyle="1" w:styleId="ListParagraphChar">
    <w:name w:val="List Paragraph Char"/>
    <w:aliases w:val="AR Bul Normal Char,bullet 1 Char,List Paragraph1 Char,abc Char,bullet Char"/>
    <w:link w:val="ListParagraph1"/>
    <w:rsid w:val="00864799"/>
    <w:rPr>
      <w:rFonts w:ascii="Calibri" w:eastAsia="Calibri" w:hAnsi="Calibri" w:cs="Times New Roman"/>
    </w:rPr>
  </w:style>
  <w:style w:type="paragraph" w:customStyle="1" w:styleId="listparagraph">
    <w:name w:val="listparagraph"/>
    <w:basedOn w:val="Normal"/>
    <w:rsid w:val="00864799"/>
    <w:pPr>
      <w:spacing w:before="100" w:beforeAutospacing="1" w:after="100" w:afterAutospacing="1"/>
      <w:jc w:val="left"/>
    </w:pPr>
    <w:rPr>
      <w:rFonts w:eastAsia="Times New Roman" w:cs="Times New Roman"/>
      <w:szCs w:val="24"/>
      <w:lang w:val="vi-VN" w:eastAsia="vi-VN"/>
    </w:rPr>
  </w:style>
  <w:style w:type="character" w:customStyle="1" w:styleId="msoins0">
    <w:name w:val="msoins"/>
    <w:basedOn w:val="DefaultParagraphFont"/>
    <w:rsid w:val="00864799"/>
  </w:style>
  <w:style w:type="character" w:customStyle="1" w:styleId="Bodytext20">
    <w:name w:val="Body text (2)_"/>
    <w:link w:val="Bodytext24"/>
    <w:rsid w:val="00864799"/>
    <w:rPr>
      <w:b/>
      <w:bCs/>
      <w:sz w:val="26"/>
      <w:szCs w:val="26"/>
      <w:shd w:val="clear" w:color="auto" w:fill="FFFFFF"/>
    </w:rPr>
  </w:style>
  <w:style w:type="paragraph" w:customStyle="1" w:styleId="Bodytext24">
    <w:name w:val="Body text (2)"/>
    <w:basedOn w:val="Normal"/>
    <w:link w:val="Bodytext20"/>
    <w:rsid w:val="00864799"/>
    <w:pPr>
      <w:widowControl w:val="0"/>
      <w:shd w:val="clear" w:color="auto" w:fill="FFFFFF"/>
      <w:spacing w:before="0" w:after="0" w:line="374" w:lineRule="exact"/>
      <w:ind w:hanging="720"/>
      <w:jc w:val="left"/>
    </w:pPr>
    <w:rPr>
      <w:rFonts w:asciiTheme="minorHAnsi" w:hAnsiTheme="minorHAnsi"/>
      <w:b/>
      <w:bCs/>
      <w:sz w:val="26"/>
      <w:szCs w:val="26"/>
    </w:rPr>
  </w:style>
  <w:style w:type="character" w:customStyle="1" w:styleId="NormalWebChar">
    <w:name w:val="Normal (Web) Char"/>
    <w:link w:val="NormalWeb"/>
    <w:locked/>
    <w:rsid w:val="00864799"/>
    <w:rPr>
      <w:rFonts w:ascii="Times New Roman" w:eastAsia="Times New Roman" w:hAnsi="Times New Roman" w:cs="Times New Roman"/>
      <w:sz w:val="24"/>
      <w:szCs w:val="24"/>
    </w:rPr>
  </w:style>
  <w:style w:type="paragraph" w:customStyle="1" w:styleId="CharCharCharCharCharCharCharCharChar">
    <w:name w:val="Char Char Char Char Char Char Char Char Char"/>
    <w:basedOn w:val="Normal"/>
    <w:next w:val="Normal"/>
    <w:autoRedefine/>
    <w:semiHidden/>
    <w:rsid w:val="00864799"/>
    <w:pPr>
      <w:spacing w:line="312" w:lineRule="auto"/>
      <w:jc w:val="left"/>
    </w:pPr>
    <w:rPr>
      <w:rFonts w:eastAsia="Times New Roman" w:cs="Times New Roman"/>
      <w:sz w:val="28"/>
      <w:szCs w:val="28"/>
    </w:rPr>
  </w:style>
  <w:style w:type="character" w:customStyle="1" w:styleId="charchar9">
    <w:name w:val="charchar"/>
    <w:basedOn w:val="DefaultParagraphFont"/>
    <w:rsid w:val="00864799"/>
  </w:style>
  <w:style w:type="paragraph" w:customStyle="1" w:styleId="Khoan">
    <w:name w:val="Khoan"/>
    <w:basedOn w:val="Normal"/>
    <w:qFormat/>
    <w:rsid w:val="00864799"/>
    <w:pPr>
      <w:spacing w:before="0" w:line="400" w:lineRule="atLeast"/>
      <w:ind w:firstLine="567"/>
    </w:pPr>
    <w:rPr>
      <w:rFonts w:eastAsia="Times New Roman" w:cs="Times New Roman"/>
      <w:noProof/>
      <w:sz w:val="28"/>
      <w:szCs w:val="28"/>
      <w:lang w:val="vi-VN"/>
    </w:rPr>
  </w:style>
  <w:style w:type="paragraph" w:customStyle="1" w:styleId="Nidung">
    <w:name w:val="Nội dung"/>
    <w:basedOn w:val="Normal"/>
    <w:link w:val="NidungChar"/>
    <w:qFormat/>
    <w:rsid w:val="00864799"/>
    <w:pPr>
      <w:tabs>
        <w:tab w:val="center" w:pos="0"/>
      </w:tabs>
      <w:spacing w:line="276" w:lineRule="auto"/>
      <w:ind w:firstLine="567"/>
    </w:pPr>
    <w:rPr>
      <w:rFonts w:eastAsia="Times New Roman" w:cs="Times New Roman"/>
      <w:color w:val="000000"/>
      <w:sz w:val="28"/>
      <w:szCs w:val="28"/>
    </w:rPr>
  </w:style>
  <w:style w:type="paragraph" w:customStyle="1" w:styleId="MediumGrid1-Accent22">
    <w:name w:val="Medium Grid 1 - Accent 22"/>
    <w:basedOn w:val="Normal"/>
    <w:qFormat/>
    <w:rsid w:val="00864799"/>
    <w:pPr>
      <w:spacing w:before="0" w:after="0"/>
      <w:ind w:firstLine="720"/>
    </w:pPr>
    <w:rPr>
      <w:rFonts w:eastAsia="Times New Roman" w:cs="Times New Roman"/>
      <w:szCs w:val="24"/>
    </w:rPr>
  </w:style>
  <w:style w:type="paragraph" w:customStyle="1" w:styleId="Khoandanhso">
    <w:name w:val="Khoan (danh so)"/>
    <w:basedOn w:val="Khoan"/>
    <w:qFormat/>
    <w:rsid w:val="00864799"/>
    <w:pPr>
      <w:numPr>
        <w:numId w:val="22"/>
      </w:numPr>
    </w:pPr>
  </w:style>
  <w:style w:type="paragraph" w:customStyle="1" w:styleId="Cancu">
    <w:name w:val="Cancu"/>
    <w:basedOn w:val="Khoan"/>
    <w:qFormat/>
    <w:rsid w:val="00864799"/>
    <w:pPr>
      <w:numPr>
        <w:numId w:val="23"/>
      </w:numPr>
      <w:spacing w:line="240" w:lineRule="auto"/>
      <w:ind w:left="0" w:firstLine="567"/>
    </w:pPr>
    <w:rPr>
      <w:noProof w:val="0"/>
      <w:lang w:val="pt-BR"/>
    </w:rPr>
  </w:style>
  <w:style w:type="paragraph" w:customStyle="1" w:styleId="Mau">
    <w:name w:val="Mau"/>
    <w:basedOn w:val="Heading2"/>
    <w:qFormat/>
    <w:rsid w:val="00864799"/>
    <w:pPr>
      <w:keepLines w:val="0"/>
      <w:numPr>
        <w:numId w:val="24"/>
      </w:numPr>
      <w:spacing w:after="60" w:line="240" w:lineRule="auto"/>
      <w:ind w:left="1281" w:hanging="357"/>
      <w:jc w:val="right"/>
    </w:pPr>
    <w:rPr>
      <w:rFonts w:ascii="Cambria" w:eastAsia="Times New Roman" w:hAnsi="Cambria" w:cs="Times New Roman"/>
      <w:b/>
      <w:bCs/>
      <w:i/>
      <w:iCs/>
      <w:sz w:val="28"/>
      <w:szCs w:val="28"/>
      <w:lang w:eastAsia="x-none"/>
    </w:rPr>
  </w:style>
  <w:style w:type="paragraph" w:customStyle="1" w:styleId="MediumList2-Accent21">
    <w:name w:val="Medium List 2 - Accent 21"/>
    <w:hidden/>
    <w:semiHidden/>
    <w:rsid w:val="00864799"/>
    <w:pPr>
      <w:spacing w:after="0" w:line="240" w:lineRule="auto"/>
    </w:pPr>
    <w:rPr>
      <w:rFonts w:ascii="Times New Roman" w:eastAsia="Times New Roman" w:hAnsi="Times New Roman" w:cs="Times New Roman"/>
      <w:sz w:val="24"/>
      <w:szCs w:val="24"/>
    </w:rPr>
  </w:style>
  <w:style w:type="paragraph" w:customStyle="1" w:styleId="Quydinhchung">
    <w:name w:val="Quy dinh chung"/>
    <w:rsid w:val="00864799"/>
    <w:pPr>
      <w:spacing w:before="480" w:after="0" w:line="240" w:lineRule="auto"/>
      <w:ind w:left="907" w:hanging="907"/>
    </w:pPr>
    <w:rPr>
      <w:rFonts w:ascii="Arial" w:eastAsia="Times New Roman" w:hAnsi="Arial" w:cs="Times New Roman"/>
      <w:b/>
      <w:sz w:val="24"/>
      <w:szCs w:val="24"/>
    </w:rPr>
  </w:style>
  <w:style w:type="paragraph" w:customStyle="1" w:styleId="coditab">
    <w:name w:val="coditab"/>
    <w:basedOn w:val="Normal"/>
    <w:rsid w:val="00864799"/>
    <w:pPr>
      <w:spacing w:after="0" w:line="240" w:lineRule="exact"/>
      <w:ind w:left="737" w:right="62" w:hanging="737"/>
    </w:pPr>
    <w:rPr>
      <w:rFonts w:ascii="Arial" w:eastAsia="Times New Roman" w:hAnsi="Arial" w:cs="Arial"/>
      <w:color w:val="000000"/>
      <w:szCs w:val="20"/>
    </w:rPr>
  </w:style>
  <w:style w:type="character" w:customStyle="1" w:styleId="BalloonTextChar1">
    <w:name w:val="Balloon Text Char1"/>
    <w:semiHidden/>
    <w:locked/>
    <w:rsid w:val="00864799"/>
    <w:rPr>
      <w:rFonts w:ascii="Tahoma" w:hAnsi="Tahoma" w:cs="Tahoma"/>
      <w:sz w:val="16"/>
      <w:szCs w:val="16"/>
      <w:lang w:val="x-none" w:eastAsia="vi-VN"/>
    </w:rPr>
  </w:style>
  <w:style w:type="paragraph" w:customStyle="1" w:styleId="mm">
    <w:name w:val="mm"/>
    <w:rsid w:val="00864799"/>
    <w:pPr>
      <w:spacing w:after="0" w:line="240" w:lineRule="auto"/>
    </w:pPr>
    <w:rPr>
      <w:rFonts w:ascii=".VnTime" w:eastAsia="Times New Roman" w:hAnsi=".VnTime" w:cs="Times New Roman"/>
      <w:sz w:val="28"/>
      <w:szCs w:val="28"/>
    </w:rPr>
  </w:style>
  <w:style w:type="paragraph" w:customStyle="1" w:styleId="Char2">
    <w:name w:val="Char2"/>
    <w:basedOn w:val="Normal"/>
    <w:rsid w:val="00864799"/>
    <w:pPr>
      <w:spacing w:before="0" w:after="160" w:line="240" w:lineRule="exact"/>
      <w:jc w:val="left"/>
    </w:pPr>
    <w:rPr>
      <w:rFonts w:eastAsia="Times New Roman" w:cs="Times New Roman"/>
      <w:sz w:val="20"/>
      <w:szCs w:val="20"/>
    </w:rPr>
  </w:style>
  <w:style w:type="character" w:customStyle="1" w:styleId="CharChar13">
    <w:name w:val="Char Char13"/>
    <w:locked/>
    <w:rsid w:val="00864799"/>
    <w:rPr>
      <w:rFonts w:ascii=".VnTime" w:hAnsi=".VnTime" w:cs=".VnTime"/>
      <w:b/>
      <w:bCs/>
      <w:sz w:val="28"/>
      <w:szCs w:val="28"/>
      <w:lang w:val="en-US" w:eastAsia="en-US"/>
    </w:rPr>
  </w:style>
  <w:style w:type="character" w:customStyle="1" w:styleId="Footnote2">
    <w:name w:val="Footnote (2)_"/>
    <w:link w:val="Footnote20"/>
    <w:locked/>
    <w:rsid w:val="00864799"/>
    <w:rPr>
      <w:b/>
      <w:bCs/>
      <w:shd w:val="clear" w:color="auto" w:fill="FFFFFF"/>
    </w:rPr>
  </w:style>
  <w:style w:type="paragraph" w:customStyle="1" w:styleId="Footnote20">
    <w:name w:val="Footnote (2)"/>
    <w:basedOn w:val="Normal"/>
    <w:link w:val="Footnote2"/>
    <w:rsid w:val="00864799"/>
    <w:pPr>
      <w:widowControl w:val="0"/>
      <w:shd w:val="clear" w:color="auto" w:fill="FFFFFF"/>
      <w:spacing w:before="0" w:after="0" w:line="379" w:lineRule="exact"/>
    </w:pPr>
    <w:rPr>
      <w:rFonts w:asciiTheme="minorHAnsi" w:hAnsiTheme="minorHAnsi"/>
      <w:b/>
      <w:bCs/>
      <w:sz w:val="22"/>
      <w:shd w:val="clear" w:color="auto" w:fill="FFFFFF"/>
    </w:rPr>
  </w:style>
  <w:style w:type="character" w:customStyle="1" w:styleId="Footnote0">
    <w:name w:val="Footnote_"/>
    <w:locked/>
    <w:rsid w:val="00864799"/>
    <w:rPr>
      <w:shd w:val="clear" w:color="auto" w:fill="FFFFFF"/>
    </w:rPr>
  </w:style>
  <w:style w:type="character" w:customStyle="1" w:styleId="Footnote2NotBold">
    <w:name w:val="Footnote (2) + Not Bold"/>
    <w:basedOn w:val="Footnote2"/>
    <w:rsid w:val="00864799"/>
    <w:rPr>
      <w:b/>
      <w:bCs/>
      <w:shd w:val="clear" w:color="auto" w:fill="FFFFFF"/>
    </w:rPr>
  </w:style>
  <w:style w:type="character" w:customStyle="1" w:styleId="Heading10">
    <w:name w:val="Heading #1_"/>
    <w:link w:val="Heading11"/>
    <w:locked/>
    <w:rsid w:val="00864799"/>
    <w:rPr>
      <w:b/>
      <w:bCs/>
      <w:shd w:val="clear" w:color="auto" w:fill="FFFFFF"/>
    </w:rPr>
  </w:style>
  <w:style w:type="paragraph" w:customStyle="1" w:styleId="Heading11">
    <w:name w:val="Heading #11"/>
    <w:basedOn w:val="Normal"/>
    <w:link w:val="Heading10"/>
    <w:rsid w:val="00864799"/>
    <w:pPr>
      <w:widowControl w:val="0"/>
      <w:shd w:val="clear" w:color="auto" w:fill="FFFFFF"/>
      <w:spacing w:before="0" w:after="0" w:line="317" w:lineRule="exact"/>
      <w:jc w:val="left"/>
      <w:outlineLvl w:val="0"/>
    </w:pPr>
    <w:rPr>
      <w:rFonts w:asciiTheme="minorHAnsi" w:hAnsiTheme="minorHAnsi"/>
      <w:b/>
      <w:bCs/>
      <w:sz w:val="22"/>
      <w:shd w:val="clear" w:color="auto" w:fill="FFFFFF"/>
    </w:rPr>
  </w:style>
  <w:style w:type="character" w:customStyle="1" w:styleId="Heading12">
    <w:name w:val="Heading #1"/>
    <w:basedOn w:val="Heading10"/>
    <w:rsid w:val="00864799"/>
    <w:rPr>
      <w:b/>
      <w:bCs/>
      <w:shd w:val="clear" w:color="auto" w:fill="FFFFFF"/>
    </w:rPr>
  </w:style>
  <w:style w:type="character" w:customStyle="1" w:styleId="Bodytext0">
    <w:name w:val="Body text_"/>
    <w:link w:val="Bodytext10"/>
    <w:locked/>
    <w:rsid w:val="00864799"/>
    <w:rPr>
      <w:shd w:val="clear" w:color="auto" w:fill="FFFFFF"/>
    </w:rPr>
  </w:style>
  <w:style w:type="paragraph" w:customStyle="1" w:styleId="Bodytext10">
    <w:name w:val="Body text1"/>
    <w:basedOn w:val="Normal"/>
    <w:link w:val="Bodytext0"/>
    <w:rsid w:val="00864799"/>
    <w:pPr>
      <w:widowControl w:val="0"/>
      <w:shd w:val="clear" w:color="auto" w:fill="FFFFFF"/>
      <w:spacing w:before="0" w:after="0" w:line="317" w:lineRule="exact"/>
      <w:jc w:val="center"/>
    </w:pPr>
    <w:rPr>
      <w:rFonts w:asciiTheme="minorHAnsi" w:hAnsiTheme="minorHAnsi"/>
      <w:sz w:val="22"/>
      <w:shd w:val="clear" w:color="auto" w:fill="FFFFFF"/>
    </w:rPr>
  </w:style>
  <w:style w:type="paragraph" w:customStyle="1" w:styleId="Bodytext210">
    <w:name w:val="Body text (2)1"/>
    <w:basedOn w:val="Normal"/>
    <w:rsid w:val="00864799"/>
    <w:pPr>
      <w:widowControl w:val="0"/>
      <w:shd w:val="clear" w:color="auto" w:fill="FFFFFF"/>
      <w:spacing w:before="0" w:after="0" w:line="317" w:lineRule="exact"/>
      <w:ind w:hanging="620"/>
      <w:jc w:val="left"/>
    </w:pPr>
    <w:rPr>
      <w:rFonts w:ascii="Calibri" w:eastAsia="Calibri" w:hAnsi="Calibri" w:cs="Times New Roman"/>
      <w:b/>
      <w:bCs/>
      <w:sz w:val="20"/>
      <w:szCs w:val="20"/>
      <w:lang w:val="x-none" w:eastAsia="x-none"/>
    </w:rPr>
  </w:style>
  <w:style w:type="character" w:customStyle="1" w:styleId="BodytextItalic">
    <w:name w:val="Body text + Italic"/>
    <w:aliases w:val="Spacing -2 pt"/>
    <w:rsid w:val="00864799"/>
    <w:rPr>
      <w:i/>
      <w:iCs/>
      <w:spacing w:val="-40"/>
      <w:shd w:val="clear" w:color="auto" w:fill="FFFFFF"/>
    </w:rPr>
  </w:style>
  <w:style w:type="character" w:customStyle="1" w:styleId="Bodytext30">
    <w:name w:val="Body text (3)_"/>
    <w:link w:val="Bodytext31"/>
    <w:locked/>
    <w:rsid w:val="00864799"/>
    <w:rPr>
      <w:i/>
      <w:iCs/>
      <w:sz w:val="26"/>
      <w:szCs w:val="26"/>
      <w:shd w:val="clear" w:color="auto" w:fill="FFFFFF"/>
    </w:rPr>
  </w:style>
  <w:style w:type="paragraph" w:customStyle="1" w:styleId="Bodytext31">
    <w:name w:val="Body text (3)"/>
    <w:basedOn w:val="Normal"/>
    <w:link w:val="Bodytext30"/>
    <w:rsid w:val="00864799"/>
    <w:pPr>
      <w:widowControl w:val="0"/>
      <w:shd w:val="clear" w:color="auto" w:fill="FFFFFF"/>
      <w:spacing w:before="0" w:after="0" w:line="317" w:lineRule="exact"/>
      <w:jc w:val="left"/>
    </w:pPr>
    <w:rPr>
      <w:rFonts w:asciiTheme="minorHAnsi" w:hAnsiTheme="minorHAnsi"/>
      <w:i/>
      <w:iCs/>
      <w:sz w:val="26"/>
      <w:szCs w:val="26"/>
      <w:shd w:val="clear" w:color="auto" w:fill="FFFFFF"/>
    </w:rPr>
  </w:style>
  <w:style w:type="character" w:customStyle="1" w:styleId="Bodytext312pt">
    <w:name w:val="Body text (3) + 12 pt"/>
    <w:aliases w:val="Not Italic"/>
    <w:rsid w:val="00864799"/>
    <w:rPr>
      <w:b/>
      <w:bCs/>
      <w:i/>
      <w:iCs/>
      <w:sz w:val="24"/>
      <w:szCs w:val="24"/>
      <w:shd w:val="clear" w:color="auto" w:fill="FFFFFF"/>
    </w:rPr>
  </w:style>
  <w:style w:type="character" w:customStyle="1" w:styleId="BodytextItalic8">
    <w:name w:val="Body text + Italic8"/>
    <w:aliases w:val="Small Caps,Spacing -2 pt1"/>
    <w:rsid w:val="00864799"/>
    <w:rPr>
      <w:i/>
      <w:iCs/>
      <w:smallCaps/>
      <w:spacing w:val="-40"/>
      <w:shd w:val="clear" w:color="auto" w:fill="FFFFFF"/>
    </w:rPr>
  </w:style>
  <w:style w:type="character" w:customStyle="1" w:styleId="BodytextBold">
    <w:name w:val="Body text + Bold"/>
    <w:rsid w:val="00864799"/>
    <w:rPr>
      <w:b/>
      <w:bCs/>
      <w:shd w:val="clear" w:color="auto" w:fill="FFFFFF"/>
    </w:rPr>
  </w:style>
  <w:style w:type="character" w:customStyle="1" w:styleId="Headerorfooter">
    <w:name w:val="Header or footer_"/>
    <w:link w:val="Headerorfooter1"/>
    <w:locked/>
    <w:rsid w:val="00864799"/>
    <w:rPr>
      <w:shd w:val="clear" w:color="auto" w:fill="FFFFFF"/>
    </w:rPr>
  </w:style>
  <w:style w:type="paragraph" w:customStyle="1" w:styleId="Headerorfooter1">
    <w:name w:val="Header or footer1"/>
    <w:basedOn w:val="Normal"/>
    <w:link w:val="Headerorfooter"/>
    <w:rsid w:val="00864799"/>
    <w:pPr>
      <w:widowControl w:val="0"/>
      <w:shd w:val="clear" w:color="auto" w:fill="FFFFFF"/>
      <w:spacing w:before="0" w:after="0" w:line="240" w:lineRule="atLeast"/>
      <w:jc w:val="left"/>
    </w:pPr>
    <w:rPr>
      <w:rFonts w:asciiTheme="minorHAnsi" w:hAnsiTheme="minorHAnsi"/>
      <w:sz w:val="22"/>
      <w:shd w:val="clear" w:color="auto" w:fill="FFFFFF"/>
    </w:rPr>
  </w:style>
  <w:style w:type="character" w:customStyle="1" w:styleId="Headerorfooter0">
    <w:name w:val="Header or footer"/>
    <w:rsid w:val="00864799"/>
    <w:rPr>
      <w:noProof/>
      <w:shd w:val="clear" w:color="auto" w:fill="FFFFFF"/>
    </w:rPr>
  </w:style>
  <w:style w:type="character" w:customStyle="1" w:styleId="Bodytext40">
    <w:name w:val="Body text (4)_"/>
    <w:link w:val="Bodytext41"/>
    <w:locked/>
    <w:rsid w:val="00864799"/>
    <w:rPr>
      <w:b/>
      <w:bCs/>
      <w:i/>
      <w:iCs/>
      <w:shd w:val="clear" w:color="auto" w:fill="FFFFFF"/>
    </w:rPr>
  </w:style>
  <w:style w:type="paragraph" w:customStyle="1" w:styleId="Bodytext41">
    <w:name w:val="Body text (4)"/>
    <w:basedOn w:val="Normal"/>
    <w:link w:val="Bodytext40"/>
    <w:rsid w:val="00864799"/>
    <w:pPr>
      <w:widowControl w:val="0"/>
      <w:shd w:val="clear" w:color="auto" w:fill="FFFFFF"/>
      <w:spacing w:before="0" w:after="0" w:line="288" w:lineRule="exact"/>
    </w:pPr>
    <w:rPr>
      <w:rFonts w:asciiTheme="minorHAnsi" w:hAnsiTheme="minorHAnsi"/>
      <w:b/>
      <w:bCs/>
      <w:i/>
      <w:iCs/>
      <w:sz w:val="22"/>
      <w:shd w:val="clear" w:color="auto" w:fill="FFFFFF"/>
    </w:rPr>
  </w:style>
  <w:style w:type="character" w:customStyle="1" w:styleId="Bodytext5">
    <w:name w:val="Body text (5)_"/>
    <w:link w:val="Bodytext50"/>
    <w:locked/>
    <w:rsid w:val="00864799"/>
    <w:rPr>
      <w:b/>
      <w:bCs/>
      <w:sz w:val="18"/>
      <w:szCs w:val="18"/>
      <w:shd w:val="clear" w:color="auto" w:fill="FFFFFF"/>
    </w:rPr>
  </w:style>
  <w:style w:type="paragraph" w:customStyle="1" w:styleId="Bodytext50">
    <w:name w:val="Body text (5)"/>
    <w:basedOn w:val="Normal"/>
    <w:link w:val="Bodytext5"/>
    <w:rsid w:val="00864799"/>
    <w:pPr>
      <w:widowControl w:val="0"/>
      <w:shd w:val="clear" w:color="auto" w:fill="FFFFFF"/>
      <w:spacing w:before="0" w:after="0" w:line="288" w:lineRule="exact"/>
    </w:pPr>
    <w:rPr>
      <w:rFonts w:asciiTheme="minorHAnsi" w:hAnsiTheme="minorHAnsi"/>
      <w:b/>
      <w:bCs/>
      <w:sz w:val="18"/>
      <w:szCs w:val="18"/>
      <w:shd w:val="clear" w:color="auto" w:fill="FFFFFF"/>
    </w:rPr>
  </w:style>
  <w:style w:type="character" w:customStyle="1" w:styleId="Bodytext54pt">
    <w:name w:val="Body text (5) + 4 pt"/>
    <w:aliases w:val="Not Bold,Italic,Body text (5) + 13 pt"/>
    <w:rsid w:val="00864799"/>
    <w:rPr>
      <w:b/>
      <w:bCs/>
      <w:i/>
      <w:iCs/>
      <w:noProof/>
      <w:sz w:val="8"/>
      <w:szCs w:val="8"/>
      <w:shd w:val="clear" w:color="auto" w:fill="FFFFFF"/>
    </w:rPr>
  </w:style>
  <w:style w:type="character" w:customStyle="1" w:styleId="Tablecaption">
    <w:name w:val="Table caption_"/>
    <w:link w:val="Tablecaption1"/>
    <w:locked/>
    <w:rsid w:val="00864799"/>
    <w:rPr>
      <w:shd w:val="clear" w:color="auto" w:fill="FFFFFF"/>
    </w:rPr>
  </w:style>
  <w:style w:type="paragraph" w:customStyle="1" w:styleId="Tablecaption1">
    <w:name w:val="Table caption1"/>
    <w:basedOn w:val="Normal"/>
    <w:link w:val="Tablecaption"/>
    <w:rsid w:val="00864799"/>
    <w:pPr>
      <w:widowControl w:val="0"/>
      <w:shd w:val="clear" w:color="auto" w:fill="FFFFFF"/>
      <w:spacing w:before="0" w:after="0" w:line="341" w:lineRule="exact"/>
    </w:pPr>
    <w:rPr>
      <w:rFonts w:asciiTheme="minorHAnsi" w:hAnsiTheme="minorHAnsi"/>
      <w:sz w:val="22"/>
      <w:shd w:val="clear" w:color="auto" w:fill="FFFFFF"/>
    </w:rPr>
  </w:style>
  <w:style w:type="character" w:customStyle="1" w:styleId="Tablecaption0">
    <w:name w:val="Table caption"/>
    <w:rsid w:val="00864799"/>
    <w:rPr>
      <w:noProof/>
      <w:shd w:val="clear" w:color="auto" w:fill="FFFFFF"/>
    </w:rPr>
  </w:style>
  <w:style w:type="character" w:customStyle="1" w:styleId="Bodytext25">
    <w:name w:val="Body text25"/>
    <w:basedOn w:val="Bodytext0"/>
    <w:rsid w:val="00864799"/>
    <w:rPr>
      <w:shd w:val="clear" w:color="auto" w:fill="FFFFFF"/>
    </w:rPr>
  </w:style>
  <w:style w:type="character" w:customStyle="1" w:styleId="Bodytext240">
    <w:name w:val="Body text24"/>
    <w:basedOn w:val="Bodytext0"/>
    <w:rsid w:val="00864799"/>
    <w:rPr>
      <w:shd w:val="clear" w:color="auto" w:fill="FFFFFF"/>
    </w:rPr>
  </w:style>
  <w:style w:type="character" w:customStyle="1" w:styleId="Bodytext4pt">
    <w:name w:val="Body text + 4 pt"/>
    <w:aliases w:val="Italic19"/>
    <w:rsid w:val="00864799"/>
    <w:rPr>
      <w:i/>
      <w:iCs/>
      <w:sz w:val="8"/>
      <w:szCs w:val="8"/>
      <w:shd w:val="clear" w:color="auto" w:fill="FFFFFF"/>
    </w:rPr>
  </w:style>
  <w:style w:type="character" w:customStyle="1" w:styleId="BodytextArial">
    <w:name w:val="Body text + Arial"/>
    <w:aliases w:val="4 pt,Spacing 0 pt"/>
    <w:rsid w:val="00864799"/>
    <w:rPr>
      <w:rFonts w:ascii="Arial" w:hAnsi="Arial" w:cs="Arial"/>
      <w:spacing w:val="-10"/>
      <w:sz w:val="8"/>
      <w:szCs w:val="8"/>
      <w:shd w:val="clear" w:color="auto" w:fill="FFFFFF"/>
    </w:rPr>
  </w:style>
  <w:style w:type="character" w:customStyle="1" w:styleId="Tablecaption2">
    <w:name w:val="Table caption (2)_"/>
    <w:link w:val="Tablecaption21"/>
    <w:locked/>
    <w:rsid w:val="00864799"/>
    <w:rPr>
      <w:rFonts w:ascii="Microsoft Sans Serif" w:hAnsi="Microsoft Sans Serif"/>
      <w:noProof/>
      <w:shd w:val="clear" w:color="auto" w:fill="FFFFFF"/>
    </w:rPr>
  </w:style>
  <w:style w:type="paragraph" w:customStyle="1" w:styleId="Tablecaption21">
    <w:name w:val="Table caption (2)1"/>
    <w:basedOn w:val="Normal"/>
    <w:link w:val="Tablecaption2"/>
    <w:rsid w:val="00864799"/>
    <w:pPr>
      <w:widowControl w:val="0"/>
      <w:shd w:val="clear" w:color="auto" w:fill="FFFFFF"/>
      <w:spacing w:before="0" w:after="0" w:line="240" w:lineRule="atLeast"/>
    </w:pPr>
    <w:rPr>
      <w:rFonts w:ascii="Microsoft Sans Serif" w:hAnsi="Microsoft Sans Serif"/>
      <w:noProof/>
      <w:sz w:val="22"/>
      <w:shd w:val="clear" w:color="auto" w:fill="FFFFFF"/>
    </w:rPr>
  </w:style>
  <w:style w:type="character" w:customStyle="1" w:styleId="Tablecaption20">
    <w:name w:val="Table caption (2)"/>
    <w:rsid w:val="00864799"/>
    <w:rPr>
      <w:rFonts w:ascii="Microsoft Sans Serif" w:hAnsi="Microsoft Sans Serif" w:cs="Microsoft Sans Serif"/>
      <w:noProof/>
      <w:u w:val="single"/>
      <w:shd w:val="clear" w:color="auto" w:fill="FFFFFF"/>
    </w:rPr>
  </w:style>
  <w:style w:type="character" w:customStyle="1" w:styleId="Tablecaption2Italic">
    <w:name w:val="Table caption (2) + Italic"/>
    <w:rsid w:val="00864799"/>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864799"/>
    <w:rPr>
      <w:rFonts w:ascii="Arial Black" w:hAnsi="Arial Black" w:cs="Arial Black"/>
      <w:i/>
      <w:iCs/>
      <w:sz w:val="8"/>
      <w:szCs w:val="8"/>
      <w:shd w:val="clear" w:color="auto" w:fill="FFFFFF"/>
    </w:rPr>
  </w:style>
  <w:style w:type="character" w:customStyle="1" w:styleId="BodytextTrebuchetMS">
    <w:name w:val="Body text + Trebuchet MS"/>
    <w:aliases w:val="4 pt15"/>
    <w:rsid w:val="00864799"/>
    <w:rPr>
      <w:rFonts w:ascii="Trebuchet MS" w:hAnsi="Trebuchet MS" w:cs="Trebuchet MS"/>
      <w:noProof/>
      <w:sz w:val="8"/>
      <w:szCs w:val="8"/>
      <w:shd w:val="clear" w:color="auto" w:fill="FFFFFF"/>
    </w:rPr>
  </w:style>
  <w:style w:type="character" w:customStyle="1" w:styleId="Bodytext230">
    <w:name w:val="Body text23"/>
    <w:basedOn w:val="Bodytext0"/>
    <w:rsid w:val="00864799"/>
    <w:rPr>
      <w:shd w:val="clear" w:color="auto" w:fill="FFFFFF"/>
    </w:rPr>
  </w:style>
  <w:style w:type="character" w:customStyle="1" w:styleId="Bodytext13pt">
    <w:name w:val="Body text + 13 pt"/>
    <w:rsid w:val="00864799"/>
    <w:rPr>
      <w:sz w:val="26"/>
      <w:szCs w:val="26"/>
      <w:shd w:val="clear" w:color="auto" w:fill="FFFFFF"/>
    </w:rPr>
  </w:style>
  <w:style w:type="character" w:customStyle="1" w:styleId="BodytextItalic7">
    <w:name w:val="Body text + Italic7"/>
    <w:rsid w:val="00864799"/>
    <w:rPr>
      <w:i/>
      <w:iCs/>
      <w:shd w:val="clear" w:color="auto" w:fill="FFFFFF"/>
    </w:rPr>
  </w:style>
  <w:style w:type="character" w:customStyle="1" w:styleId="BodytextArialBlack8">
    <w:name w:val="Body text + Arial Black8"/>
    <w:aliases w:val="10 pt"/>
    <w:rsid w:val="00864799"/>
    <w:rPr>
      <w:rFonts w:ascii="Arial Black" w:hAnsi="Arial Black" w:cs="Arial Black"/>
      <w:sz w:val="20"/>
      <w:szCs w:val="20"/>
      <w:shd w:val="clear" w:color="auto" w:fill="FFFFFF"/>
    </w:rPr>
  </w:style>
  <w:style w:type="character" w:customStyle="1" w:styleId="BodytextBold2">
    <w:name w:val="Body text + Bold2"/>
    <w:rsid w:val="00864799"/>
    <w:rPr>
      <w:b/>
      <w:bCs/>
      <w:shd w:val="clear" w:color="auto" w:fill="FFFFFF"/>
    </w:rPr>
  </w:style>
  <w:style w:type="character" w:customStyle="1" w:styleId="Bodytext55pt">
    <w:name w:val="Body text + 5.5 pt"/>
    <w:aliases w:val="Bold17"/>
    <w:rsid w:val="00864799"/>
    <w:rPr>
      <w:b/>
      <w:bCs/>
      <w:sz w:val="11"/>
      <w:szCs w:val="11"/>
      <w:shd w:val="clear" w:color="auto" w:fill="FFFFFF"/>
    </w:rPr>
  </w:style>
  <w:style w:type="character" w:customStyle="1" w:styleId="Bodytext115pt">
    <w:name w:val="Body text + 11.5 pt"/>
    <w:aliases w:val="Bold16"/>
    <w:rsid w:val="00864799"/>
    <w:rPr>
      <w:b/>
      <w:bCs/>
      <w:sz w:val="23"/>
      <w:szCs w:val="23"/>
      <w:shd w:val="clear" w:color="auto" w:fill="FFFFFF"/>
    </w:rPr>
  </w:style>
  <w:style w:type="character" w:customStyle="1" w:styleId="Bodytext11pt">
    <w:name w:val="Body text + 11 pt"/>
    <w:rsid w:val="00864799"/>
    <w:rPr>
      <w:sz w:val="22"/>
      <w:szCs w:val="22"/>
      <w:shd w:val="clear" w:color="auto" w:fill="FFFFFF"/>
    </w:rPr>
  </w:style>
  <w:style w:type="character" w:customStyle="1" w:styleId="BodytextArialBlack7">
    <w:name w:val="Body text + Arial Black7"/>
    <w:aliases w:val="4 pt14"/>
    <w:rsid w:val="00864799"/>
    <w:rPr>
      <w:rFonts w:ascii="Arial Black" w:hAnsi="Arial Black" w:cs="Arial Black"/>
      <w:sz w:val="8"/>
      <w:szCs w:val="8"/>
      <w:shd w:val="clear" w:color="auto" w:fill="FFFFFF"/>
      <w:lang w:val="en-US" w:eastAsia="en-US"/>
    </w:rPr>
  </w:style>
  <w:style w:type="character" w:customStyle="1" w:styleId="Bodytext11pt6">
    <w:name w:val="Body text + 11 pt6"/>
    <w:rsid w:val="00864799"/>
    <w:rPr>
      <w:sz w:val="22"/>
      <w:szCs w:val="22"/>
      <w:shd w:val="clear" w:color="auto" w:fill="FFFFFF"/>
    </w:rPr>
  </w:style>
  <w:style w:type="character" w:customStyle="1" w:styleId="Bodytext6pt">
    <w:name w:val="Body text + 6 pt"/>
    <w:aliases w:val="Spacing 0 pt16"/>
    <w:rsid w:val="00864799"/>
    <w:rPr>
      <w:spacing w:val="10"/>
      <w:sz w:val="12"/>
      <w:szCs w:val="12"/>
      <w:shd w:val="clear" w:color="auto" w:fill="FFFFFF"/>
    </w:rPr>
  </w:style>
  <w:style w:type="character" w:customStyle="1" w:styleId="Bodytext220">
    <w:name w:val="Body text22"/>
    <w:basedOn w:val="Bodytext0"/>
    <w:rsid w:val="00864799"/>
    <w:rPr>
      <w:shd w:val="clear" w:color="auto" w:fill="FFFFFF"/>
    </w:rPr>
  </w:style>
  <w:style w:type="character" w:customStyle="1" w:styleId="Bodytext115pt16">
    <w:name w:val="Body text + 11.5 pt16"/>
    <w:aliases w:val="Spacing 0 pt15"/>
    <w:rsid w:val="00864799"/>
    <w:rPr>
      <w:spacing w:val="10"/>
      <w:sz w:val="23"/>
      <w:szCs w:val="23"/>
      <w:shd w:val="clear" w:color="auto" w:fill="FFFFFF"/>
    </w:rPr>
  </w:style>
  <w:style w:type="character" w:customStyle="1" w:styleId="Bodytext13pt3">
    <w:name w:val="Body text + 13 pt3"/>
    <w:aliases w:val="Italic17"/>
    <w:rsid w:val="00864799"/>
    <w:rPr>
      <w:i/>
      <w:iCs/>
      <w:sz w:val="26"/>
      <w:szCs w:val="26"/>
      <w:shd w:val="clear" w:color="auto" w:fill="FFFFFF"/>
    </w:rPr>
  </w:style>
  <w:style w:type="character" w:customStyle="1" w:styleId="Bodytext4pt13">
    <w:name w:val="Body text + 4 pt13"/>
    <w:rsid w:val="00864799"/>
    <w:rPr>
      <w:noProof/>
      <w:sz w:val="8"/>
      <w:szCs w:val="8"/>
      <w:shd w:val="clear" w:color="auto" w:fill="FFFFFF"/>
    </w:rPr>
  </w:style>
  <w:style w:type="character" w:customStyle="1" w:styleId="BodytextTrebuchetMS4">
    <w:name w:val="Body text + Trebuchet MS4"/>
    <w:aliases w:val="5 pt"/>
    <w:rsid w:val="00864799"/>
    <w:rPr>
      <w:rFonts w:ascii="Trebuchet MS" w:hAnsi="Trebuchet MS" w:cs="Trebuchet MS"/>
      <w:sz w:val="10"/>
      <w:szCs w:val="10"/>
      <w:shd w:val="clear" w:color="auto" w:fill="FFFFFF"/>
    </w:rPr>
  </w:style>
  <w:style w:type="character" w:customStyle="1" w:styleId="Bodytext211">
    <w:name w:val="Body text21"/>
    <w:rsid w:val="00864799"/>
    <w:rPr>
      <w:rFonts w:ascii="Times New Roman" w:hAnsi="Times New Roman" w:cs="Times New Roman"/>
      <w:u w:val="none"/>
    </w:rPr>
  </w:style>
  <w:style w:type="character" w:customStyle="1" w:styleId="Bodytext6">
    <w:name w:val="Body text (6)_"/>
    <w:link w:val="Bodytext60"/>
    <w:locked/>
    <w:rsid w:val="00864799"/>
    <w:rPr>
      <w:shd w:val="clear" w:color="auto" w:fill="FFFFFF"/>
    </w:rPr>
  </w:style>
  <w:style w:type="paragraph" w:customStyle="1" w:styleId="Bodytext60">
    <w:name w:val="Body text (6)"/>
    <w:basedOn w:val="Normal"/>
    <w:link w:val="Bodytext6"/>
    <w:rsid w:val="00864799"/>
    <w:pPr>
      <w:widowControl w:val="0"/>
      <w:shd w:val="clear" w:color="auto" w:fill="FFFFFF"/>
      <w:spacing w:before="0" w:after="0" w:line="240" w:lineRule="atLeast"/>
      <w:jc w:val="left"/>
    </w:pPr>
    <w:rPr>
      <w:rFonts w:asciiTheme="minorHAnsi" w:hAnsiTheme="minorHAnsi"/>
      <w:sz w:val="22"/>
      <w:shd w:val="clear" w:color="auto" w:fill="FFFFFF"/>
    </w:rPr>
  </w:style>
  <w:style w:type="character" w:customStyle="1" w:styleId="Bodytext7">
    <w:name w:val="Body text (7)_"/>
    <w:link w:val="Bodytext70"/>
    <w:locked/>
    <w:rsid w:val="00864799"/>
    <w:rPr>
      <w:shd w:val="clear" w:color="auto" w:fill="FFFFFF"/>
    </w:rPr>
  </w:style>
  <w:style w:type="paragraph" w:customStyle="1" w:styleId="Bodytext70">
    <w:name w:val="Body text (7)"/>
    <w:basedOn w:val="Normal"/>
    <w:link w:val="Bodytext7"/>
    <w:rsid w:val="00864799"/>
    <w:pPr>
      <w:widowControl w:val="0"/>
      <w:shd w:val="clear" w:color="auto" w:fill="FFFFFF"/>
      <w:spacing w:before="0" w:after="0" w:line="240" w:lineRule="atLeast"/>
      <w:jc w:val="left"/>
    </w:pPr>
    <w:rPr>
      <w:rFonts w:asciiTheme="minorHAnsi" w:hAnsiTheme="minorHAnsi"/>
      <w:sz w:val="22"/>
      <w:shd w:val="clear" w:color="auto" w:fill="FFFFFF"/>
    </w:rPr>
  </w:style>
  <w:style w:type="character" w:customStyle="1" w:styleId="Bodytext8">
    <w:name w:val="Body text (8)_"/>
    <w:link w:val="Bodytext80"/>
    <w:locked/>
    <w:rsid w:val="00864799"/>
    <w:rPr>
      <w:shd w:val="clear" w:color="auto" w:fill="FFFFFF"/>
    </w:rPr>
  </w:style>
  <w:style w:type="paragraph" w:customStyle="1" w:styleId="Bodytext80">
    <w:name w:val="Body text (8)"/>
    <w:basedOn w:val="Normal"/>
    <w:link w:val="Bodytext8"/>
    <w:rsid w:val="00864799"/>
    <w:pPr>
      <w:widowControl w:val="0"/>
      <w:shd w:val="clear" w:color="auto" w:fill="FFFFFF"/>
      <w:spacing w:before="0" w:after="0" w:line="240" w:lineRule="atLeast"/>
      <w:jc w:val="left"/>
    </w:pPr>
    <w:rPr>
      <w:rFonts w:asciiTheme="minorHAnsi" w:hAnsiTheme="minorHAnsi"/>
      <w:sz w:val="22"/>
      <w:shd w:val="clear" w:color="auto" w:fill="FFFFFF"/>
    </w:rPr>
  </w:style>
  <w:style w:type="character" w:customStyle="1" w:styleId="Bodytext200">
    <w:name w:val="Body text20"/>
    <w:rsid w:val="00864799"/>
    <w:rPr>
      <w:noProof/>
      <w:shd w:val="clear" w:color="auto" w:fill="FFFFFF"/>
    </w:rPr>
  </w:style>
  <w:style w:type="character" w:customStyle="1" w:styleId="Tablecaption3">
    <w:name w:val="Table caption (3)_"/>
    <w:link w:val="Tablecaption31"/>
    <w:locked/>
    <w:rsid w:val="00864799"/>
    <w:rPr>
      <w:b/>
      <w:bCs/>
      <w:shd w:val="clear" w:color="auto" w:fill="FFFFFF"/>
    </w:rPr>
  </w:style>
  <w:style w:type="paragraph" w:customStyle="1" w:styleId="Tablecaption31">
    <w:name w:val="Table caption (3)1"/>
    <w:basedOn w:val="Normal"/>
    <w:link w:val="Tablecaption3"/>
    <w:rsid w:val="00864799"/>
    <w:pPr>
      <w:widowControl w:val="0"/>
      <w:shd w:val="clear" w:color="auto" w:fill="FFFFFF"/>
      <w:spacing w:before="0" w:after="0" w:line="240" w:lineRule="atLeast"/>
      <w:jc w:val="left"/>
    </w:pPr>
    <w:rPr>
      <w:rFonts w:asciiTheme="minorHAnsi" w:hAnsiTheme="minorHAnsi"/>
      <w:b/>
      <w:bCs/>
      <w:sz w:val="22"/>
      <w:shd w:val="clear" w:color="auto" w:fill="FFFFFF"/>
    </w:rPr>
  </w:style>
  <w:style w:type="character" w:customStyle="1" w:styleId="Bodytext45pt">
    <w:name w:val="Body text + 4.5 pt"/>
    <w:aliases w:val="Italic16,Spacing 0 pt14"/>
    <w:rsid w:val="00864799"/>
    <w:rPr>
      <w:i/>
      <w:iCs/>
      <w:spacing w:val="-10"/>
      <w:sz w:val="9"/>
      <w:szCs w:val="9"/>
      <w:shd w:val="clear" w:color="auto" w:fill="FFFFFF"/>
    </w:rPr>
  </w:style>
  <w:style w:type="character" w:customStyle="1" w:styleId="Bodytext4pt12">
    <w:name w:val="Body text + 4 pt12"/>
    <w:aliases w:val="Spacing 0 pt13,Scale 200%"/>
    <w:rsid w:val="00864799"/>
    <w:rPr>
      <w:spacing w:val="-10"/>
      <w:w w:val="200"/>
      <w:sz w:val="8"/>
      <w:szCs w:val="8"/>
      <w:shd w:val="clear" w:color="auto" w:fill="FFFFFF"/>
    </w:rPr>
  </w:style>
  <w:style w:type="character" w:customStyle="1" w:styleId="Bodytext5pt">
    <w:name w:val="Body text + 5 pt"/>
    <w:aliases w:val="Italic15"/>
    <w:rsid w:val="00864799"/>
    <w:rPr>
      <w:i/>
      <w:iCs/>
      <w:noProof/>
      <w:sz w:val="10"/>
      <w:szCs w:val="10"/>
      <w:shd w:val="clear" w:color="auto" w:fill="FFFFFF"/>
    </w:rPr>
  </w:style>
  <w:style w:type="character" w:customStyle="1" w:styleId="Bodytext45pt11">
    <w:name w:val="Body text + 4.5 pt11"/>
    <w:aliases w:val="Scale 150%"/>
    <w:rsid w:val="00864799"/>
    <w:rPr>
      <w:w w:val="150"/>
      <w:sz w:val="9"/>
      <w:szCs w:val="9"/>
      <w:shd w:val="clear" w:color="auto" w:fill="FFFFFF"/>
    </w:rPr>
  </w:style>
  <w:style w:type="character" w:customStyle="1" w:styleId="Bodytext4pt11">
    <w:name w:val="Body text + 4 pt11"/>
    <w:aliases w:val="Italic14,Spacing -1 pt"/>
    <w:rsid w:val="00864799"/>
    <w:rPr>
      <w:i/>
      <w:iCs/>
      <w:spacing w:val="-20"/>
      <w:sz w:val="8"/>
      <w:szCs w:val="8"/>
      <w:shd w:val="clear" w:color="auto" w:fill="FFFFFF"/>
    </w:rPr>
  </w:style>
  <w:style w:type="character" w:customStyle="1" w:styleId="Bodytext4pt10">
    <w:name w:val="Body text + 4 pt10"/>
    <w:aliases w:val="Italic13"/>
    <w:rsid w:val="00864799"/>
    <w:rPr>
      <w:i/>
      <w:iCs/>
      <w:noProof/>
      <w:sz w:val="8"/>
      <w:szCs w:val="8"/>
      <w:shd w:val="clear" w:color="auto" w:fill="FFFFFF"/>
    </w:rPr>
  </w:style>
  <w:style w:type="character" w:customStyle="1" w:styleId="BodytextArial1">
    <w:name w:val="Body text + Arial1"/>
    <w:aliases w:val="4 pt13"/>
    <w:rsid w:val="00864799"/>
    <w:rPr>
      <w:rFonts w:ascii="Arial" w:hAnsi="Arial" w:cs="Arial"/>
      <w:sz w:val="8"/>
      <w:szCs w:val="8"/>
      <w:shd w:val="clear" w:color="auto" w:fill="FFFFFF"/>
    </w:rPr>
  </w:style>
  <w:style w:type="character" w:customStyle="1" w:styleId="BodytextArialBlack6">
    <w:name w:val="Body text + Arial Black6"/>
    <w:aliases w:val="12.5 pt"/>
    <w:rsid w:val="00864799"/>
    <w:rPr>
      <w:rFonts w:ascii="Arial Black" w:hAnsi="Arial Black" w:cs="Arial Black"/>
      <w:sz w:val="25"/>
      <w:szCs w:val="25"/>
      <w:shd w:val="clear" w:color="auto" w:fill="FFFFFF"/>
    </w:rPr>
  </w:style>
  <w:style w:type="character" w:customStyle="1" w:styleId="BodytextSmallCaps">
    <w:name w:val="Body text + Small Caps"/>
    <w:rsid w:val="00864799"/>
    <w:rPr>
      <w:smallCaps/>
      <w:shd w:val="clear" w:color="auto" w:fill="FFFFFF"/>
    </w:rPr>
  </w:style>
  <w:style w:type="character" w:customStyle="1" w:styleId="Bodytext115pt15">
    <w:name w:val="Body text + 11.5 pt15"/>
    <w:aliases w:val="Bold15"/>
    <w:rsid w:val="00864799"/>
    <w:rPr>
      <w:b/>
      <w:bCs/>
      <w:sz w:val="23"/>
      <w:szCs w:val="23"/>
      <w:shd w:val="clear" w:color="auto" w:fill="FFFFFF"/>
    </w:rPr>
  </w:style>
  <w:style w:type="character" w:customStyle="1" w:styleId="Bodytext19">
    <w:name w:val="Body text19"/>
    <w:basedOn w:val="Bodytext0"/>
    <w:rsid w:val="00864799"/>
    <w:rPr>
      <w:shd w:val="clear" w:color="auto" w:fill="FFFFFF"/>
    </w:rPr>
  </w:style>
  <w:style w:type="character" w:customStyle="1" w:styleId="Bodytext135pt">
    <w:name w:val="Body text + 13.5 pt"/>
    <w:rsid w:val="00864799"/>
    <w:rPr>
      <w:sz w:val="27"/>
      <w:szCs w:val="27"/>
      <w:shd w:val="clear" w:color="auto" w:fill="FFFFFF"/>
    </w:rPr>
  </w:style>
  <w:style w:type="character" w:customStyle="1" w:styleId="BodytextTrebuchetMS3">
    <w:name w:val="Body text + Trebuchet MS3"/>
    <w:aliases w:val="12.5 pt1"/>
    <w:rsid w:val="00864799"/>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864799"/>
    <w:rPr>
      <w:spacing w:val="10"/>
      <w:sz w:val="23"/>
      <w:szCs w:val="23"/>
      <w:shd w:val="clear" w:color="auto" w:fill="FFFFFF"/>
    </w:rPr>
  </w:style>
  <w:style w:type="character" w:customStyle="1" w:styleId="Tablecaption4">
    <w:name w:val="Table caption (4)_"/>
    <w:link w:val="Tablecaption40"/>
    <w:locked/>
    <w:rsid w:val="00864799"/>
    <w:rPr>
      <w:i/>
      <w:iCs/>
      <w:noProof/>
      <w:sz w:val="10"/>
      <w:szCs w:val="10"/>
      <w:shd w:val="clear" w:color="auto" w:fill="FFFFFF"/>
    </w:rPr>
  </w:style>
  <w:style w:type="paragraph" w:customStyle="1" w:styleId="Tablecaption40">
    <w:name w:val="Table caption (4)"/>
    <w:basedOn w:val="Normal"/>
    <w:link w:val="Tablecaption4"/>
    <w:rsid w:val="00864799"/>
    <w:pPr>
      <w:widowControl w:val="0"/>
      <w:shd w:val="clear" w:color="auto" w:fill="FFFFFF"/>
      <w:spacing w:before="0" w:after="0" w:line="240" w:lineRule="atLeast"/>
      <w:jc w:val="right"/>
    </w:pPr>
    <w:rPr>
      <w:rFonts w:asciiTheme="minorHAnsi" w:hAnsiTheme="minorHAnsi"/>
      <w:i/>
      <w:iCs/>
      <w:noProof/>
      <w:sz w:val="10"/>
      <w:szCs w:val="10"/>
      <w:shd w:val="clear" w:color="auto" w:fill="FFFFFF"/>
    </w:rPr>
  </w:style>
  <w:style w:type="character" w:customStyle="1" w:styleId="Bodytext175pt">
    <w:name w:val="Body text + 17.5 pt"/>
    <w:rsid w:val="00864799"/>
    <w:rPr>
      <w:sz w:val="35"/>
      <w:szCs w:val="35"/>
      <w:shd w:val="clear" w:color="auto" w:fill="FFFFFF"/>
    </w:rPr>
  </w:style>
  <w:style w:type="character" w:customStyle="1" w:styleId="BodytextTrebuchetMS2">
    <w:name w:val="Body text + Trebuchet MS2"/>
    <w:aliases w:val="4 pt12"/>
    <w:rsid w:val="00864799"/>
    <w:rPr>
      <w:rFonts w:ascii="Trebuchet MS" w:hAnsi="Trebuchet MS" w:cs="Trebuchet MS"/>
      <w:noProof/>
      <w:sz w:val="8"/>
      <w:szCs w:val="8"/>
      <w:shd w:val="clear" w:color="auto" w:fill="FFFFFF"/>
    </w:rPr>
  </w:style>
  <w:style w:type="character" w:customStyle="1" w:styleId="Tablecaption30">
    <w:name w:val="Table caption (3)"/>
    <w:basedOn w:val="Tablecaption3"/>
    <w:rsid w:val="00864799"/>
    <w:rPr>
      <w:b/>
      <w:bCs/>
      <w:shd w:val="clear" w:color="auto" w:fill="FFFFFF"/>
    </w:rPr>
  </w:style>
  <w:style w:type="character" w:customStyle="1" w:styleId="Bodytext6pt8">
    <w:name w:val="Body text + 6 pt8"/>
    <w:aliases w:val="Spacing 0 pt11"/>
    <w:rsid w:val="00864799"/>
    <w:rPr>
      <w:spacing w:val="10"/>
      <w:sz w:val="12"/>
      <w:szCs w:val="12"/>
      <w:shd w:val="clear" w:color="auto" w:fill="FFFFFF"/>
    </w:rPr>
  </w:style>
  <w:style w:type="character" w:customStyle="1" w:styleId="Bodytext18">
    <w:name w:val="Body text18"/>
    <w:basedOn w:val="Bodytext0"/>
    <w:rsid w:val="00864799"/>
    <w:rPr>
      <w:shd w:val="clear" w:color="auto" w:fill="FFFFFF"/>
    </w:rPr>
  </w:style>
  <w:style w:type="character" w:customStyle="1" w:styleId="Bodytext115pt13">
    <w:name w:val="Body text + 11.5 pt13"/>
    <w:aliases w:val="Small Caps3,Spacing 0 pt10"/>
    <w:rsid w:val="00864799"/>
    <w:rPr>
      <w:smallCaps/>
      <w:spacing w:val="10"/>
      <w:sz w:val="23"/>
      <w:szCs w:val="23"/>
      <w:shd w:val="clear" w:color="auto" w:fill="FFFFFF"/>
    </w:rPr>
  </w:style>
  <w:style w:type="character" w:customStyle="1" w:styleId="Bodytext9">
    <w:name w:val="Body text (9)_"/>
    <w:link w:val="Bodytext90"/>
    <w:locked/>
    <w:rsid w:val="00864799"/>
    <w:rPr>
      <w:sz w:val="23"/>
      <w:szCs w:val="23"/>
      <w:shd w:val="clear" w:color="auto" w:fill="FFFFFF"/>
    </w:rPr>
  </w:style>
  <w:style w:type="paragraph" w:customStyle="1" w:styleId="Bodytext90">
    <w:name w:val="Body text (9)"/>
    <w:basedOn w:val="Normal"/>
    <w:link w:val="Bodytext9"/>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100">
    <w:name w:val="Body text (10)_"/>
    <w:link w:val="Bodytext101"/>
    <w:locked/>
    <w:rsid w:val="00864799"/>
    <w:rPr>
      <w:sz w:val="23"/>
      <w:szCs w:val="23"/>
      <w:shd w:val="clear" w:color="auto" w:fill="FFFFFF"/>
    </w:rPr>
  </w:style>
  <w:style w:type="paragraph" w:customStyle="1" w:styleId="Bodytext101">
    <w:name w:val="Body text (10)"/>
    <w:basedOn w:val="Normal"/>
    <w:link w:val="Bodytext100"/>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11">
    <w:name w:val="Body text (11)_"/>
    <w:link w:val="Bodytext110"/>
    <w:locked/>
    <w:rsid w:val="00864799"/>
    <w:rPr>
      <w:sz w:val="25"/>
      <w:szCs w:val="25"/>
      <w:shd w:val="clear" w:color="auto" w:fill="FFFFFF"/>
    </w:rPr>
  </w:style>
  <w:style w:type="paragraph" w:customStyle="1" w:styleId="Bodytext110">
    <w:name w:val="Body text (11)"/>
    <w:basedOn w:val="Normal"/>
    <w:link w:val="Bodytext11"/>
    <w:rsid w:val="00864799"/>
    <w:pPr>
      <w:widowControl w:val="0"/>
      <w:shd w:val="clear" w:color="auto" w:fill="FFFFFF"/>
      <w:spacing w:before="0" w:after="0" w:line="240" w:lineRule="atLeast"/>
      <w:jc w:val="left"/>
    </w:pPr>
    <w:rPr>
      <w:rFonts w:asciiTheme="minorHAnsi" w:hAnsiTheme="minorHAnsi"/>
      <w:sz w:val="25"/>
      <w:szCs w:val="25"/>
      <w:shd w:val="clear" w:color="auto" w:fill="FFFFFF"/>
    </w:rPr>
  </w:style>
  <w:style w:type="character" w:customStyle="1" w:styleId="Bodytext12">
    <w:name w:val="Body text (12)_"/>
    <w:link w:val="Bodytext120"/>
    <w:locked/>
    <w:rsid w:val="00864799"/>
    <w:rPr>
      <w:sz w:val="23"/>
      <w:szCs w:val="23"/>
      <w:shd w:val="clear" w:color="auto" w:fill="FFFFFF"/>
    </w:rPr>
  </w:style>
  <w:style w:type="paragraph" w:customStyle="1" w:styleId="Bodytext120">
    <w:name w:val="Body text (12)"/>
    <w:basedOn w:val="Normal"/>
    <w:link w:val="Bodytext12"/>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Headerorfooter3">
    <w:name w:val="Header or footer3"/>
    <w:basedOn w:val="Headerorfooter"/>
    <w:rsid w:val="00864799"/>
    <w:rPr>
      <w:shd w:val="clear" w:color="auto" w:fill="FFFFFF"/>
    </w:rPr>
  </w:style>
  <w:style w:type="character" w:customStyle="1" w:styleId="Bodytext13">
    <w:name w:val="Body text (13)_"/>
    <w:link w:val="Bodytext130"/>
    <w:locked/>
    <w:rsid w:val="00864799"/>
    <w:rPr>
      <w:spacing w:val="10"/>
      <w:sz w:val="23"/>
      <w:szCs w:val="23"/>
      <w:shd w:val="clear" w:color="auto" w:fill="FFFFFF"/>
    </w:rPr>
  </w:style>
  <w:style w:type="paragraph" w:customStyle="1" w:styleId="Bodytext130">
    <w:name w:val="Body text (13)"/>
    <w:basedOn w:val="Normal"/>
    <w:link w:val="Bodytext13"/>
    <w:rsid w:val="00864799"/>
    <w:pPr>
      <w:widowControl w:val="0"/>
      <w:shd w:val="clear" w:color="auto" w:fill="FFFFFF"/>
      <w:spacing w:before="0" w:after="0" w:line="240" w:lineRule="atLeast"/>
      <w:jc w:val="left"/>
    </w:pPr>
    <w:rPr>
      <w:rFonts w:asciiTheme="minorHAnsi" w:hAnsiTheme="minorHAnsi"/>
      <w:spacing w:val="10"/>
      <w:sz w:val="23"/>
      <w:szCs w:val="23"/>
      <w:shd w:val="clear" w:color="auto" w:fill="FFFFFF"/>
    </w:rPr>
  </w:style>
  <w:style w:type="character" w:customStyle="1" w:styleId="Bodytext14">
    <w:name w:val="Body text (14)_"/>
    <w:link w:val="Bodytext140"/>
    <w:locked/>
    <w:rsid w:val="00864799"/>
    <w:rPr>
      <w:sz w:val="23"/>
      <w:szCs w:val="23"/>
      <w:shd w:val="clear" w:color="auto" w:fill="FFFFFF"/>
    </w:rPr>
  </w:style>
  <w:style w:type="paragraph" w:customStyle="1" w:styleId="Bodytext140">
    <w:name w:val="Body text (14)"/>
    <w:basedOn w:val="Normal"/>
    <w:link w:val="Bodytext14"/>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15">
    <w:name w:val="Body text (15)_"/>
    <w:link w:val="Bodytext150"/>
    <w:locked/>
    <w:rsid w:val="00864799"/>
    <w:rPr>
      <w:sz w:val="23"/>
      <w:szCs w:val="23"/>
      <w:shd w:val="clear" w:color="auto" w:fill="FFFFFF"/>
    </w:rPr>
  </w:style>
  <w:style w:type="paragraph" w:customStyle="1" w:styleId="Bodytext150">
    <w:name w:val="Body text (15)"/>
    <w:basedOn w:val="Normal"/>
    <w:link w:val="Bodytext15"/>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16">
    <w:name w:val="Body text (16)_"/>
    <w:link w:val="Bodytext160"/>
    <w:locked/>
    <w:rsid w:val="00864799"/>
    <w:rPr>
      <w:sz w:val="23"/>
      <w:szCs w:val="23"/>
      <w:shd w:val="clear" w:color="auto" w:fill="FFFFFF"/>
    </w:rPr>
  </w:style>
  <w:style w:type="paragraph" w:customStyle="1" w:styleId="Bodytext160">
    <w:name w:val="Body text (16)"/>
    <w:basedOn w:val="Normal"/>
    <w:link w:val="Bodytext16"/>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17">
    <w:name w:val="Body text (17)_"/>
    <w:link w:val="Bodytext170"/>
    <w:locked/>
    <w:rsid w:val="00864799"/>
    <w:rPr>
      <w:sz w:val="23"/>
      <w:szCs w:val="23"/>
      <w:shd w:val="clear" w:color="auto" w:fill="FFFFFF"/>
    </w:rPr>
  </w:style>
  <w:style w:type="paragraph" w:customStyle="1" w:styleId="Bodytext170">
    <w:name w:val="Body text (17)"/>
    <w:basedOn w:val="Normal"/>
    <w:link w:val="Bodytext17"/>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180">
    <w:name w:val="Body text (18)_"/>
    <w:link w:val="Bodytext181"/>
    <w:locked/>
    <w:rsid w:val="00864799"/>
    <w:rPr>
      <w:sz w:val="23"/>
      <w:szCs w:val="23"/>
      <w:shd w:val="clear" w:color="auto" w:fill="FFFFFF"/>
    </w:rPr>
  </w:style>
  <w:style w:type="paragraph" w:customStyle="1" w:styleId="Bodytext181">
    <w:name w:val="Body text (18)"/>
    <w:basedOn w:val="Normal"/>
    <w:link w:val="Bodytext180"/>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190">
    <w:name w:val="Body text (19)_"/>
    <w:link w:val="Bodytext191"/>
    <w:locked/>
    <w:rsid w:val="00864799"/>
    <w:rPr>
      <w:rFonts w:ascii="Trebuchet MS" w:hAnsi="Trebuchet MS"/>
      <w:sz w:val="23"/>
      <w:szCs w:val="23"/>
      <w:shd w:val="clear" w:color="auto" w:fill="FFFFFF"/>
    </w:rPr>
  </w:style>
  <w:style w:type="paragraph" w:customStyle="1" w:styleId="Bodytext191">
    <w:name w:val="Body text (19)"/>
    <w:basedOn w:val="Normal"/>
    <w:link w:val="Bodytext190"/>
    <w:rsid w:val="00864799"/>
    <w:pPr>
      <w:widowControl w:val="0"/>
      <w:shd w:val="clear" w:color="auto" w:fill="FFFFFF"/>
      <w:spacing w:before="0" w:after="0" w:line="240" w:lineRule="atLeast"/>
      <w:jc w:val="left"/>
    </w:pPr>
    <w:rPr>
      <w:rFonts w:ascii="Trebuchet MS" w:hAnsi="Trebuchet MS"/>
      <w:sz w:val="23"/>
      <w:szCs w:val="23"/>
      <w:shd w:val="clear" w:color="auto" w:fill="FFFFFF"/>
    </w:rPr>
  </w:style>
  <w:style w:type="character" w:customStyle="1" w:styleId="Bodytext201">
    <w:name w:val="Body text (20)_"/>
    <w:link w:val="Bodytext202"/>
    <w:locked/>
    <w:rsid w:val="00864799"/>
    <w:rPr>
      <w:rFonts w:ascii="Trebuchet MS" w:hAnsi="Trebuchet MS"/>
      <w:sz w:val="23"/>
      <w:szCs w:val="23"/>
      <w:shd w:val="clear" w:color="auto" w:fill="FFFFFF"/>
    </w:rPr>
  </w:style>
  <w:style w:type="paragraph" w:customStyle="1" w:styleId="Bodytext202">
    <w:name w:val="Body text (20)"/>
    <w:basedOn w:val="Normal"/>
    <w:link w:val="Bodytext201"/>
    <w:rsid w:val="00864799"/>
    <w:pPr>
      <w:widowControl w:val="0"/>
      <w:shd w:val="clear" w:color="auto" w:fill="FFFFFF"/>
      <w:spacing w:before="0" w:after="0" w:line="240" w:lineRule="atLeast"/>
      <w:jc w:val="left"/>
    </w:pPr>
    <w:rPr>
      <w:rFonts w:ascii="Trebuchet MS" w:hAnsi="Trebuchet MS"/>
      <w:sz w:val="23"/>
      <w:szCs w:val="23"/>
      <w:shd w:val="clear" w:color="auto" w:fill="FFFFFF"/>
    </w:rPr>
  </w:style>
  <w:style w:type="character" w:customStyle="1" w:styleId="Bodytext212">
    <w:name w:val="Body text (21)_"/>
    <w:link w:val="Bodytext213"/>
    <w:locked/>
    <w:rsid w:val="00864799"/>
    <w:rPr>
      <w:rFonts w:ascii="Trebuchet MS" w:hAnsi="Trebuchet MS"/>
      <w:sz w:val="23"/>
      <w:szCs w:val="23"/>
      <w:shd w:val="clear" w:color="auto" w:fill="FFFFFF"/>
    </w:rPr>
  </w:style>
  <w:style w:type="paragraph" w:customStyle="1" w:styleId="Bodytext213">
    <w:name w:val="Body text (21)"/>
    <w:basedOn w:val="Normal"/>
    <w:link w:val="Bodytext212"/>
    <w:rsid w:val="00864799"/>
    <w:pPr>
      <w:widowControl w:val="0"/>
      <w:shd w:val="clear" w:color="auto" w:fill="FFFFFF"/>
      <w:spacing w:before="0" w:after="0" w:line="240" w:lineRule="atLeast"/>
      <w:jc w:val="left"/>
    </w:pPr>
    <w:rPr>
      <w:rFonts w:ascii="Trebuchet MS" w:hAnsi="Trebuchet MS"/>
      <w:sz w:val="23"/>
      <w:szCs w:val="23"/>
      <w:shd w:val="clear" w:color="auto" w:fill="FFFFFF"/>
    </w:rPr>
  </w:style>
  <w:style w:type="character" w:customStyle="1" w:styleId="Bodytext221">
    <w:name w:val="Body text (22)_"/>
    <w:link w:val="Bodytext222"/>
    <w:locked/>
    <w:rsid w:val="00864799"/>
    <w:rPr>
      <w:rFonts w:ascii="Trebuchet MS" w:hAnsi="Trebuchet MS"/>
      <w:shd w:val="clear" w:color="auto" w:fill="FFFFFF"/>
    </w:rPr>
  </w:style>
  <w:style w:type="paragraph" w:customStyle="1" w:styleId="Bodytext222">
    <w:name w:val="Body text (22)"/>
    <w:basedOn w:val="Normal"/>
    <w:link w:val="Bodytext221"/>
    <w:rsid w:val="00864799"/>
    <w:pPr>
      <w:widowControl w:val="0"/>
      <w:shd w:val="clear" w:color="auto" w:fill="FFFFFF"/>
      <w:spacing w:before="0" w:after="0" w:line="240" w:lineRule="atLeast"/>
      <w:jc w:val="left"/>
    </w:pPr>
    <w:rPr>
      <w:rFonts w:ascii="Trebuchet MS" w:hAnsi="Trebuchet MS"/>
      <w:sz w:val="22"/>
      <w:shd w:val="clear" w:color="auto" w:fill="FFFFFF"/>
    </w:rPr>
  </w:style>
  <w:style w:type="character" w:customStyle="1" w:styleId="Bodytext231">
    <w:name w:val="Body text (23)_"/>
    <w:link w:val="Bodytext232"/>
    <w:locked/>
    <w:rsid w:val="00864799"/>
    <w:rPr>
      <w:rFonts w:ascii="Trebuchet MS" w:hAnsi="Trebuchet MS"/>
      <w:shd w:val="clear" w:color="auto" w:fill="FFFFFF"/>
    </w:rPr>
  </w:style>
  <w:style w:type="paragraph" w:customStyle="1" w:styleId="Bodytext232">
    <w:name w:val="Body text (23)"/>
    <w:basedOn w:val="Normal"/>
    <w:link w:val="Bodytext231"/>
    <w:rsid w:val="00864799"/>
    <w:pPr>
      <w:widowControl w:val="0"/>
      <w:shd w:val="clear" w:color="auto" w:fill="FFFFFF"/>
      <w:spacing w:before="0" w:after="0" w:line="240" w:lineRule="atLeast"/>
      <w:jc w:val="left"/>
    </w:pPr>
    <w:rPr>
      <w:rFonts w:ascii="Trebuchet MS" w:hAnsi="Trebuchet MS"/>
      <w:sz w:val="22"/>
      <w:shd w:val="clear" w:color="auto" w:fill="FFFFFF"/>
    </w:rPr>
  </w:style>
  <w:style w:type="character" w:customStyle="1" w:styleId="Bodytext241">
    <w:name w:val="Body text (24)_"/>
    <w:link w:val="Bodytext242"/>
    <w:locked/>
    <w:rsid w:val="00864799"/>
    <w:rPr>
      <w:shd w:val="clear" w:color="auto" w:fill="FFFFFF"/>
    </w:rPr>
  </w:style>
  <w:style w:type="paragraph" w:customStyle="1" w:styleId="Bodytext242">
    <w:name w:val="Body text (24)"/>
    <w:basedOn w:val="Normal"/>
    <w:link w:val="Bodytext241"/>
    <w:rsid w:val="00864799"/>
    <w:pPr>
      <w:widowControl w:val="0"/>
      <w:shd w:val="clear" w:color="auto" w:fill="FFFFFF"/>
      <w:spacing w:before="0" w:after="0" w:line="240" w:lineRule="atLeast"/>
      <w:jc w:val="left"/>
    </w:pPr>
    <w:rPr>
      <w:rFonts w:asciiTheme="minorHAnsi" w:hAnsiTheme="minorHAnsi"/>
      <w:sz w:val="22"/>
      <w:shd w:val="clear" w:color="auto" w:fill="FFFFFF"/>
    </w:rPr>
  </w:style>
  <w:style w:type="character" w:customStyle="1" w:styleId="Bodytext250">
    <w:name w:val="Body text (25)_"/>
    <w:link w:val="Bodytext251"/>
    <w:locked/>
    <w:rsid w:val="00864799"/>
    <w:rPr>
      <w:rFonts w:ascii="Trebuchet MS" w:hAnsi="Trebuchet MS"/>
      <w:shd w:val="clear" w:color="auto" w:fill="FFFFFF"/>
    </w:rPr>
  </w:style>
  <w:style w:type="paragraph" w:customStyle="1" w:styleId="Bodytext251">
    <w:name w:val="Body text (25)"/>
    <w:basedOn w:val="Normal"/>
    <w:link w:val="Bodytext250"/>
    <w:rsid w:val="00864799"/>
    <w:pPr>
      <w:widowControl w:val="0"/>
      <w:shd w:val="clear" w:color="auto" w:fill="FFFFFF"/>
      <w:spacing w:before="0" w:after="0" w:line="240" w:lineRule="atLeast"/>
      <w:jc w:val="left"/>
    </w:pPr>
    <w:rPr>
      <w:rFonts w:ascii="Trebuchet MS" w:hAnsi="Trebuchet MS"/>
      <w:sz w:val="22"/>
      <w:shd w:val="clear" w:color="auto" w:fill="FFFFFF"/>
    </w:rPr>
  </w:style>
  <w:style w:type="character" w:customStyle="1" w:styleId="Bodytext26">
    <w:name w:val="Body text (26)_"/>
    <w:link w:val="Bodytext260"/>
    <w:locked/>
    <w:rsid w:val="00864799"/>
    <w:rPr>
      <w:rFonts w:ascii="Arial" w:hAnsi="Arial"/>
      <w:noProof/>
      <w:sz w:val="12"/>
      <w:szCs w:val="12"/>
      <w:shd w:val="clear" w:color="auto" w:fill="FFFFFF"/>
    </w:rPr>
  </w:style>
  <w:style w:type="paragraph" w:customStyle="1" w:styleId="Bodytext260">
    <w:name w:val="Body text (26)"/>
    <w:basedOn w:val="Normal"/>
    <w:link w:val="Bodytext26"/>
    <w:rsid w:val="00864799"/>
    <w:pPr>
      <w:widowControl w:val="0"/>
      <w:shd w:val="clear" w:color="auto" w:fill="FFFFFF"/>
      <w:spacing w:before="0" w:after="0" w:line="240" w:lineRule="atLeast"/>
      <w:jc w:val="left"/>
    </w:pPr>
    <w:rPr>
      <w:rFonts w:ascii="Arial" w:hAnsi="Arial"/>
      <w:noProof/>
      <w:sz w:val="12"/>
      <w:szCs w:val="12"/>
      <w:shd w:val="clear" w:color="auto" w:fill="FFFFFF"/>
    </w:rPr>
  </w:style>
  <w:style w:type="character" w:customStyle="1" w:styleId="Bodytext26TrebuchetMS">
    <w:name w:val="Body text (26) + Trebuchet MS"/>
    <w:aliases w:val="7 pt"/>
    <w:rsid w:val="00864799"/>
    <w:rPr>
      <w:rFonts w:ascii="Trebuchet MS" w:hAnsi="Trebuchet MS" w:cs="Trebuchet MS"/>
      <w:noProof/>
      <w:sz w:val="14"/>
      <w:szCs w:val="14"/>
      <w:shd w:val="clear" w:color="auto" w:fill="FFFFFF"/>
    </w:rPr>
  </w:style>
  <w:style w:type="character" w:customStyle="1" w:styleId="Bodytext27">
    <w:name w:val="Body text (27)_"/>
    <w:link w:val="Bodytext270"/>
    <w:locked/>
    <w:rsid w:val="00864799"/>
    <w:rPr>
      <w:sz w:val="23"/>
      <w:szCs w:val="23"/>
      <w:shd w:val="clear" w:color="auto" w:fill="FFFFFF"/>
    </w:rPr>
  </w:style>
  <w:style w:type="paragraph" w:customStyle="1" w:styleId="Bodytext270">
    <w:name w:val="Body text (27)"/>
    <w:basedOn w:val="Normal"/>
    <w:link w:val="Bodytext27"/>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28">
    <w:name w:val="Body text (28)_"/>
    <w:link w:val="Bodytext280"/>
    <w:locked/>
    <w:rsid w:val="00864799"/>
    <w:rPr>
      <w:spacing w:val="10"/>
      <w:sz w:val="23"/>
      <w:szCs w:val="23"/>
      <w:shd w:val="clear" w:color="auto" w:fill="FFFFFF"/>
    </w:rPr>
  </w:style>
  <w:style w:type="paragraph" w:customStyle="1" w:styleId="Bodytext280">
    <w:name w:val="Body text (28)"/>
    <w:basedOn w:val="Normal"/>
    <w:link w:val="Bodytext28"/>
    <w:rsid w:val="00864799"/>
    <w:pPr>
      <w:widowControl w:val="0"/>
      <w:shd w:val="clear" w:color="auto" w:fill="FFFFFF"/>
      <w:spacing w:before="0" w:after="0" w:line="240" w:lineRule="atLeast"/>
      <w:jc w:val="left"/>
    </w:pPr>
    <w:rPr>
      <w:rFonts w:asciiTheme="minorHAnsi" w:hAnsiTheme="minorHAnsi"/>
      <w:spacing w:val="10"/>
      <w:sz w:val="23"/>
      <w:szCs w:val="23"/>
      <w:shd w:val="clear" w:color="auto" w:fill="FFFFFF"/>
    </w:rPr>
  </w:style>
  <w:style w:type="character" w:customStyle="1" w:styleId="Bodytext29">
    <w:name w:val="Body text (29)_"/>
    <w:link w:val="Bodytext290"/>
    <w:locked/>
    <w:rsid w:val="00864799"/>
    <w:rPr>
      <w:sz w:val="23"/>
      <w:szCs w:val="23"/>
      <w:shd w:val="clear" w:color="auto" w:fill="FFFFFF"/>
    </w:rPr>
  </w:style>
  <w:style w:type="paragraph" w:customStyle="1" w:styleId="Bodytext290">
    <w:name w:val="Body text (29)"/>
    <w:basedOn w:val="Normal"/>
    <w:link w:val="Bodytext29"/>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300">
    <w:name w:val="Body text (30)_"/>
    <w:link w:val="Bodytext301"/>
    <w:locked/>
    <w:rsid w:val="00864799"/>
    <w:rPr>
      <w:rFonts w:ascii="Trebuchet MS" w:hAnsi="Trebuchet MS"/>
      <w:sz w:val="23"/>
      <w:szCs w:val="23"/>
      <w:shd w:val="clear" w:color="auto" w:fill="FFFFFF"/>
    </w:rPr>
  </w:style>
  <w:style w:type="paragraph" w:customStyle="1" w:styleId="Bodytext301">
    <w:name w:val="Body text (30)"/>
    <w:basedOn w:val="Normal"/>
    <w:link w:val="Bodytext300"/>
    <w:rsid w:val="00864799"/>
    <w:pPr>
      <w:widowControl w:val="0"/>
      <w:shd w:val="clear" w:color="auto" w:fill="FFFFFF"/>
      <w:spacing w:before="0" w:after="0" w:line="240" w:lineRule="atLeast"/>
      <w:jc w:val="left"/>
    </w:pPr>
    <w:rPr>
      <w:rFonts w:ascii="Trebuchet MS" w:hAnsi="Trebuchet MS"/>
      <w:sz w:val="23"/>
      <w:szCs w:val="23"/>
      <w:shd w:val="clear" w:color="auto" w:fill="FFFFFF"/>
    </w:rPr>
  </w:style>
  <w:style w:type="character" w:customStyle="1" w:styleId="Bodytext310">
    <w:name w:val="Body text (31)_"/>
    <w:link w:val="Bodytext311"/>
    <w:locked/>
    <w:rsid w:val="00864799"/>
    <w:rPr>
      <w:rFonts w:ascii="Trebuchet MS" w:hAnsi="Trebuchet MS"/>
      <w:shd w:val="clear" w:color="auto" w:fill="FFFFFF"/>
    </w:rPr>
  </w:style>
  <w:style w:type="paragraph" w:customStyle="1" w:styleId="Bodytext311">
    <w:name w:val="Body text (31)"/>
    <w:basedOn w:val="Normal"/>
    <w:link w:val="Bodytext310"/>
    <w:rsid w:val="00864799"/>
    <w:pPr>
      <w:widowControl w:val="0"/>
      <w:shd w:val="clear" w:color="auto" w:fill="FFFFFF"/>
      <w:spacing w:before="0" w:after="0" w:line="240" w:lineRule="atLeast"/>
      <w:jc w:val="left"/>
    </w:pPr>
    <w:rPr>
      <w:rFonts w:ascii="Trebuchet MS" w:hAnsi="Trebuchet MS"/>
      <w:sz w:val="22"/>
      <w:shd w:val="clear" w:color="auto" w:fill="FFFFFF"/>
    </w:rPr>
  </w:style>
  <w:style w:type="character" w:customStyle="1" w:styleId="Bodytext32">
    <w:name w:val="Body text (32)_"/>
    <w:link w:val="Bodytext320"/>
    <w:locked/>
    <w:rsid w:val="00864799"/>
    <w:rPr>
      <w:sz w:val="23"/>
      <w:szCs w:val="23"/>
      <w:shd w:val="clear" w:color="auto" w:fill="FFFFFF"/>
    </w:rPr>
  </w:style>
  <w:style w:type="paragraph" w:customStyle="1" w:styleId="Bodytext320">
    <w:name w:val="Body text (32)"/>
    <w:basedOn w:val="Normal"/>
    <w:link w:val="Bodytext32"/>
    <w:rsid w:val="00864799"/>
    <w:pPr>
      <w:widowControl w:val="0"/>
      <w:shd w:val="clear" w:color="auto" w:fill="FFFFFF"/>
      <w:spacing w:before="0" w:after="0" w:line="240" w:lineRule="atLeast"/>
      <w:jc w:val="left"/>
    </w:pPr>
    <w:rPr>
      <w:rFonts w:asciiTheme="minorHAnsi" w:hAnsiTheme="minorHAnsi"/>
      <w:sz w:val="23"/>
      <w:szCs w:val="23"/>
      <w:shd w:val="clear" w:color="auto" w:fill="FFFFFF"/>
    </w:rPr>
  </w:style>
  <w:style w:type="character" w:customStyle="1" w:styleId="BodytextTrebuchetMS1">
    <w:name w:val="Body text + Trebuchet MS1"/>
    <w:aliases w:val="10 pt1"/>
    <w:rsid w:val="00864799"/>
    <w:rPr>
      <w:rFonts w:ascii="Trebuchet MS" w:hAnsi="Trebuchet MS" w:cs="Trebuchet MS"/>
      <w:noProof/>
      <w:sz w:val="20"/>
      <w:szCs w:val="20"/>
      <w:shd w:val="clear" w:color="auto" w:fill="FFFFFF"/>
    </w:rPr>
  </w:style>
  <w:style w:type="character" w:customStyle="1" w:styleId="BodytextItalic6">
    <w:name w:val="Body text + Italic6"/>
    <w:rsid w:val="00864799"/>
    <w:rPr>
      <w:i/>
      <w:iCs/>
      <w:shd w:val="clear" w:color="auto" w:fill="FFFFFF"/>
    </w:rPr>
  </w:style>
  <w:style w:type="character" w:customStyle="1" w:styleId="Bodytext4pt9">
    <w:name w:val="Body text + 4 pt9"/>
    <w:aliases w:val="Scale 50%"/>
    <w:rsid w:val="00864799"/>
    <w:rPr>
      <w:w w:val="50"/>
      <w:sz w:val="8"/>
      <w:szCs w:val="8"/>
      <w:shd w:val="clear" w:color="auto" w:fill="FFFFFF"/>
    </w:rPr>
  </w:style>
  <w:style w:type="character" w:customStyle="1" w:styleId="Bodytext55pt2">
    <w:name w:val="Body text + 5.5 pt2"/>
    <w:rsid w:val="00864799"/>
    <w:rPr>
      <w:sz w:val="11"/>
      <w:szCs w:val="11"/>
      <w:shd w:val="clear" w:color="auto" w:fill="FFFFFF"/>
    </w:rPr>
  </w:style>
  <w:style w:type="character" w:customStyle="1" w:styleId="BodytextArialBlack5">
    <w:name w:val="Body text + Arial Black5"/>
    <w:aliases w:val="4 pt11,Italic12"/>
    <w:rsid w:val="00864799"/>
    <w:rPr>
      <w:rFonts w:ascii="Arial Black" w:hAnsi="Arial Black" w:cs="Arial Black"/>
      <w:i/>
      <w:iCs/>
      <w:noProof/>
      <w:sz w:val="8"/>
      <w:szCs w:val="8"/>
      <w:shd w:val="clear" w:color="auto" w:fill="FFFFFF"/>
    </w:rPr>
  </w:style>
  <w:style w:type="character" w:customStyle="1" w:styleId="Bodytext45pt10">
    <w:name w:val="Body text + 4.5 pt10"/>
    <w:aliases w:val="Italic11"/>
    <w:rsid w:val="00864799"/>
    <w:rPr>
      <w:i/>
      <w:iCs/>
      <w:sz w:val="9"/>
      <w:szCs w:val="9"/>
      <w:shd w:val="clear" w:color="auto" w:fill="FFFFFF"/>
    </w:rPr>
  </w:style>
  <w:style w:type="character" w:customStyle="1" w:styleId="Bodytext4pt8">
    <w:name w:val="Body text + 4 pt8"/>
    <w:aliases w:val="Scale 200%5"/>
    <w:rsid w:val="00864799"/>
    <w:rPr>
      <w:w w:val="200"/>
      <w:sz w:val="8"/>
      <w:szCs w:val="8"/>
      <w:shd w:val="clear" w:color="auto" w:fill="FFFFFF"/>
    </w:rPr>
  </w:style>
  <w:style w:type="character" w:customStyle="1" w:styleId="BodytextArialBlack4">
    <w:name w:val="Body text + Arial Black4"/>
    <w:aliases w:val="4 pt10"/>
    <w:rsid w:val="00864799"/>
    <w:rPr>
      <w:rFonts w:ascii="Arial Black" w:hAnsi="Arial Black" w:cs="Arial Black"/>
      <w:sz w:val="8"/>
      <w:szCs w:val="8"/>
      <w:shd w:val="clear" w:color="auto" w:fill="FFFFFF"/>
    </w:rPr>
  </w:style>
  <w:style w:type="character" w:customStyle="1" w:styleId="Bodytext6pt7">
    <w:name w:val="Body text + 6 pt7"/>
    <w:aliases w:val="Bold14"/>
    <w:rsid w:val="00864799"/>
    <w:rPr>
      <w:b/>
      <w:bCs/>
      <w:sz w:val="12"/>
      <w:szCs w:val="12"/>
      <w:shd w:val="clear" w:color="auto" w:fill="FFFFFF"/>
    </w:rPr>
  </w:style>
  <w:style w:type="character" w:customStyle="1" w:styleId="Bodytext11pt5">
    <w:name w:val="Body text + 11 pt5"/>
    <w:aliases w:val="Spacing 1 pt"/>
    <w:rsid w:val="00864799"/>
    <w:rPr>
      <w:spacing w:val="20"/>
      <w:sz w:val="22"/>
      <w:szCs w:val="22"/>
      <w:shd w:val="clear" w:color="auto" w:fill="FFFFFF"/>
    </w:rPr>
  </w:style>
  <w:style w:type="character" w:customStyle="1" w:styleId="BodytextItalic5">
    <w:name w:val="Body text + Italic5"/>
    <w:aliases w:val="Spacing -1 pt2"/>
    <w:rsid w:val="00864799"/>
    <w:rPr>
      <w:i/>
      <w:iCs/>
      <w:spacing w:val="-20"/>
      <w:shd w:val="clear" w:color="auto" w:fill="FFFFFF"/>
    </w:rPr>
  </w:style>
  <w:style w:type="character" w:customStyle="1" w:styleId="BodytextItalic4">
    <w:name w:val="Body text + Italic4"/>
    <w:rsid w:val="00864799"/>
    <w:rPr>
      <w:i/>
      <w:iCs/>
      <w:shd w:val="clear" w:color="auto" w:fill="FFFFFF"/>
    </w:rPr>
  </w:style>
  <w:style w:type="character" w:customStyle="1" w:styleId="Bodytext13pt2">
    <w:name w:val="Body text + 13 pt2"/>
    <w:aliases w:val="Spacing 0 pt9"/>
    <w:rsid w:val="00864799"/>
    <w:rPr>
      <w:spacing w:val="10"/>
      <w:sz w:val="26"/>
      <w:szCs w:val="26"/>
      <w:shd w:val="clear" w:color="auto" w:fill="FFFFFF"/>
      <w:lang w:val="en-US" w:eastAsia="en-US"/>
    </w:rPr>
  </w:style>
  <w:style w:type="character" w:customStyle="1" w:styleId="Bodytext171">
    <w:name w:val="Body text17"/>
    <w:basedOn w:val="Bodytext0"/>
    <w:rsid w:val="00864799"/>
    <w:rPr>
      <w:shd w:val="clear" w:color="auto" w:fill="FFFFFF"/>
    </w:rPr>
  </w:style>
  <w:style w:type="character" w:customStyle="1" w:styleId="Bodytext45pt9">
    <w:name w:val="Body text + 4.5 pt9"/>
    <w:rsid w:val="00864799"/>
    <w:rPr>
      <w:sz w:val="9"/>
      <w:szCs w:val="9"/>
      <w:shd w:val="clear" w:color="auto" w:fill="FFFFFF"/>
    </w:rPr>
  </w:style>
  <w:style w:type="character" w:customStyle="1" w:styleId="Bodytext45pt8">
    <w:name w:val="Body text + 4.5 pt8"/>
    <w:aliases w:val="Italic10"/>
    <w:rsid w:val="00864799"/>
    <w:rPr>
      <w:i/>
      <w:iCs/>
      <w:noProof/>
      <w:sz w:val="9"/>
      <w:szCs w:val="9"/>
      <w:shd w:val="clear" w:color="auto" w:fill="FFFFFF"/>
    </w:rPr>
  </w:style>
  <w:style w:type="character" w:customStyle="1" w:styleId="Bodytext161">
    <w:name w:val="Body text16"/>
    <w:basedOn w:val="Bodytext0"/>
    <w:rsid w:val="00864799"/>
    <w:rPr>
      <w:shd w:val="clear" w:color="auto" w:fill="FFFFFF"/>
    </w:rPr>
  </w:style>
  <w:style w:type="character" w:customStyle="1" w:styleId="Bodytext151">
    <w:name w:val="Body text15"/>
    <w:basedOn w:val="Bodytext0"/>
    <w:rsid w:val="00864799"/>
    <w:rPr>
      <w:shd w:val="clear" w:color="auto" w:fill="FFFFFF"/>
    </w:rPr>
  </w:style>
  <w:style w:type="character" w:customStyle="1" w:styleId="BodytextSpacing1pt">
    <w:name w:val="Body text + Spacing 1 pt"/>
    <w:rsid w:val="00864799"/>
    <w:rPr>
      <w:spacing w:val="30"/>
      <w:shd w:val="clear" w:color="auto" w:fill="FFFFFF"/>
    </w:rPr>
  </w:style>
  <w:style w:type="character" w:customStyle="1" w:styleId="BodytextCenturyGothic">
    <w:name w:val="Body text + Century Gothic"/>
    <w:aliases w:val="5 pt2,Spacing 1 pt6"/>
    <w:rsid w:val="00864799"/>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864799"/>
    <w:rPr>
      <w:sz w:val="23"/>
      <w:szCs w:val="23"/>
      <w:shd w:val="clear" w:color="auto" w:fill="FFFFFF"/>
    </w:rPr>
  </w:style>
  <w:style w:type="character" w:customStyle="1" w:styleId="BodytextItalic3">
    <w:name w:val="Body text + Italic3"/>
    <w:rsid w:val="00864799"/>
    <w:rPr>
      <w:i/>
      <w:iCs/>
      <w:shd w:val="clear" w:color="auto" w:fill="FFFFFF"/>
    </w:rPr>
  </w:style>
  <w:style w:type="character" w:customStyle="1" w:styleId="Headerorfooter115pt">
    <w:name w:val="Header or footer + 11.5 pt"/>
    <w:aliases w:val="Spacing 1 pt5"/>
    <w:rsid w:val="00864799"/>
    <w:rPr>
      <w:spacing w:val="30"/>
      <w:sz w:val="23"/>
      <w:szCs w:val="23"/>
      <w:shd w:val="clear" w:color="auto" w:fill="FFFFFF"/>
      <w:lang w:val="en-US" w:eastAsia="en-US"/>
    </w:rPr>
  </w:style>
  <w:style w:type="character" w:customStyle="1" w:styleId="Bodytext4pt7">
    <w:name w:val="Body text + 4 pt7"/>
    <w:aliases w:val="Italic9"/>
    <w:rsid w:val="00864799"/>
    <w:rPr>
      <w:i/>
      <w:iCs/>
      <w:sz w:val="8"/>
      <w:szCs w:val="8"/>
      <w:shd w:val="clear" w:color="auto" w:fill="FFFFFF"/>
    </w:rPr>
  </w:style>
  <w:style w:type="character" w:customStyle="1" w:styleId="BodytextArialBlack3">
    <w:name w:val="Body text + Arial Black3"/>
    <w:aliases w:val="4 pt9,Scale 150%2"/>
    <w:rsid w:val="00864799"/>
    <w:rPr>
      <w:rFonts w:ascii="Arial Black" w:hAnsi="Arial Black" w:cs="Arial Black"/>
      <w:w w:val="150"/>
      <w:sz w:val="8"/>
      <w:szCs w:val="8"/>
      <w:shd w:val="clear" w:color="auto" w:fill="FFFFFF"/>
    </w:rPr>
  </w:style>
  <w:style w:type="character" w:customStyle="1" w:styleId="Bodytext115pt11">
    <w:name w:val="Body text + 11.5 pt11"/>
    <w:aliases w:val="Bold13"/>
    <w:rsid w:val="00864799"/>
    <w:rPr>
      <w:b/>
      <w:bCs/>
      <w:sz w:val="23"/>
      <w:szCs w:val="23"/>
      <w:shd w:val="clear" w:color="auto" w:fill="FFFFFF"/>
      <w:lang w:val="en-US" w:eastAsia="en-US"/>
    </w:rPr>
  </w:style>
  <w:style w:type="character" w:customStyle="1" w:styleId="Bodytext5pt4">
    <w:name w:val="Body text + 5 pt4"/>
    <w:aliases w:val="Italic8"/>
    <w:rsid w:val="00864799"/>
    <w:rPr>
      <w:i/>
      <w:iCs/>
      <w:noProof/>
      <w:sz w:val="10"/>
      <w:szCs w:val="10"/>
      <w:shd w:val="clear" w:color="auto" w:fill="FFFFFF"/>
    </w:rPr>
  </w:style>
  <w:style w:type="character" w:customStyle="1" w:styleId="Bodytext10pt">
    <w:name w:val="Body text + 10 pt"/>
    <w:aliases w:val="Spacing 0 pt8"/>
    <w:rsid w:val="00864799"/>
    <w:rPr>
      <w:spacing w:val="10"/>
      <w:sz w:val="20"/>
      <w:szCs w:val="20"/>
      <w:shd w:val="clear" w:color="auto" w:fill="FFFFFF"/>
    </w:rPr>
  </w:style>
  <w:style w:type="character" w:customStyle="1" w:styleId="Bodytext10pt5">
    <w:name w:val="Body text + 10 pt5"/>
    <w:aliases w:val="Spacing 0 pt7"/>
    <w:rsid w:val="00864799"/>
    <w:rPr>
      <w:spacing w:val="-10"/>
      <w:sz w:val="20"/>
      <w:szCs w:val="20"/>
      <w:shd w:val="clear" w:color="auto" w:fill="FFFFFF"/>
    </w:rPr>
  </w:style>
  <w:style w:type="character" w:customStyle="1" w:styleId="Bodytext6pt6">
    <w:name w:val="Body text + 6 pt6"/>
    <w:aliases w:val="Bold12,Spacing 0 pt6"/>
    <w:rsid w:val="00864799"/>
    <w:rPr>
      <w:b/>
      <w:bCs/>
      <w:spacing w:val="10"/>
      <w:sz w:val="12"/>
      <w:szCs w:val="12"/>
      <w:shd w:val="clear" w:color="auto" w:fill="FFFFFF"/>
    </w:rPr>
  </w:style>
  <w:style w:type="character" w:customStyle="1" w:styleId="Bodytext6pt5">
    <w:name w:val="Body text + 6 pt5"/>
    <w:aliases w:val="Spacing 2 pt"/>
    <w:rsid w:val="00864799"/>
    <w:rPr>
      <w:spacing w:val="50"/>
      <w:sz w:val="12"/>
      <w:szCs w:val="12"/>
      <w:shd w:val="clear" w:color="auto" w:fill="FFFFFF"/>
    </w:rPr>
  </w:style>
  <w:style w:type="character" w:customStyle="1" w:styleId="Bodytext11pt4">
    <w:name w:val="Body text + 11 pt4"/>
    <w:rsid w:val="00864799"/>
    <w:rPr>
      <w:sz w:val="22"/>
      <w:szCs w:val="22"/>
      <w:shd w:val="clear" w:color="auto" w:fill="FFFFFF"/>
    </w:rPr>
  </w:style>
  <w:style w:type="character" w:customStyle="1" w:styleId="Bodytext9pt">
    <w:name w:val="Body text + 9 pt"/>
    <w:rsid w:val="00864799"/>
    <w:rPr>
      <w:sz w:val="18"/>
      <w:szCs w:val="18"/>
      <w:shd w:val="clear" w:color="auto" w:fill="FFFFFF"/>
      <w:lang w:val="en-US" w:eastAsia="en-US"/>
    </w:rPr>
  </w:style>
  <w:style w:type="character" w:customStyle="1" w:styleId="Bodytext175pt3">
    <w:name w:val="Body text + 17.5 pt3"/>
    <w:aliases w:val="Small Caps2"/>
    <w:rsid w:val="00864799"/>
    <w:rPr>
      <w:smallCaps/>
      <w:sz w:val="35"/>
      <w:szCs w:val="35"/>
      <w:shd w:val="clear" w:color="auto" w:fill="FFFFFF"/>
    </w:rPr>
  </w:style>
  <w:style w:type="character" w:customStyle="1" w:styleId="Bodytext175pt2">
    <w:name w:val="Body text + 17.5 pt2"/>
    <w:rsid w:val="00864799"/>
    <w:rPr>
      <w:sz w:val="35"/>
      <w:szCs w:val="35"/>
      <w:shd w:val="clear" w:color="auto" w:fill="FFFFFF"/>
    </w:rPr>
  </w:style>
  <w:style w:type="character" w:customStyle="1" w:styleId="Headerorfooter2">
    <w:name w:val="Header or footer2"/>
    <w:basedOn w:val="Headerorfooter"/>
    <w:rsid w:val="00864799"/>
    <w:rPr>
      <w:shd w:val="clear" w:color="auto" w:fill="FFFFFF"/>
    </w:rPr>
  </w:style>
  <w:style w:type="character" w:customStyle="1" w:styleId="Heading120">
    <w:name w:val="Heading #1 (2)_"/>
    <w:link w:val="Heading121"/>
    <w:locked/>
    <w:rsid w:val="00864799"/>
    <w:rPr>
      <w:shd w:val="clear" w:color="auto" w:fill="FFFFFF"/>
    </w:rPr>
  </w:style>
  <w:style w:type="paragraph" w:customStyle="1" w:styleId="Heading121">
    <w:name w:val="Heading #1 (2)"/>
    <w:basedOn w:val="Normal"/>
    <w:link w:val="Heading120"/>
    <w:rsid w:val="00864799"/>
    <w:pPr>
      <w:widowControl w:val="0"/>
      <w:shd w:val="clear" w:color="auto" w:fill="FFFFFF"/>
      <w:spacing w:before="0" w:after="0" w:line="240" w:lineRule="atLeast"/>
      <w:outlineLvl w:val="0"/>
    </w:pPr>
    <w:rPr>
      <w:rFonts w:asciiTheme="minorHAnsi" w:hAnsiTheme="minorHAnsi"/>
      <w:sz w:val="22"/>
      <w:shd w:val="clear" w:color="auto" w:fill="FFFFFF"/>
    </w:rPr>
  </w:style>
  <w:style w:type="character" w:customStyle="1" w:styleId="Bodytext141">
    <w:name w:val="Body text14"/>
    <w:basedOn w:val="Bodytext0"/>
    <w:rsid w:val="00864799"/>
    <w:rPr>
      <w:shd w:val="clear" w:color="auto" w:fill="FFFFFF"/>
    </w:rPr>
  </w:style>
  <w:style w:type="character" w:customStyle="1" w:styleId="Bodytext131">
    <w:name w:val="Body text13"/>
    <w:basedOn w:val="Bodytext0"/>
    <w:rsid w:val="00864799"/>
    <w:rPr>
      <w:shd w:val="clear" w:color="auto" w:fill="FFFFFF"/>
    </w:rPr>
  </w:style>
  <w:style w:type="character" w:customStyle="1" w:styleId="BodytextMicrosoftSansSerif">
    <w:name w:val="Body text + Microsoft Sans Serif"/>
    <w:aliases w:val="5 pt1,Spacing 1 pt4"/>
    <w:rsid w:val="00864799"/>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864799"/>
    <w:rPr>
      <w:rFonts w:ascii="Arial Black" w:hAnsi="Arial Black" w:cs="Arial Black"/>
      <w:sz w:val="8"/>
      <w:szCs w:val="8"/>
      <w:shd w:val="clear" w:color="auto" w:fill="FFFFFF"/>
      <w:lang w:val="en-US" w:eastAsia="en-US"/>
    </w:rPr>
  </w:style>
  <w:style w:type="character" w:customStyle="1" w:styleId="Bodytext85pt">
    <w:name w:val="Body text + 8.5 pt"/>
    <w:rsid w:val="00864799"/>
    <w:rPr>
      <w:sz w:val="17"/>
      <w:szCs w:val="17"/>
      <w:shd w:val="clear" w:color="auto" w:fill="FFFFFF"/>
    </w:rPr>
  </w:style>
  <w:style w:type="character" w:customStyle="1" w:styleId="Heading20">
    <w:name w:val="Heading #2_"/>
    <w:link w:val="Heading210"/>
    <w:locked/>
    <w:rsid w:val="00864799"/>
    <w:rPr>
      <w:b/>
      <w:bCs/>
      <w:shd w:val="clear" w:color="auto" w:fill="FFFFFF"/>
    </w:rPr>
  </w:style>
  <w:style w:type="paragraph" w:customStyle="1" w:styleId="Heading210">
    <w:name w:val="Heading #21"/>
    <w:basedOn w:val="Normal"/>
    <w:link w:val="Heading20"/>
    <w:rsid w:val="00864799"/>
    <w:pPr>
      <w:widowControl w:val="0"/>
      <w:shd w:val="clear" w:color="auto" w:fill="FFFFFF"/>
      <w:spacing w:before="0" w:after="0" w:line="379" w:lineRule="exact"/>
      <w:outlineLvl w:val="1"/>
    </w:pPr>
    <w:rPr>
      <w:rFonts w:asciiTheme="minorHAnsi" w:hAnsiTheme="minorHAnsi"/>
      <w:b/>
      <w:bCs/>
      <w:sz w:val="22"/>
      <w:shd w:val="clear" w:color="auto" w:fill="FFFFFF"/>
    </w:rPr>
  </w:style>
  <w:style w:type="character" w:customStyle="1" w:styleId="Bodytext5pt3">
    <w:name w:val="Body text + 5 pt3"/>
    <w:aliases w:val="Scale 150%1"/>
    <w:rsid w:val="00864799"/>
    <w:rPr>
      <w:noProof/>
      <w:w w:val="150"/>
      <w:sz w:val="10"/>
      <w:szCs w:val="10"/>
      <w:shd w:val="clear" w:color="auto" w:fill="FFFFFF"/>
    </w:rPr>
  </w:style>
  <w:style w:type="character" w:customStyle="1" w:styleId="Bodytext115pt10">
    <w:name w:val="Body text + 11.5 pt10"/>
    <w:rsid w:val="00864799"/>
    <w:rPr>
      <w:sz w:val="23"/>
      <w:szCs w:val="23"/>
      <w:shd w:val="clear" w:color="auto" w:fill="FFFFFF"/>
    </w:rPr>
  </w:style>
  <w:style w:type="character" w:customStyle="1" w:styleId="BodytextArialBlack1">
    <w:name w:val="Body text + Arial Black1"/>
    <w:aliases w:val="4.5 pt,Italic7"/>
    <w:rsid w:val="00864799"/>
    <w:rPr>
      <w:rFonts w:ascii="Arial Black" w:hAnsi="Arial Black" w:cs="Arial Black"/>
      <w:i/>
      <w:iCs/>
      <w:noProof/>
      <w:sz w:val="9"/>
      <w:szCs w:val="9"/>
      <w:shd w:val="clear" w:color="auto" w:fill="FFFFFF"/>
    </w:rPr>
  </w:style>
  <w:style w:type="character" w:customStyle="1" w:styleId="Bodytext4pt6">
    <w:name w:val="Body text + 4 pt6"/>
    <w:aliases w:val="Scale 200%4"/>
    <w:rsid w:val="00864799"/>
    <w:rPr>
      <w:w w:val="200"/>
      <w:sz w:val="8"/>
      <w:szCs w:val="8"/>
      <w:shd w:val="clear" w:color="auto" w:fill="FFFFFF"/>
      <w:lang w:val="en-US" w:eastAsia="en-US"/>
    </w:rPr>
  </w:style>
  <w:style w:type="character" w:customStyle="1" w:styleId="Bodytext4pt5">
    <w:name w:val="Body text + 4 pt5"/>
    <w:rsid w:val="00864799"/>
    <w:rPr>
      <w:noProof/>
      <w:sz w:val="8"/>
      <w:szCs w:val="8"/>
      <w:shd w:val="clear" w:color="auto" w:fill="FFFFFF"/>
    </w:rPr>
  </w:style>
  <w:style w:type="character" w:customStyle="1" w:styleId="Bodytext10pt4">
    <w:name w:val="Body text + 10 pt4"/>
    <w:rsid w:val="00864799"/>
    <w:rPr>
      <w:sz w:val="20"/>
      <w:szCs w:val="20"/>
      <w:shd w:val="clear" w:color="auto" w:fill="FFFFFF"/>
    </w:rPr>
  </w:style>
  <w:style w:type="character" w:customStyle="1" w:styleId="Tablecaption5">
    <w:name w:val="Table caption (5)_"/>
    <w:link w:val="Tablecaption50"/>
    <w:locked/>
    <w:rsid w:val="00864799"/>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864799"/>
    <w:pPr>
      <w:widowControl w:val="0"/>
      <w:shd w:val="clear" w:color="auto" w:fill="FFFFFF"/>
      <w:spacing w:before="0" w:after="0"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864799"/>
    <w:rPr>
      <w:b/>
      <w:bCs/>
      <w:shd w:val="clear" w:color="auto" w:fill="FFFFFF"/>
    </w:rPr>
  </w:style>
  <w:style w:type="character" w:customStyle="1" w:styleId="BodytextItalic2">
    <w:name w:val="Body text + Italic2"/>
    <w:rsid w:val="00864799"/>
    <w:rPr>
      <w:i/>
      <w:iCs/>
      <w:shd w:val="clear" w:color="auto" w:fill="FFFFFF"/>
    </w:rPr>
  </w:style>
  <w:style w:type="character" w:customStyle="1" w:styleId="BodytextVerdana">
    <w:name w:val="Body text + Verdana"/>
    <w:aliases w:val="4 pt7,Spacing 1 pt3"/>
    <w:rsid w:val="00864799"/>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864799"/>
    <w:rPr>
      <w:spacing w:val="-10"/>
      <w:sz w:val="35"/>
      <w:szCs w:val="35"/>
      <w:shd w:val="clear" w:color="auto" w:fill="FFFFFF"/>
    </w:rPr>
  </w:style>
  <w:style w:type="character" w:customStyle="1" w:styleId="Bodytext6pt4">
    <w:name w:val="Body text + 6 pt4"/>
    <w:aliases w:val="Bold11"/>
    <w:rsid w:val="00864799"/>
    <w:rPr>
      <w:b/>
      <w:bCs/>
      <w:sz w:val="12"/>
      <w:szCs w:val="12"/>
      <w:shd w:val="clear" w:color="auto" w:fill="FFFFFF"/>
    </w:rPr>
  </w:style>
  <w:style w:type="character" w:customStyle="1" w:styleId="BodytextVerdana1">
    <w:name w:val="Body text + Verdana1"/>
    <w:aliases w:val="4 pt6,Italic6"/>
    <w:rsid w:val="00864799"/>
    <w:rPr>
      <w:rFonts w:ascii="Verdana" w:hAnsi="Verdana" w:cs="Verdana"/>
      <w:i/>
      <w:iCs/>
      <w:sz w:val="8"/>
      <w:szCs w:val="8"/>
      <w:shd w:val="clear" w:color="auto" w:fill="FFFFFF"/>
    </w:rPr>
  </w:style>
  <w:style w:type="character" w:customStyle="1" w:styleId="Bodytext115pt9">
    <w:name w:val="Body text + 11.5 pt9"/>
    <w:rsid w:val="00864799"/>
    <w:rPr>
      <w:sz w:val="23"/>
      <w:szCs w:val="23"/>
      <w:shd w:val="clear" w:color="auto" w:fill="FFFFFF"/>
      <w:lang w:val="en-US" w:eastAsia="en-US"/>
    </w:rPr>
  </w:style>
  <w:style w:type="character" w:customStyle="1" w:styleId="Bodytext13pt1">
    <w:name w:val="Body text + 13 pt1"/>
    <w:aliases w:val="Spacing 0 pt4"/>
    <w:rsid w:val="00864799"/>
    <w:rPr>
      <w:spacing w:val="10"/>
      <w:sz w:val="26"/>
      <w:szCs w:val="26"/>
      <w:shd w:val="clear" w:color="auto" w:fill="FFFFFF"/>
    </w:rPr>
  </w:style>
  <w:style w:type="character" w:customStyle="1" w:styleId="Bodytext10pt3">
    <w:name w:val="Body text + 10 pt3"/>
    <w:aliases w:val="Spacing 0 pt3"/>
    <w:rsid w:val="00864799"/>
    <w:rPr>
      <w:spacing w:val="10"/>
      <w:sz w:val="20"/>
      <w:szCs w:val="20"/>
      <w:shd w:val="clear" w:color="auto" w:fill="FFFFFF"/>
    </w:rPr>
  </w:style>
  <w:style w:type="character" w:customStyle="1" w:styleId="Bodytext115pt8">
    <w:name w:val="Body text + 11.5 pt8"/>
    <w:aliases w:val="Bold10"/>
    <w:rsid w:val="00864799"/>
    <w:rPr>
      <w:b/>
      <w:bCs/>
      <w:sz w:val="23"/>
      <w:szCs w:val="23"/>
      <w:shd w:val="clear" w:color="auto" w:fill="FFFFFF"/>
    </w:rPr>
  </w:style>
  <w:style w:type="character" w:customStyle="1" w:styleId="Bodytext121">
    <w:name w:val="Body text12"/>
    <w:basedOn w:val="Bodytext0"/>
    <w:rsid w:val="00864799"/>
    <w:rPr>
      <w:shd w:val="clear" w:color="auto" w:fill="FFFFFF"/>
    </w:rPr>
  </w:style>
  <w:style w:type="character" w:customStyle="1" w:styleId="Bodytext111">
    <w:name w:val="Body text11"/>
    <w:basedOn w:val="Bodytext0"/>
    <w:rsid w:val="00864799"/>
    <w:rPr>
      <w:shd w:val="clear" w:color="auto" w:fill="FFFFFF"/>
    </w:rPr>
  </w:style>
  <w:style w:type="character" w:customStyle="1" w:styleId="Bodytext55pt1">
    <w:name w:val="Body text + 5.5 pt1"/>
    <w:rsid w:val="00864799"/>
    <w:rPr>
      <w:noProof/>
      <w:sz w:val="11"/>
      <w:szCs w:val="11"/>
      <w:shd w:val="clear" w:color="auto" w:fill="FFFFFF"/>
    </w:rPr>
  </w:style>
  <w:style w:type="character" w:customStyle="1" w:styleId="Bodytext4pt4">
    <w:name w:val="Body text + 4 pt4"/>
    <w:rsid w:val="00864799"/>
    <w:rPr>
      <w:noProof/>
      <w:sz w:val="8"/>
      <w:szCs w:val="8"/>
      <w:shd w:val="clear" w:color="auto" w:fill="FFFFFF"/>
    </w:rPr>
  </w:style>
  <w:style w:type="character" w:customStyle="1" w:styleId="Bodytext115pt7">
    <w:name w:val="Body text + 11.5 pt7"/>
    <w:rsid w:val="00864799"/>
    <w:rPr>
      <w:sz w:val="23"/>
      <w:szCs w:val="23"/>
      <w:shd w:val="clear" w:color="auto" w:fill="FFFFFF"/>
      <w:lang w:val="en-US" w:eastAsia="en-US"/>
    </w:rPr>
  </w:style>
  <w:style w:type="character" w:customStyle="1" w:styleId="BodytextSpacing-2pt">
    <w:name w:val="Body text + Spacing -2 pt"/>
    <w:rsid w:val="00864799"/>
    <w:rPr>
      <w:spacing w:val="-40"/>
      <w:shd w:val="clear" w:color="auto" w:fill="FFFFFF"/>
      <w:lang w:val="en-US" w:eastAsia="en-US"/>
    </w:rPr>
  </w:style>
  <w:style w:type="character" w:customStyle="1" w:styleId="Bodytext135pt1">
    <w:name w:val="Body text + 13.5 pt1"/>
    <w:rsid w:val="00864799"/>
    <w:rPr>
      <w:sz w:val="27"/>
      <w:szCs w:val="27"/>
      <w:shd w:val="clear" w:color="auto" w:fill="FFFFFF"/>
      <w:lang w:val="en-US" w:eastAsia="en-US"/>
    </w:rPr>
  </w:style>
  <w:style w:type="character" w:customStyle="1" w:styleId="Tablecaption6">
    <w:name w:val="Table caption (6)_"/>
    <w:link w:val="Tablecaption60"/>
    <w:locked/>
    <w:rsid w:val="00864799"/>
    <w:rPr>
      <w:noProof/>
      <w:shd w:val="clear" w:color="auto" w:fill="FFFFFF"/>
    </w:rPr>
  </w:style>
  <w:style w:type="paragraph" w:customStyle="1" w:styleId="Tablecaption60">
    <w:name w:val="Table caption (6)"/>
    <w:basedOn w:val="Normal"/>
    <w:link w:val="Tablecaption6"/>
    <w:rsid w:val="00864799"/>
    <w:pPr>
      <w:widowControl w:val="0"/>
      <w:shd w:val="clear" w:color="auto" w:fill="FFFFFF"/>
      <w:spacing w:before="0" w:after="0" w:line="240" w:lineRule="atLeast"/>
    </w:pPr>
    <w:rPr>
      <w:rFonts w:asciiTheme="minorHAnsi" w:hAnsiTheme="minorHAnsi"/>
      <w:noProof/>
      <w:sz w:val="22"/>
      <w:shd w:val="clear" w:color="auto" w:fill="FFFFFF"/>
    </w:rPr>
  </w:style>
  <w:style w:type="character" w:customStyle="1" w:styleId="Tablecaption65pt">
    <w:name w:val="Table caption (6) + 5 pt"/>
    <w:aliases w:val="Italic5"/>
    <w:rsid w:val="00864799"/>
    <w:rPr>
      <w:i/>
      <w:iCs/>
      <w:noProof/>
      <w:sz w:val="10"/>
      <w:szCs w:val="10"/>
      <w:shd w:val="clear" w:color="auto" w:fill="FFFFFF"/>
    </w:rPr>
  </w:style>
  <w:style w:type="character" w:customStyle="1" w:styleId="TablecaptionItalic">
    <w:name w:val="Table caption + Italic"/>
    <w:rsid w:val="00864799"/>
    <w:rPr>
      <w:i/>
      <w:iCs/>
      <w:shd w:val="clear" w:color="auto" w:fill="FFFFFF"/>
      <w:lang w:val="en-US" w:eastAsia="en-US"/>
    </w:rPr>
  </w:style>
  <w:style w:type="character" w:customStyle="1" w:styleId="BodytextGaramond">
    <w:name w:val="Body text + Garamond"/>
    <w:aliases w:val="4 pt5"/>
    <w:rsid w:val="00864799"/>
    <w:rPr>
      <w:rFonts w:ascii="Garamond" w:hAnsi="Garamond" w:cs="Garamond"/>
      <w:sz w:val="8"/>
      <w:szCs w:val="8"/>
      <w:shd w:val="clear" w:color="auto" w:fill="FFFFFF"/>
    </w:rPr>
  </w:style>
  <w:style w:type="character" w:customStyle="1" w:styleId="Bodytext6pt3">
    <w:name w:val="Body text + 6 pt3"/>
    <w:aliases w:val="Spacing 0 pt2"/>
    <w:rsid w:val="00864799"/>
    <w:rPr>
      <w:spacing w:val="10"/>
      <w:sz w:val="12"/>
      <w:szCs w:val="12"/>
      <w:shd w:val="clear" w:color="auto" w:fill="FFFFFF"/>
    </w:rPr>
  </w:style>
  <w:style w:type="character" w:customStyle="1" w:styleId="Bodytext45pt7">
    <w:name w:val="Body text + 4.5 pt7"/>
    <w:aliases w:val="Scale 20%"/>
    <w:rsid w:val="00864799"/>
    <w:rPr>
      <w:w w:val="20"/>
      <w:sz w:val="9"/>
      <w:szCs w:val="9"/>
      <w:shd w:val="clear" w:color="auto" w:fill="FFFFFF"/>
    </w:rPr>
  </w:style>
  <w:style w:type="character" w:customStyle="1" w:styleId="Bodytext102">
    <w:name w:val="Body text10"/>
    <w:basedOn w:val="Bodytext0"/>
    <w:rsid w:val="00864799"/>
    <w:rPr>
      <w:shd w:val="clear" w:color="auto" w:fill="FFFFFF"/>
    </w:rPr>
  </w:style>
  <w:style w:type="character" w:customStyle="1" w:styleId="BodytextCenturyGothic1">
    <w:name w:val="Body text + Century Gothic1"/>
    <w:aliases w:val="4 pt4"/>
    <w:rsid w:val="00864799"/>
    <w:rPr>
      <w:rFonts w:ascii="Century Gothic" w:hAnsi="Century Gothic" w:cs="Century Gothic"/>
      <w:noProof/>
      <w:sz w:val="8"/>
      <w:szCs w:val="8"/>
      <w:shd w:val="clear" w:color="auto" w:fill="FFFFFF"/>
    </w:rPr>
  </w:style>
  <w:style w:type="character" w:customStyle="1" w:styleId="Bodytext11pt3">
    <w:name w:val="Body text + 11 pt3"/>
    <w:aliases w:val="Bold9"/>
    <w:rsid w:val="00864799"/>
    <w:rPr>
      <w:b/>
      <w:bCs/>
      <w:sz w:val="22"/>
      <w:szCs w:val="22"/>
      <w:shd w:val="clear" w:color="auto" w:fill="FFFFFF"/>
    </w:rPr>
  </w:style>
  <w:style w:type="character" w:customStyle="1" w:styleId="Bodytext10pt2">
    <w:name w:val="Body text + 10 pt2"/>
    <w:rsid w:val="00864799"/>
    <w:rPr>
      <w:sz w:val="20"/>
      <w:szCs w:val="20"/>
      <w:shd w:val="clear" w:color="auto" w:fill="FFFFFF"/>
    </w:rPr>
  </w:style>
  <w:style w:type="character" w:customStyle="1" w:styleId="Bodytext10pt1">
    <w:name w:val="Body text + 10 pt1"/>
    <w:aliases w:val="Spacing 1 pt2"/>
    <w:rsid w:val="00864799"/>
    <w:rPr>
      <w:spacing w:val="20"/>
      <w:sz w:val="20"/>
      <w:szCs w:val="20"/>
      <w:shd w:val="clear" w:color="auto" w:fill="FFFFFF"/>
      <w:lang w:val="en-US" w:eastAsia="en-US"/>
    </w:rPr>
  </w:style>
  <w:style w:type="character" w:customStyle="1" w:styleId="Bodytext91">
    <w:name w:val="Body text9"/>
    <w:basedOn w:val="Bodytext0"/>
    <w:rsid w:val="00864799"/>
    <w:rPr>
      <w:shd w:val="clear" w:color="auto" w:fill="FFFFFF"/>
    </w:rPr>
  </w:style>
  <w:style w:type="character" w:customStyle="1" w:styleId="Bodytext45pt6">
    <w:name w:val="Body text + 4.5 pt6"/>
    <w:aliases w:val="Scale 200%3"/>
    <w:rsid w:val="00864799"/>
    <w:rPr>
      <w:w w:val="200"/>
      <w:sz w:val="9"/>
      <w:szCs w:val="9"/>
      <w:shd w:val="clear" w:color="auto" w:fill="FFFFFF"/>
    </w:rPr>
  </w:style>
  <w:style w:type="character" w:customStyle="1" w:styleId="Bodytext5pt2">
    <w:name w:val="Body text + 5 pt2"/>
    <w:aliases w:val="Italic4,Spacing -1 pt1"/>
    <w:rsid w:val="00864799"/>
    <w:rPr>
      <w:i/>
      <w:iCs/>
      <w:spacing w:val="-20"/>
      <w:sz w:val="10"/>
      <w:szCs w:val="10"/>
      <w:shd w:val="clear" w:color="auto" w:fill="FFFFFF"/>
    </w:rPr>
  </w:style>
  <w:style w:type="character" w:customStyle="1" w:styleId="Bodytext11pt2">
    <w:name w:val="Body text + 11 pt2"/>
    <w:rsid w:val="00864799"/>
    <w:rPr>
      <w:sz w:val="22"/>
      <w:szCs w:val="22"/>
      <w:shd w:val="clear" w:color="auto" w:fill="FFFFFF"/>
    </w:rPr>
  </w:style>
  <w:style w:type="character" w:customStyle="1" w:styleId="BodytextBold1">
    <w:name w:val="Body text + Bold1"/>
    <w:rsid w:val="00864799"/>
    <w:rPr>
      <w:b/>
      <w:bCs/>
      <w:shd w:val="clear" w:color="auto" w:fill="FFFFFF"/>
    </w:rPr>
  </w:style>
  <w:style w:type="character" w:customStyle="1" w:styleId="BodytextSmallCaps1">
    <w:name w:val="Body text + Small Caps1"/>
    <w:rsid w:val="00864799"/>
    <w:rPr>
      <w:smallCaps/>
      <w:shd w:val="clear" w:color="auto" w:fill="FFFFFF"/>
    </w:rPr>
  </w:style>
  <w:style w:type="character" w:customStyle="1" w:styleId="Bodytext81">
    <w:name w:val="Body text8"/>
    <w:rsid w:val="00864799"/>
    <w:rPr>
      <w:shd w:val="clear" w:color="auto" w:fill="FFFFFF"/>
      <w:lang w:val="en-US" w:eastAsia="en-US"/>
    </w:rPr>
  </w:style>
  <w:style w:type="character" w:customStyle="1" w:styleId="BodytextItalic1">
    <w:name w:val="Body text + Italic1"/>
    <w:rsid w:val="00864799"/>
    <w:rPr>
      <w:i/>
      <w:iCs/>
      <w:shd w:val="clear" w:color="auto" w:fill="FFFFFF"/>
    </w:rPr>
  </w:style>
  <w:style w:type="character" w:customStyle="1" w:styleId="Bodytext71">
    <w:name w:val="Body text7"/>
    <w:basedOn w:val="Bodytext0"/>
    <w:rsid w:val="00864799"/>
    <w:rPr>
      <w:shd w:val="clear" w:color="auto" w:fill="FFFFFF"/>
    </w:rPr>
  </w:style>
  <w:style w:type="character" w:customStyle="1" w:styleId="BodytextTahoma">
    <w:name w:val="Body text + Tahoma"/>
    <w:aliases w:val="8.5 pt,Bold8"/>
    <w:rsid w:val="00864799"/>
    <w:rPr>
      <w:rFonts w:ascii="Tahoma" w:hAnsi="Tahoma" w:cs="Tahoma"/>
      <w:b/>
      <w:bCs/>
      <w:sz w:val="17"/>
      <w:szCs w:val="17"/>
      <w:shd w:val="clear" w:color="auto" w:fill="FFFFFF"/>
    </w:rPr>
  </w:style>
  <w:style w:type="character" w:customStyle="1" w:styleId="Bodytext75pt">
    <w:name w:val="Body text + 7.5 pt"/>
    <w:aliases w:val="Bold7,Scale 10%"/>
    <w:rsid w:val="00864799"/>
    <w:rPr>
      <w:b/>
      <w:bCs/>
      <w:noProof/>
      <w:w w:val="10"/>
      <w:sz w:val="15"/>
      <w:szCs w:val="15"/>
      <w:shd w:val="clear" w:color="auto" w:fill="FFFFFF"/>
    </w:rPr>
  </w:style>
  <w:style w:type="character" w:customStyle="1" w:styleId="Bodytext45pt5">
    <w:name w:val="Body text + 4.5 pt5"/>
    <w:aliases w:val="Italic3"/>
    <w:rsid w:val="00864799"/>
    <w:rPr>
      <w:i/>
      <w:iCs/>
      <w:noProof/>
      <w:sz w:val="9"/>
      <w:szCs w:val="9"/>
      <w:shd w:val="clear" w:color="auto" w:fill="FFFFFF"/>
    </w:rPr>
  </w:style>
  <w:style w:type="character" w:customStyle="1" w:styleId="BodytextCourierNew">
    <w:name w:val="Body text + Courier New"/>
    <w:aliases w:val="4 pt3,Italic2"/>
    <w:rsid w:val="00864799"/>
    <w:rPr>
      <w:rFonts w:ascii="Courier New" w:hAnsi="Courier New" w:cs="Courier New"/>
      <w:i/>
      <w:iCs/>
      <w:noProof/>
      <w:sz w:val="8"/>
      <w:szCs w:val="8"/>
      <w:shd w:val="clear" w:color="auto" w:fill="FFFFFF"/>
    </w:rPr>
  </w:style>
  <w:style w:type="character" w:customStyle="1" w:styleId="Bodytext4pt3">
    <w:name w:val="Body text + 4 pt3"/>
    <w:aliases w:val="Scale 250%"/>
    <w:rsid w:val="00864799"/>
    <w:rPr>
      <w:w w:val="250"/>
      <w:sz w:val="8"/>
      <w:szCs w:val="8"/>
      <w:shd w:val="clear" w:color="auto" w:fill="FFFFFF"/>
    </w:rPr>
  </w:style>
  <w:style w:type="character" w:customStyle="1" w:styleId="Bodytext115pt6">
    <w:name w:val="Body text + 11.5 pt6"/>
    <w:rsid w:val="00864799"/>
    <w:rPr>
      <w:sz w:val="23"/>
      <w:szCs w:val="23"/>
      <w:shd w:val="clear" w:color="auto" w:fill="FFFFFF"/>
    </w:rPr>
  </w:style>
  <w:style w:type="character" w:customStyle="1" w:styleId="Bodytext245pt">
    <w:name w:val="Body text + 24.5 pt"/>
    <w:aliases w:val="Scale 40%"/>
    <w:rsid w:val="00864799"/>
    <w:rPr>
      <w:w w:val="40"/>
      <w:sz w:val="49"/>
      <w:szCs w:val="49"/>
      <w:shd w:val="clear" w:color="auto" w:fill="FFFFFF"/>
    </w:rPr>
  </w:style>
  <w:style w:type="character" w:customStyle="1" w:styleId="Bodytext45pt4">
    <w:name w:val="Body text + 4.5 pt4"/>
    <w:aliases w:val="Scale 200%2"/>
    <w:rsid w:val="00864799"/>
    <w:rPr>
      <w:w w:val="200"/>
      <w:sz w:val="9"/>
      <w:szCs w:val="9"/>
      <w:shd w:val="clear" w:color="auto" w:fill="FFFFFF"/>
    </w:rPr>
  </w:style>
  <w:style w:type="character" w:customStyle="1" w:styleId="Bodytext61">
    <w:name w:val="Body text6"/>
    <w:basedOn w:val="Bodytext0"/>
    <w:rsid w:val="00864799"/>
    <w:rPr>
      <w:shd w:val="clear" w:color="auto" w:fill="FFFFFF"/>
    </w:rPr>
  </w:style>
  <w:style w:type="character" w:customStyle="1" w:styleId="Bodytext45pt3">
    <w:name w:val="Body text + 4.5 pt3"/>
    <w:rsid w:val="00864799"/>
    <w:rPr>
      <w:sz w:val="9"/>
      <w:szCs w:val="9"/>
      <w:shd w:val="clear" w:color="auto" w:fill="FFFFFF"/>
    </w:rPr>
  </w:style>
  <w:style w:type="character" w:customStyle="1" w:styleId="Bodytext45pt2">
    <w:name w:val="Body text + 4.5 pt2"/>
    <w:rsid w:val="00864799"/>
    <w:rPr>
      <w:noProof/>
      <w:sz w:val="9"/>
      <w:szCs w:val="9"/>
      <w:shd w:val="clear" w:color="auto" w:fill="FFFFFF"/>
    </w:rPr>
  </w:style>
  <w:style w:type="character" w:customStyle="1" w:styleId="Tablecaption22">
    <w:name w:val="Table caption2"/>
    <w:basedOn w:val="Tablecaption"/>
    <w:rsid w:val="00864799"/>
    <w:rPr>
      <w:shd w:val="clear" w:color="auto" w:fill="FFFFFF"/>
    </w:rPr>
  </w:style>
  <w:style w:type="character" w:customStyle="1" w:styleId="Bodytext6pt2">
    <w:name w:val="Body text + 6 pt2"/>
    <w:aliases w:val="Bold6"/>
    <w:rsid w:val="00864799"/>
    <w:rPr>
      <w:b/>
      <w:bCs/>
      <w:sz w:val="12"/>
      <w:szCs w:val="12"/>
      <w:shd w:val="clear" w:color="auto" w:fill="FFFFFF"/>
    </w:rPr>
  </w:style>
  <w:style w:type="character" w:customStyle="1" w:styleId="Bodytext115pt5">
    <w:name w:val="Body text + 11.5 pt5"/>
    <w:aliases w:val="Bold5"/>
    <w:rsid w:val="00864799"/>
    <w:rPr>
      <w:b/>
      <w:bCs/>
      <w:sz w:val="23"/>
      <w:szCs w:val="23"/>
      <w:shd w:val="clear" w:color="auto" w:fill="FFFFFF"/>
    </w:rPr>
  </w:style>
  <w:style w:type="character" w:customStyle="1" w:styleId="Bodytext51">
    <w:name w:val="Body text5"/>
    <w:basedOn w:val="Bodytext0"/>
    <w:rsid w:val="00864799"/>
    <w:rPr>
      <w:shd w:val="clear" w:color="auto" w:fill="FFFFFF"/>
    </w:rPr>
  </w:style>
  <w:style w:type="character" w:customStyle="1" w:styleId="BodytextTahoma4">
    <w:name w:val="Body text + Tahoma4"/>
    <w:aliases w:val="13.5 pt,Bold4"/>
    <w:rsid w:val="00864799"/>
    <w:rPr>
      <w:rFonts w:ascii="Tahoma" w:hAnsi="Tahoma" w:cs="Tahoma"/>
      <w:b/>
      <w:bCs/>
      <w:sz w:val="27"/>
      <w:szCs w:val="27"/>
      <w:shd w:val="clear" w:color="auto" w:fill="FFFFFF"/>
    </w:rPr>
  </w:style>
  <w:style w:type="character" w:customStyle="1" w:styleId="Bodytext9pt2">
    <w:name w:val="Body text + 9 pt2"/>
    <w:rsid w:val="00864799"/>
    <w:rPr>
      <w:sz w:val="18"/>
      <w:szCs w:val="18"/>
      <w:shd w:val="clear" w:color="auto" w:fill="FFFFFF"/>
    </w:rPr>
  </w:style>
  <w:style w:type="character" w:customStyle="1" w:styleId="Bodytext6pt1">
    <w:name w:val="Body text + 6 pt1"/>
    <w:aliases w:val="Spacing 1 pt1"/>
    <w:rsid w:val="00864799"/>
    <w:rPr>
      <w:spacing w:val="20"/>
      <w:sz w:val="12"/>
      <w:szCs w:val="12"/>
      <w:shd w:val="clear" w:color="auto" w:fill="FFFFFF"/>
      <w:lang w:val="en-US" w:eastAsia="en-US"/>
    </w:rPr>
  </w:style>
  <w:style w:type="character" w:customStyle="1" w:styleId="Bodytext42">
    <w:name w:val="Body text4"/>
    <w:rsid w:val="00864799"/>
    <w:rPr>
      <w:shd w:val="clear" w:color="auto" w:fill="FFFFFF"/>
      <w:lang w:val="en-US" w:eastAsia="en-US"/>
    </w:rPr>
  </w:style>
  <w:style w:type="character" w:customStyle="1" w:styleId="Bodytext115pt4">
    <w:name w:val="Body text + 11.5 pt4"/>
    <w:rsid w:val="00864799"/>
    <w:rPr>
      <w:sz w:val="23"/>
      <w:szCs w:val="23"/>
      <w:shd w:val="clear" w:color="auto" w:fill="FFFFFF"/>
    </w:rPr>
  </w:style>
  <w:style w:type="character" w:customStyle="1" w:styleId="Bodytext65pt">
    <w:name w:val="Body text + 6.5 pt"/>
    <w:aliases w:val="Bold3"/>
    <w:rsid w:val="00864799"/>
    <w:rPr>
      <w:b/>
      <w:bCs/>
      <w:sz w:val="13"/>
      <w:szCs w:val="13"/>
      <w:shd w:val="clear" w:color="auto" w:fill="FFFFFF"/>
      <w:lang w:val="en-US" w:eastAsia="en-US"/>
    </w:rPr>
  </w:style>
  <w:style w:type="character" w:customStyle="1" w:styleId="Bodytext125pt">
    <w:name w:val="Body text + 12.5 pt"/>
    <w:rsid w:val="00864799"/>
    <w:rPr>
      <w:sz w:val="25"/>
      <w:szCs w:val="25"/>
      <w:shd w:val="clear" w:color="auto" w:fill="FFFFFF"/>
    </w:rPr>
  </w:style>
  <w:style w:type="character" w:customStyle="1" w:styleId="Bodytext115pt3">
    <w:name w:val="Body text + 11.5 pt3"/>
    <w:aliases w:val="Spacing 0 pt1"/>
    <w:rsid w:val="00864799"/>
    <w:rPr>
      <w:spacing w:val="10"/>
      <w:sz w:val="23"/>
      <w:szCs w:val="23"/>
      <w:shd w:val="clear" w:color="auto" w:fill="FFFFFF"/>
      <w:lang w:val="en-US" w:eastAsia="en-US"/>
    </w:rPr>
  </w:style>
  <w:style w:type="character" w:customStyle="1" w:styleId="Bodytext9pt1">
    <w:name w:val="Body text + 9 pt1"/>
    <w:aliases w:val="Bold2"/>
    <w:rsid w:val="00864799"/>
    <w:rPr>
      <w:b/>
      <w:bCs/>
      <w:noProof/>
      <w:sz w:val="18"/>
      <w:szCs w:val="18"/>
      <w:shd w:val="clear" w:color="auto" w:fill="FFFFFF"/>
    </w:rPr>
  </w:style>
  <w:style w:type="character" w:customStyle="1" w:styleId="Heading122">
    <w:name w:val="Heading #12"/>
    <w:basedOn w:val="Heading10"/>
    <w:rsid w:val="00864799"/>
    <w:rPr>
      <w:b/>
      <w:bCs/>
      <w:shd w:val="clear" w:color="auto" w:fill="FFFFFF"/>
    </w:rPr>
  </w:style>
  <w:style w:type="character" w:customStyle="1" w:styleId="Heading22">
    <w:name w:val="Heading #2"/>
    <w:basedOn w:val="Heading20"/>
    <w:rsid w:val="00864799"/>
    <w:rPr>
      <w:b/>
      <w:bCs/>
      <w:shd w:val="clear" w:color="auto" w:fill="FFFFFF"/>
    </w:rPr>
  </w:style>
  <w:style w:type="character" w:customStyle="1" w:styleId="BodytextTahoma3">
    <w:name w:val="Body text + Tahoma3"/>
    <w:aliases w:val="4 pt2"/>
    <w:rsid w:val="00864799"/>
    <w:rPr>
      <w:rFonts w:ascii="Tahoma" w:hAnsi="Tahoma" w:cs="Tahoma"/>
      <w:noProof/>
      <w:sz w:val="8"/>
      <w:szCs w:val="8"/>
      <w:shd w:val="clear" w:color="auto" w:fill="FFFFFF"/>
    </w:rPr>
  </w:style>
  <w:style w:type="character" w:customStyle="1" w:styleId="Bodytext5pt1">
    <w:name w:val="Body text + 5 pt1"/>
    <w:rsid w:val="00864799"/>
    <w:rPr>
      <w:noProof/>
      <w:sz w:val="10"/>
      <w:szCs w:val="10"/>
      <w:shd w:val="clear" w:color="auto" w:fill="FFFFFF"/>
    </w:rPr>
  </w:style>
  <w:style w:type="character" w:customStyle="1" w:styleId="Bodytext11pt1">
    <w:name w:val="Body text + 11 pt1"/>
    <w:aliases w:val="Bold1"/>
    <w:rsid w:val="00864799"/>
    <w:rPr>
      <w:b/>
      <w:bCs/>
      <w:sz w:val="22"/>
      <w:szCs w:val="22"/>
      <w:shd w:val="clear" w:color="auto" w:fill="FFFFFF"/>
    </w:rPr>
  </w:style>
  <w:style w:type="character" w:customStyle="1" w:styleId="BodytextTahoma2">
    <w:name w:val="Body text + Tahoma2"/>
    <w:aliases w:val="4 pt1"/>
    <w:rsid w:val="00864799"/>
    <w:rPr>
      <w:rFonts w:ascii="Tahoma" w:hAnsi="Tahoma" w:cs="Tahoma"/>
      <w:noProof/>
      <w:sz w:val="8"/>
      <w:szCs w:val="8"/>
      <w:shd w:val="clear" w:color="auto" w:fill="FFFFFF"/>
    </w:rPr>
  </w:style>
  <w:style w:type="character" w:customStyle="1" w:styleId="Bodytext223">
    <w:name w:val="Body text (2)2"/>
    <w:rsid w:val="00864799"/>
    <w:rPr>
      <w:b w:val="0"/>
      <w:bCs w:val="0"/>
      <w:sz w:val="26"/>
      <w:szCs w:val="26"/>
      <w:shd w:val="clear" w:color="auto" w:fill="FFFFFF"/>
      <w:lang w:bidi="ar-SA"/>
    </w:rPr>
  </w:style>
  <w:style w:type="character" w:customStyle="1" w:styleId="Bodytext45pt1">
    <w:name w:val="Body text + 4.5 pt1"/>
    <w:aliases w:val="Scale 200%1"/>
    <w:rsid w:val="00864799"/>
    <w:rPr>
      <w:w w:val="200"/>
      <w:sz w:val="9"/>
      <w:szCs w:val="9"/>
      <w:shd w:val="clear" w:color="auto" w:fill="FFFFFF"/>
    </w:rPr>
  </w:style>
  <w:style w:type="character" w:customStyle="1" w:styleId="Headerorfooter115pt1">
    <w:name w:val="Header or footer + 11.5 pt1"/>
    <w:rsid w:val="00864799"/>
    <w:rPr>
      <w:sz w:val="23"/>
      <w:szCs w:val="23"/>
      <w:shd w:val="clear" w:color="auto" w:fill="FFFFFF"/>
    </w:rPr>
  </w:style>
  <w:style w:type="character" w:customStyle="1" w:styleId="Tablecaption7">
    <w:name w:val="Table caption (7)_"/>
    <w:link w:val="Tablecaption70"/>
    <w:locked/>
    <w:rsid w:val="00864799"/>
    <w:rPr>
      <w:noProof/>
      <w:shd w:val="clear" w:color="auto" w:fill="FFFFFF"/>
    </w:rPr>
  </w:style>
  <w:style w:type="paragraph" w:customStyle="1" w:styleId="Tablecaption70">
    <w:name w:val="Table caption (7)"/>
    <w:basedOn w:val="Normal"/>
    <w:link w:val="Tablecaption7"/>
    <w:rsid w:val="00864799"/>
    <w:pPr>
      <w:widowControl w:val="0"/>
      <w:shd w:val="clear" w:color="auto" w:fill="FFFFFF"/>
      <w:spacing w:before="0" w:after="0" w:line="240" w:lineRule="atLeast"/>
    </w:pPr>
    <w:rPr>
      <w:rFonts w:asciiTheme="minorHAnsi" w:hAnsiTheme="minorHAnsi"/>
      <w:noProof/>
      <w:sz w:val="22"/>
      <w:shd w:val="clear" w:color="auto" w:fill="FFFFFF"/>
    </w:rPr>
  </w:style>
  <w:style w:type="character" w:customStyle="1" w:styleId="Tablecaption7Italic">
    <w:name w:val="Table caption (7) + Italic"/>
    <w:rsid w:val="00864799"/>
    <w:rPr>
      <w:i/>
      <w:iCs/>
      <w:noProof/>
      <w:shd w:val="clear" w:color="auto" w:fill="FFFFFF"/>
    </w:rPr>
  </w:style>
  <w:style w:type="character" w:customStyle="1" w:styleId="Bodytext4pt2">
    <w:name w:val="Body text + 4 pt2"/>
    <w:aliases w:val="Scale 250%1"/>
    <w:rsid w:val="00864799"/>
    <w:rPr>
      <w:w w:val="250"/>
      <w:sz w:val="8"/>
      <w:szCs w:val="8"/>
      <w:shd w:val="clear" w:color="auto" w:fill="FFFFFF"/>
    </w:rPr>
  </w:style>
  <w:style w:type="character" w:customStyle="1" w:styleId="Bodytext33">
    <w:name w:val="Body text3"/>
    <w:basedOn w:val="Bodytext0"/>
    <w:rsid w:val="00864799"/>
    <w:rPr>
      <w:shd w:val="clear" w:color="auto" w:fill="FFFFFF"/>
    </w:rPr>
  </w:style>
  <w:style w:type="character" w:customStyle="1" w:styleId="Bodytext4pt1">
    <w:name w:val="Body text + 4 pt1"/>
    <w:aliases w:val="Italic1"/>
    <w:rsid w:val="00864799"/>
    <w:rPr>
      <w:i/>
      <w:iCs/>
      <w:noProof/>
      <w:sz w:val="8"/>
      <w:szCs w:val="8"/>
      <w:shd w:val="clear" w:color="auto" w:fill="FFFFFF"/>
    </w:rPr>
  </w:style>
  <w:style w:type="character" w:customStyle="1" w:styleId="BodytextTahoma1">
    <w:name w:val="Body text + Tahoma1"/>
    <w:aliases w:val="4.5 pt1"/>
    <w:rsid w:val="00864799"/>
    <w:rPr>
      <w:rFonts w:ascii="Tahoma" w:hAnsi="Tahoma" w:cs="Tahoma"/>
      <w:sz w:val="9"/>
      <w:szCs w:val="9"/>
      <w:shd w:val="clear" w:color="auto" w:fill="FFFFFF"/>
    </w:rPr>
  </w:style>
  <w:style w:type="character" w:customStyle="1" w:styleId="Bodytext2a">
    <w:name w:val="Body text2"/>
    <w:rsid w:val="00864799"/>
    <w:rPr>
      <w:noProof/>
      <w:shd w:val="clear" w:color="auto" w:fill="FFFFFF"/>
    </w:rPr>
  </w:style>
  <w:style w:type="character" w:customStyle="1" w:styleId="BodytextGeorgia">
    <w:name w:val="Body text + Georgia"/>
    <w:aliases w:val="10.5 pt"/>
    <w:rsid w:val="00864799"/>
    <w:rPr>
      <w:rFonts w:ascii="Georgia" w:hAnsi="Georgia" w:cs="Georgia"/>
      <w:sz w:val="21"/>
      <w:szCs w:val="21"/>
      <w:shd w:val="clear" w:color="auto" w:fill="FFFFFF"/>
    </w:rPr>
  </w:style>
  <w:style w:type="character" w:customStyle="1" w:styleId="Tablecaption32">
    <w:name w:val="Table caption (3)2"/>
    <w:basedOn w:val="Tablecaption3"/>
    <w:rsid w:val="00864799"/>
    <w:rPr>
      <w:b/>
      <w:bCs/>
      <w:shd w:val="clear" w:color="auto" w:fill="FFFFFF"/>
    </w:rPr>
  </w:style>
  <w:style w:type="character" w:customStyle="1" w:styleId="Bodytext115pt2">
    <w:name w:val="Body text + 11.5 pt2"/>
    <w:aliases w:val="Small Caps1"/>
    <w:rsid w:val="00864799"/>
    <w:rPr>
      <w:smallCaps/>
      <w:sz w:val="23"/>
      <w:szCs w:val="23"/>
      <w:shd w:val="clear" w:color="auto" w:fill="FFFFFF"/>
    </w:rPr>
  </w:style>
  <w:style w:type="character" w:customStyle="1" w:styleId="Bodytext115pt1">
    <w:name w:val="Body text + 11.5 pt1"/>
    <w:rsid w:val="00864799"/>
    <w:rPr>
      <w:noProof/>
      <w:sz w:val="23"/>
      <w:szCs w:val="23"/>
      <w:shd w:val="clear" w:color="auto" w:fill="FFFFFF"/>
    </w:rPr>
  </w:style>
  <w:style w:type="paragraph" w:customStyle="1" w:styleId="msonormal1">
    <w:name w:val="msonormal"/>
    <w:basedOn w:val="Normal"/>
    <w:rsid w:val="00864799"/>
    <w:pPr>
      <w:spacing w:before="100" w:beforeAutospacing="1" w:after="100" w:afterAutospacing="1"/>
      <w:jc w:val="left"/>
    </w:pPr>
    <w:rPr>
      <w:rFonts w:eastAsia="Times New Roman" w:cs="Times New Roman"/>
      <w:szCs w:val="24"/>
    </w:rPr>
  </w:style>
  <w:style w:type="paragraph" w:customStyle="1" w:styleId="xl1627">
    <w:name w:val="xl162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1628">
    <w:name w:val="xl162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1629">
    <w:name w:val="xl162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1630">
    <w:name w:val="xl163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Cs w:val="24"/>
    </w:rPr>
  </w:style>
  <w:style w:type="paragraph" w:customStyle="1" w:styleId="xl1631">
    <w:name w:val="xl163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color w:val="FF0000"/>
      <w:szCs w:val="24"/>
    </w:rPr>
  </w:style>
  <w:style w:type="paragraph" w:customStyle="1" w:styleId="xl1632">
    <w:name w:val="xl1632"/>
    <w:basedOn w:val="Normal"/>
    <w:rsid w:val="00864799"/>
    <w:pPr>
      <w:spacing w:before="100" w:beforeAutospacing="1" w:after="100" w:afterAutospacing="1"/>
      <w:jc w:val="left"/>
      <w:textAlignment w:val="center"/>
    </w:pPr>
    <w:rPr>
      <w:rFonts w:eastAsia="Times New Roman" w:cs="Times New Roman"/>
      <w:szCs w:val="24"/>
    </w:rPr>
  </w:style>
  <w:style w:type="paragraph" w:customStyle="1" w:styleId="xl1633">
    <w:name w:val="xl163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rPr>
  </w:style>
  <w:style w:type="paragraph" w:customStyle="1" w:styleId="xl1634">
    <w:name w:val="xl163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1635">
    <w:name w:val="xl163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color w:val="000000"/>
      <w:szCs w:val="24"/>
    </w:rPr>
  </w:style>
  <w:style w:type="paragraph" w:customStyle="1" w:styleId="xl1636">
    <w:name w:val="xl163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4"/>
    </w:rPr>
  </w:style>
  <w:style w:type="paragraph" w:customStyle="1" w:styleId="xl1637">
    <w:name w:val="xl163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rPr>
  </w:style>
  <w:style w:type="paragraph" w:customStyle="1" w:styleId="xl1638">
    <w:name w:val="xl163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szCs w:val="24"/>
    </w:rPr>
  </w:style>
  <w:style w:type="paragraph" w:customStyle="1" w:styleId="xl1639">
    <w:name w:val="xl163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Cs w:val="24"/>
    </w:rPr>
  </w:style>
  <w:style w:type="paragraph" w:customStyle="1" w:styleId="CharCharCharCharCharCharCharCharChar1Char">
    <w:name w:val="Char Char Char Char Char Char Char Char Char1 Char"/>
    <w:basedOn w:val="Normal"/>
    <w:next w:val="Normal"/>
    <w:autoRedefine/>
    <w:semiHidden/>
    <w:rsid w:val="00864799"/>
    <w:pPr>
      <w:spacing w:line="312" w:lineRule="auto"/>
      <w:jc w:val="left"/>
    </w:pPr>
    <w:rPr>
      <w:rFonts w:eastAsia="Times New Roman" w:cs="Times New Roman"/>
      <w:sz w:val="28"/>
    </w:rPr>
  </w:style>
  <w:style w:type="paragraph" w:customStyle="1" w:styleId="Normal14pt">
    <w:name w:val="Normal + 14 pt"/>
    <w:aliases w:val="Left:  1.27 cm,Right:  -1.09 cm,Before:  6 pt,Condensed by..."/>
    <w:basedOn w:val="Normal"/>
    <w:rsid w:val="00864799"/>
    <w:pPr>
      <w:widowControl w:val="0"/>
      <w:overflowPunct w:val="0"/>
      <w:autoSpaceDE w:val="0"/>
      <w:autoSpaceDN w:val="0"/>
      <w:adjustRightInd w:val="0"/>
      <w:spacing w:after="0"/>
      <w:ind w:left="720" w:right="-618"/>
    </w:pPr>
    <w:rPr>
      <w:rFonts w:eastAsia="Times New Roman" w:cs="Times New Roman"/>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864799"/>
    <w:pPr>
      <w:spacing w:line="312" w:lineRule="auto"/>
      <w:jc w:val="left"/>
    </w:pPr>
    <w:rPr>
      <w:rFonts w:eastAsia="Times New Roman" w:cs="Times New Roman"/>
      <w:sz w:val="28"/>
    </w:rPr>
  </w:style>
  <w:style w:type="character" w:customStyle="1" w:styleId="fontstyle01">
    <w:name w:val="fontstyle01"/>
    <w:rsid w:val="00864799"/>
    <w:rPr>
      <w:rFonts w:ascii="Arial" w:hAnsi="Arial" w:cs="Arial" w:hint="default"/>
      <w:b w:val="0"/>
      <w:bCs w:val="0"/>
      <w:i w:val="0"/>
      <w:iCs w:val="0"/>
      <w:color w:val="000000"/>
      <w:sz w:val="22"/>
      <w:szCs w:val="22"/>
    </w:rPr>
  </w:style>
  <w:style w:type="character" w:customStyle="1" w:styleId="Date1">
    <w:name w:val="Date1"/>
    <w:rsid w:val="00864799"/>
    <w:rPr>
      <w:rFonts w:cs="Times New Roman"/>
    </w:rPr>
  </w:style>
  <w:style w:type="character" w:customStyle="1" w:styleId="BodyTextIndentCharChar1">
    <w:name w:val="Body Text Indent Char Char1"/>
    <w:aliases w:val="Char1 Char"/>
    <w:rsid w:val="00864799"/>
    <w:rPr>
      <w:b/>
      <w:sz w:val="28"/>
      <w:lang w:val="en-US" w:eastAsia="en-US"/>
    </w:rPr>
  </w:style>
  <w:style w:type="character" w:customStyle="1" w:styleId="HeadingCharChar">
    <w:name w:val="Heading Char Char"/>
    <w:rsid w:val="00864799"/>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864799"/>
    <w:rPr>
      <w:rFonts w:ascii=".VnTime" w:eastAsia="Times New Roman" w:hAnsi=".VnTime" w:cs="Times New Roman"/>
      <w:b/>
      <w:sz w:val="24"/>
      <w:szCs w:val="24"/>
      <w:lang w:val="pt-BR" w:eastAsia="x-none"/>
    </w:rPr>
  </w:style>
  <w:style w:type="paragraph" w:customStyle="1" w:styleId="muc2so">
    <w:name w:val="muc 2 so"/>
    <w:basedOn w:val="Heading2"/>
    <w:rsid w:val="00864799"/>
    <w:pPr>
      <w:keepLines w:val="0"/>
      <w:tabs>
        <w:tab w:val="clear" w:pos="1440"/>
      </w:tabs>
      <w:spacing w:before="60" w:after="60" w:line="312" w:lineRule="auto"/>
      <w:ind w:left="0" w:firstLine="0"/>
    </w:pPr>
    <w:rPr>
      <w:rFonts w:eastAsia="Times New Roman" w:cs="Arial"/>
      <w:b/>
      <w:i/>
      <w:sz w:val="30"/>
      <w:szCs w:val="28"/>
      <w:lang w:eastAsia="x-none"/>
    </w:rPr>
  </w:style>
  <w:style w:type="character" w:customStyle="1" w:styleId="style9pt">
    <w:name w:val="style9pt"/>
    <w:basedOn w:val="DefaultParagraphFont"/>
    <w:rsid w:val="00864799"/>
  </w:style>
  <w:style w:type="character" w:customStyle="1" w:styleId="NidungChar">
    <w:name w:val="Nội dung Char"/>
    <w:link w:val="Nidung"/>
    <w:locked/>
    <w:rsid w:val="00864799"/>
    <w:rPr>
      <w:rFonts w:ascii="Times New Roman" w:eastAsia="Times New Roman" w:hAnsi="Times New Roman" w:cs="Times New Roman"/>
      <w:color w:val="000000"/>
      <w:sz w:val="28"/>
      <w:szCs w:val="28"/>
    </w:rPr>
  </w:style>
  <w:style w:type="paragraph" w:customStyle="1" w:styleId="font20">
    <w:name w:val="font20"/>
    <w:basedOn w:val="Normal"/>
    <w:rsid w:val="00864799"/>
    <w:pPr>
      <w:spacing w:before="100" w:beforeAutospacing="1" w:after="100" w:afterAutospacing="1"/>
      <w:jc w:val="left"/>
    </w:pPr>
    <w:rPr>
      <w:rFonts w:eastAsia="Times New Roman" w:cs="Times New Roman"/>
      <w:color w:val="000000"/>
      <w:szCs w:val="24"/>
    </w:rPr>
  </w:style>
  <w:style w:type="paragraph" w:customStyle="1" w:styleId="font21">
    <w:name w:val="font21"/>
    <w:basedOn w:val="Normal"/>
    <w:rsid w:val="00864799"/>
    <w:pPr>
      <w:spacing w:before="100" w:beforeAutospacing="1" w:after="100" w:afterAutospacing="1"/>
      <w:jc w:val="left"/>
    </w:pPr>
    <w:rPr>
      <w:rFonts w:eastAsia="Times New Roman" w:cs="Times New Roman"/>
      <w:color w:val="000000"/>
      <w:szCs w:val="24"/>
    </w:rPr>
  </w:style>
  <w:style w:type="paragraph" w:customStyle="1" w:styleId="font22">
    <w:name w:val="font22"/>
    <w:basedOn w:val="Normal"/>
    <w:rsid w:val="00864799"/>
    <w:pPr>
      <w:spacing w:before="100" w:beforeAutospacing="1" w:after="100" w:afterAutospacing="1"/>
      <w:jc w:val="left"/>
    </w:pPr>
    <w:rPr>
      <w:rFonts w:ascii="Calibri" w:eastAsia="Times New Roman" w:hAnsi="Calibri" w:cs="Calibri"/>
      <w:szCs w:val="24"/>
    </w:rPr>
  </w:style>
  <w:style w:type="paragraph" w:customStyle="1" w:styleId="xl150">
    <w:name w:val="xl150"/>
    <w:basedOn w:val="Normal"/>
    <w:rsid w:val="00864799"/>
    <w:pPr>
      <w:pBdr>
        <w:top w:val="single" w:sz="4" w:space="0" w:color="auto"/>
        <w:bottom w:val="single" w:sz="4" w:space="0" w:color="auto"/>
      </w:pBdr>
      <w:spacing w:before="100" w:beforeAutospacing="1" w:after="100" w:afterAutospacing="1"/>
      <w:jc w:val="left"/>
    </w:pPr>
    <w:rPr>
      <w:rFonts w:eastAsia="Times New Roman" w:cs="Times New Roman"/>
      <w:sz w:val="28"/>
      <w:szCs w:val="28"/>
    </w:rPr>
  </w:style>
  <w:style w:type="paragraph" w:customStyle="1" w:styleId="xl151">
    <w:name w:val="xl151"/>
    <w:basedOn w:val="Normal"/>
    <w:rsid w:val="00864799"/>
    <w:pPr>
      <w:pBdr>
        <w:top w:val="single" w:sz="4" w:space="0" w:color="auto"/>
        <w:bottom w:val="single" w:sz="4" w:space="0" w:color="auto"/>
        <w:right w:val="single" w:sz="4" w:space="0" w:color="auto"/>
      </w:pBdr>
      <w:spacing w:before="100" w:beforeAutospacing="1" w:after="100" w:afterAutospacing="1"/>
      <w:jc w:val="left"/>
    </w:pPr>
    <w:rPr>
      <w:rFonts w:eastAsia="Times New Roman" w:cs="Times New Roman"/>
      <w:sz w:val="28"/>
      <w:szCs w:val="28"/>
    </w:rPr>
  </w:style>
  <w:style w:type="paragraph" w:customStyle="1" w:styleId="xl152">
    <w:name w:val="xl152"/>
    <w:basedOn w:val="Normal"/>
    <w:rsid w:val="00864799"/>
    <w:pPr>
      <w:pBdr>
        <w:top w:val="single" w:sz="4" w:space="0" w:color="000000"/>
        <w:left w:val="single" w:sz="4" w:space="0" w:color="auto"/>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53">
    <w:name w:val="xl153"/>
    <w:basedOn w:val="Normal"/>
    <w:rsid w:val="00864799"/>
    <w:pPr>
      <w:pBdr>
        <w:top w:val="single" w:sz="4" w:space="0" w:color="000000"/>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54">
    <w:name w:val="xl154"/>
    <w:basedOn w:val="Normal"/>
    <w:rsid w:val="00864799"/>
    <w:pPr>
      <w:pBdr>
        <w:top w:val="single" w:sz="4" w:space="0" w:color="000000"/>
        <w:bottom w:val="single" w:sz="4" w:space="0" w:color="auto"/>
        <w:right w:val="single" w:sz="4" w:space="0" w:color="auto"/>
      </w:pBdr>
      <w:spacing w:before="100" w:beforeAutospacing="1" w:after="100" w:afterAutospacing="1"/>
      <w:jc w:val="left"/>
    </w:pPr>
    <w:rPr>
      <w:rFonts w:eastAsia="Times New Roman" w:cs="Times New Roman"/>
      <w:b/>
      <w:bCs/>
      <w:sz w:val="26"/>
      <w:szCs w:val="26"/>
    </w:rPr>
  </w:style>
  <w:style w:type="paragraph" w:customStyle="1" w:styleId="xl155">
    <w:name w:val="xl155"/>
    <w:basedOn w:val="Normal"/>
    <w:rsid w:val="00864799"/>
    <w:pPr>
      <w:pBdr>
        <w:top w:val="single" w:sz="4" w:space="0" w:color="auto"/>
        <w:left w:val="single" w:sz="4" w:space="0" w:color="auto"/>
      </w:pBdr>
      <w:spacing w:before="100" w:beforeAutospacing="1" w:after="100" w:afterAutospacing="1"/>
      <w:jc w:val="left"/>
    </w:pPr>
    <w:rPr>
      <w:rFonts w:eastAsia="Times New Roman" w:cs="Times New Roman"/>
      <w:b/>
      <w:bCs/>
      <w:color w:val="000000"/>
      <w:sz w:val="26"/>
      <w:szCs w:val="26"/>
    </w:rPr>
  </w:style>
  <w:style w:type="paragraph" w:customStyle="1" w:styleId="xl156">
    <w:name w:val="xl156"/>
    <w:basedOn w:val="Normal"/>
    <w:rsid w:val="00864799"/>
    <w:pPr>
      <w:pBdr>
        <w:top w:val="single" w:sz="4" w:space="0" w:color="auto"/>
      </w:pBdr>
      <w:spacing w:before="100" w:beforeAutospacing="1" w:after="100" w:afterAutospacing="1"/>
      <w:jc w:val="center"/>
    </w:pPr>
    <w:rPr>
      <w:rFonts w:eastAsia="Times New Roman" w:cs="Times New Roman"/>
      <w:sz w:val="26"/>
      <w:szCs w:val="26"/>
    </w:rPr>
  </w:style>
  <w:style w:type="paragraph" w:customStyle="1" w:styleId="xl157">
    <w:name w:val="xl157"/>
    <w:basedOn w:val="Normal"/>
    <w:rsid w:val="00864799"/>
    <w:pPr>
      <w:pBdr>
        <w:top w:val="single" w:sz="4" w:space="0" w:color="auto"/>
      </w:pBdr>
      <w:spacing w:before="100" w:beforeAutospacing="1" w:after="100" w:afterAutospacing="1"/>
      <w:jc w:val="left"/>
    </w:pPr>
    <w:rPr>
      <w:rFonts w:eastAsia="Times New Roman" w:cs="Times New Roman"/>
      <w:sz w:val="26"/>
      <w:szCs w:val="26"/>
    </w:rPr>
  </w:style>
  <w:style w:type="paragraph" w:customStyle="1" w:styleId="xl158">
    <w:name w:val="xl158"/>
    <w:basedOn w:val="Normal"/>
    <w:rsid w:val="00864799"/>
    <w:pPr>
      <w:pBdr>
        <w:top w:val="single" w:sz="4" w:space="0" w:color="auto"/>
        <w:right w:val="single" w:sz="4" w:space="0" w:color="auto"/>
      </w:pBdr>
      <w:spacing w:before="100" w:beforeAutospacing="1" w:after="100" w:afterAutospacing="1"/>
      <w:jc w:val="left"/>
    </w:pPr>
    <w:rPr>
      <w:rFonts w:eastAsia="Times New Roman" w:cs="Times New Roman"/>
      <w:sz w:val="26"/>
      <w:szCs w:val="26"/>
    </w:rPr>
  </w:style>
  <w:style w:type="paragraph" w:customStyle="1" w:styleId="xl159">
    <w:name w:val="xl159"/>
    <w:basedOn w:val="Normal"/>
    <w:rsid w:val="00864799"/>
    <w:pPr>
      <w:pBdr>
        <w:top w:val="single" w:sz="4" w:space="0" w:color="auto"/>
      </w:pBdr>
      <w:spacing w:before="100" w:beforeAutospacing="1" w:after="100" w:afterAutospacing="1"/>
      <w:jc w:val="left"/>
    </w:pPr>
    <w:rPr>
      <w:rFonts w:eastAsia="Times New Roman" w:cs="Times New Roman"/>
      <w:b/>
      <w:bCs/>
      <w:sz w:val="26"/>
      <w:szCs w:val="26"/>
    </w:rPr>
  </w:style>
  <w:style w:type="paragraph" w:customStyle="1" w:styleId="xl160">
    <w:name w:val="xl160"/>
    <w:basedOn w:val="Normal"/>
    <w:rsid w:val="00864799"/>
    <w:pPr>
      <w:pBdr>
        <w:top w:val="single" w:sz="4" w:space="0" w:color="000000"/>
        <w:left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161">
    <w:name w:val="xl161"/>
    <w:basedOn w:val="Normal"/>
    <w:rsid w:val="00864799"/>
    <w:pPr>
      <w:pBdr>
        <w:left w:val="single" w:sz="4" w:space="0" w:color="auto"/>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62">
    <w:name w:val="xl162"/>
    <w:basedOn w:val="Normal"/>
    <w:rsid w:val="00864799"/>
    <w:pPr>
      <w:pBdr>
        <w:bottom w:val="single" w:sz="4" w:space="0" w:color="auto"/>
      </w:pBdr>
      <w:spacing w:before="100" w:beforeAutospacing="1" w:after="100" w:afterAutospacing="1"/>
      <w:jc w:val="center"/>
    </w:pPr>
    <w:rPr>
      <w:rFonts w:eastAsia="Times New Roman" w:cs="Times New Roman"/>
      <w:b/>
      <w:bCs/>
      <w:sz w:val="26"/>
      <w:szCs w:val="26"/>
    </w:rPr>
  </w:style>
  <w:style w:type="paragraph" w:customStyle="1" w:styleId="xl163">
    <w:name w:val="xl163"/>
    <w:basedOn w:val="Normal"/>
    <w:rsid w:val="00864799"/>
    <w:pPr>
      <w:pBdr>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64">
    <w:name w:val="xl164"/>
    <w:basedOn w:val="Normal"/>
    <w:rsid w:val="00864799"/>
    <w:pPr>
      <w:pBdr>
        <w:bottom w:val="single" w:sz="4" w:space="0" w:color="auto"/>
        <w:right w:val="single" w:sz="4" w:space="0" w:color="auto"/>
      </w:pBdr>
      <w:spacing w:before="100" w:beforeAutospacing="1" w:after="100" w:afterAutospacing="1"/>
      <w:jc w:val="left"/>
    </w:pPr>
    <w:rPr>
      <w:rFonts w:eastAsia="Times New Roman" w:cs="Times New Roman"/>
      <w:b/>
      <w:bCs/>
      <w:sz w:val="26"/>
      <w:szCs w:val="26"/>
    </w:rPr>
  </w:style>
  <w:style w:type="paragraph" w:customStyle="1" w:styleId="xl165">
    <w:name w:val="xl165"/>
    <w:basedOn w:val="Normal"/>
    <w:rsid w:val="00864799"/>
    <w:pPr>
      <w:pBdr>
        <w:top w:val="single" w:sz="4" w:space="0" w:color="000000"/>
        <w:left w:val="single" w:sz="4" w:space="0" w:color="000000"/>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66">
    <w:name w:val="xl166"/>
    <w:basedOn w:val="Normal"/>
    <w:rsid w:val="00864799"/>
    <w:pPr>
      <w:pBdr>
        <w:top w:val="single" w:sz="4" w:space="0" w:color="000000"/>
        <w:bottom w:val="single" w:sz="4" w:space="0" w:color="auto"/>
      </w:pBdr>
      <w:spacing w:before="100" w:beforeAutospacing="1" w:after="100" w:afterAutospacing="1"/>
      <w:jc w:val="center"/>
    </w:pPr>
    <w:rPr>
      <w:rFonts w:eastAsia="Times New Roman" w:cs="Times New Roman"/>
      <w:b/>
      <w:bCs/>
      <w:sz w:val="26"/>
      <w:szCs w:val="26"/>
    </w:rPr>
  </w:style>
  <w:style w:type="paragraph" w:customStyle="1" w:styleId="xl167">
    <w:name w:val="xl167"/>
    <w:basedOn w:val="Normal"/>
    <w:rsid w:val="00864799"/>
    <w:pPr>
      <w:pBdr>
        <w:top w:val="single" w:sz="4" w:space="0" w:color="000000"/>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68">
    <w:name w:val="xl168"/>
    <w:basedOn w:val="Normal"/>
    <w:rsid w:val="00864799"/>
    <w:pPr>
      <w:pBdr>
        <w:top w:val="single" w:sz="4" w:space="0" w:color="000000"/>
        <w:bottom w:val="single" w:sz="4" w:space="0" w:color="auto"/>
        <w:right w:val="single" w:sz="4" w:space="0" w:color="000000"/>
      </w:pBdr>
      <w:spacing w:before="100" w:beforeAutospacing="1" w:after="100" w:afterAutospacing="1"/>
      <w:jc w:val="left"/>
    </w:pPr>
    <w:rPr>
      <w:rFonts w:eastAsia="Times New Roman" w:cs="Times New Roman"/>
      <w:b/>
      <w:bCs/>
      <w:sz w:val="26"/>
      <w:szCs w:val="26"/>
    </w:rPr>
  </w:style>
  <w:style w:type="paragraph" w:customStyle="1" w:styleId="xl169">
    <w:name w:val="xl169"/>
    <w:basedOn w:val="Normal"/>
    <w:rsid w:val="00864799"/>
    <w:pPr>
      <w:pBdr>
        <w:top w:val="single" w:sz="4" w:space="0" w:color="auto"/>
        <w:left w:val="single" w:sz="4" w:space="0" w:color="auto"/>
      </w:pBdr>
      <w:spacing w:before="100" w:beforeAutospacing="1" w:after="100" w:afterAutospacing="1"/>
      <w:jc w:val="left"/>
    </w:pPr>
    <w:rPr>
      <w:rFonts w:eastAsia="Times New Roman" w:cs="Times New Roman"/>
      <w:b/>
      <w:bCs/>
      <w:sz w:val="26"/>
      <w:szCs w:val="26"/>
    </w:rPr>
  </w:style>
  <w:style w:type="paragraph" w:customStyle="1" w:styleId="xl170">
    <w:name w:val="xl170"/>
    <w:basedOn w:val="Normal"/>
    <w:rsid w:val="00864799"/>
    <w:pPr>
      <w:pBdr>
        <w:top w:val="single" w:sz="4" w:space="0" w:color="auto"/>
      </w:pBdr>
      <w:spacing w:before="100" w:beforeAutospacing="1" w:after="100" w:afterAutospacing="1"/>
      <w:jc w:val="center"/>
    </w:pPr>
    <w:rPr>
      <w:rFonts w:eastAsia="Times New Roman" w:cs="Times New Roman"/>
      <w:b/>
      <w:bCs/>
      <w:sz w:val="26"/>
      <w:szCs w:val="26"/>
    </w:rPr>
  </w:style>
  <w:style w:type="paragraph" w:customStyle="1" w:styleId="xl171">
    <w:name w:val="xl171"/>
    <w:basedOn w:val="Normal"/>
    <w:rsid w:val="00864799"/>
    <w:pPr>
      <w:pBdr>
        <w:top w:val="single" w:sz="4" w:space="0" w:color="auto"/>
        <w:right w:val="single" w:sz="4" w:space="0" w:color="auto"/>
      </w:pBdr>
      <w:spacing w:before="100" w:beforeAutospacing="1" w:after="100" w:afterAutospacing="1"/>
      <w:jc w:val="center"/>
    </w:pPr>
    <w:rPr>
      <w:rFonts w:eastAsia="Times New Roman" w:cs="Times New Roman"/>
      <w:b/>
      <w:bCs/>
      <w:sz w:val="26"/>
      <w:szCs w:val="26"/>
    </w:rPr>
  </w:style>
  <w:style w:type="paragraph" w:customStyle="1" w:styleId="xl172">
    <w:name w:val="xl172"/>
    <w:basedOn w:val="Normal"/>
    <w:rsid w:val="00864799"/>
    <w:pPr>
      <w:pBdr>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73">
    <w:name w:val="xl173"/>
    <w:basedOn w:val="Normal"/>
    <w:rsid w:val="00864799"/>
    <w:pPr>
      <w:pBdr>
        <w:left w:val="single" w:sz="4" w:space="0" w:color="000000"/>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74">
    <w:name w:val="xl174"/>
    <w:basedOn w:val="Normal"/>
    <w:rsid w:val="00864799"/>
    <w:pPr>
      <w:pBdr>
        <w:bottom w:val="single" w:sz="4" w:space="0" w:color="auto"/>
        <w:right w:val="single" w:sz="4" w:space="0" w:color="000000"/>
      </w:pBdr>
      <w:spacing w:before="100" w:beforeAutospacing="1" w:after="100" w:afterAutospacing="1"/>
      <w:jc w:val="left"/>
    </w:pPr>
    <w:rPr>
      <w:rFonts w:eastAsia="Times New Roman" w:cs="Times New Roman"/>
      <w:b/>
      <w:bCs/>
      <w:sz w:val="26"/>
      <w:szCs w:val="26"/>
    </w:rPr>
  </w:style>
  <w:style w:type="paragraph" w:customStyle="1" w:styleId="xl175">
    <w:name w:val="xl175"/>
    <w:basedOn w:val="Normal"/>
    <w:rsid w:val="00864799"/>
    <w:pPr>
      <w:pBdr>
        <w:top w:val="single" w:sz="4" w:space="0" w:color="000000"/>
        <w:left w:val="single" w:sz="4" w:space="0" w:color="000000"/>
      </w:pBdr>
      <w:spacing w:before="100" w:beforeAutospacing="1" w:after="100" w:afterAutospacing="1"/>
      <w:jc w:val="left"/>
    </w:pPr>
    <w:rPr>
      <w:rFonts w:eastAsia="Times New Roman" w:cs="Times New Roman"/>
      <w:b/>
      <w:bCs/>
      <w:sz w:val="26"/>
      <w:szCs w:val="26"/>
    </w:rPr>
  </w:style>
  <w:style w:type="paragraph" w:customStyle="1" w:styleId="xl176">
    <w:name w:val="xl176"/>
    <w:basedOn w:val="Normal"/>
    <w:rsid w:val="00864799"/>
    <w:pPr>
      <w:pBdr>
        <w:top w:val="single" w:sz="4" w:space="0" w:color="000000"/>
      </w:pBdr>
      <w:spacing w:before="100" w:beforeAutospacing="1" w:after="100" w:afterAutospacing="1"/>
      <w:jc w:val="center"/>
    </w:pPr>
    <w:rPr>
      <w:rFonts w:eastAsia="Times New Roman" w:cs="Times New Roman"/>
      <w:sz w:val="26"/>
      <w:szCs w:val="26"/>
    </w:rPr>
  </w:style>
  <w:style w:type="paragraph" w:customStyle="1" w:styleId="xl177">
    <w:name w:val="xl177"/>
    <w:basedOn w:val="Normal"/>
    <w:rsid w:val="00864799"/>
    <w:pPr>
      <w:pBdr>
        <w:top w:val="single" w:sz="4" w:space="0" w:color="000000"/>
      </w:pBdr>
      <w:spacing w:before="100" w:beforeAutospacing="1" w:after="100" w:afterAutospacing="1"/>
      <w:jc w:val="left"/>
    </w:pPr>
    <w:rPr>
      <w:rFonts w:eastAsia="Times New Roman" w:cs="Times New Roman"/>
      <w:sz w:val="26"/>
      <w:szCs w:val="26"/>
    </w:rPr>
  </w:style>
  <w:style w:type="paragraph" w:customStyle="1" w:styleId="xl178">
    <w:name w:val="xl178"/>
    <w:basedOn w:val="Normal"/>
    <w:rsid w:val="00864799"/>
    <w:pPr>
      <w:pBdr>
        <w:top w:val="single" w:sz="4" w:space="0" w:color="000000"/>
        <w:right w:val="single" w:sz="4" w:space="0" w:color="000000"/>
      </w:pBdr>
      <w:spacing w:before="100" w:beforeAutospacing="1" w:after="100" w:afterAutospacing="1"/>
      <w:jc w:val="left"/>
    </w:pPr>
    <w:rPr>
      <w:rFonts w:eastAsia="Times New Roman" w:cs="Times New Roman"/>
      <w:sz w:val="26"/>
      <w:szCs w:val="26"/>
    </w:rPr>
  </w:style>
  <w:style w:type="paragraph" w:customStyle="1" w:styleId="xl179">
    <w:name w:val="xl179"/>
    <w:basedOn w:val="Normal"/>
    <w:rsid w:val="00864799"/>
    <w:pPr>
      <w:pBdr>
        <w:left w:val="single" w:sz="4" w:space="0" w:color="auto"/>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180">
    <w:name w:val="xl180"/>
    <w:basedOn w:val="Normal"/>
    <w:rsid w:val="00864799"/>
    <w:pPr>
      <w:pBdr>
        <w:bottom w:val="single" w:sz="4" w:space="0" w:color="auto"/>
      </w:pBdr>
      <w:spacing w:before="100" w:beforeAutospacing="1" w:after="100" w:afterAutospacing="1"/>
      <w:jc w:val="center"/>
    </w:pPr>
    <w:rPr>
      <w:rFonts w:eastAsia="Times New Roman" w:cs="Times New Roman"/>
      <w:sz w:val="26"/>
      <w:szCs w:val="26"/>
    </w:rPr>
  </w:style>
  <w:style w:type="paragraph" w:customStyle="1" w:styleId="xl181">
    <w:name w:val="xl181"/>
    <w:basedOn w:val="Normal"/>
    <w:rsid w:val="00864799"/>
    <w:pPr>
      <w:pBdr>
        <w:bottom w:val="single" w:sz="4" w:space="0" w:color="auto"/>
      </w:pBdr>
      <w:spacing w:before="100" w:beforeAutospacing="1" w:after="100" w:afterAutospacing="1"/>
      <w:jc w:val="left"/>
    </w:pPr>
    <w:rPr>
      <w:rFonts w:eastAsia="Times New Roman" w:cs="Times New Roman"/>
      <w:sz w:val="26"/>
      <w:szCs w:val="26"/>
    </w:rPr>
  </w:style>
  <w:style w:type="paragraph" w:customStyle="1" w:styleId="xl182">
    <w:name w:val="xl182"/>
    <w:basedOn w:val="Normal"/>
    <w:rsid w:val="00864799"/>
    <w:pPr>
      <w:pBdr>
        <w:bottom w:val="single" w:sz="4" w:space="0" w:color="auto"/>
        <w:right w:val="single" w:sz="4" w:space="0" w:color="auto"/>
      </w:pBdr>
      <w:spacing w:before="100" w:beforeAutospacing="1" w:after="100" w:afterAutospacing="1"/>
      <w:jc w:val="left"/>
    </w:pPr>
    <w:rPr>
      <w:rFonts w:eastAsia="Times New Roman" w:cs="Times New Roman"/>
      <w:sz w:val="26"/>
      <w:szCs w:val="26"/>
    </w:rPr>
  </w:style>
  <w:style w:type="paragraph" w:customStyle="1" w:styleId="xl183">
    <w:name w:val="xl183"/>
    <w:basedOn w:val="Normal"/>
    <w:rsid w:val="00864799"/>
    <w:pPr>
      <w:spacing w:before="100" w:beforeAutospacing="1" w:after="100" w:afterAutospacing="1"/>
      <w:jc w:val="left"/>
    </w:pPr>
    <w:rPr>
      <w:rFonts w:eastAsia="Times New Roman" w:cs="Times New Roman"/>
      <w:sz w:val="26"/>
      <w:szCs w:val="26"/>
    </w:rPr>
  </w:style>
  <w:style w:type="paragraph" w:customStyle="1" w:styleId="xl184">
    <w:name w:val="xl184"/>
    <w:basedOn w:val="Normal"/>
    <w:rsid w:val="00864799"/>
    <w:pPr>
      <w:pBdr>
        <w:left w:val="single" w:sz="4" w:space="0" w:color="auto"/>
        <w:bottom w:val="single" w:sz="4" w:space="0" w:color="auto"/>
        <w:right w:val="single" w:sz="4" w:space="0" w:color="auto"/>
      </w:pBdr>
      <w:spacing w:before="100" w:beforeAutospacing="1" w:after="100" w:afterAutospacing="1"/>
    </w:pPr>
    <w:rPr>
      <w:rFonts w:eastAsia="Times New Roman" w:cs="Times New Roman"/>
      <w:szCs w:val="24"/>
    </w:rPr>
  </w:style>
  <w:style w:type="paragraph" w:customStyle="1" w:styleId="xl185">
    <w:name w:val="xl18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Cs w:val="24"/>
    </w:rPr>
  </w:style>
  <w:style w:type="paragraph" w:customStyle="1" w:styleId="xl186">
    <w:name w:val="xl18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187">
    <w:name w:val="xl18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188">
    <w:name w:val="xl18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189">
    <w:name w:val="xl18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190">
    <w:name w:val="xl19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191">
    <w:name w:val="xl19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192">
    <w:name w:val="xl192"/>
    <w:basedOn w:val="Normal"/>
    <w:rsid w:val="00864799"/>
    <w:pPr>
      <w:pBdr>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193">
    <w:name w:val="xl19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194">
    <w:name w:val="xl19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195">
    <w:name w:val="xl19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196">
    <w:name w:val="xl196"/>
    <w:basedOn w:val="Normal"/>
    <w:rsid w:val="00864799"/>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197">
    <w:name w:val="xl197"/>
    <w:basedOn w:val="Normal"/>
    <w:rsid w:val="00864799"/>
    <w:pPr>
      <w:pBdr>
        <w:top w:val="single" w:sz="4" w:space="0" w:color="auto"/>
        <w:left w:val="single" w:sz="4" w:space="0" w:color="000000"/>
        <w:bottom w:val="single" w:sz="4" w:space="0" w:color="000000"/>
        <w:right w:val="single" w:sz="4" w:space="0" w:color="000000"/>
      </w:pBdr>
      <w:spacing w:before="100" w:beforeAutospacing="1" w:after="100" w:afterAutospacing="1"/>
      <w:jc w:val="left"/>
    </w:pPr>
    <w:rPr>
      <w:rFonts w:eastAsia="Times New Roman" w:cs="Times New Roman"/>
      <w:szCs w:val="24"/>
    </w:rPr>
  </w:style>
  <w:style w:type="paragraph" w:customStyle="1" w:styleId="xl198">
    <w:name w:val="xl198"/>
    <w:basedOn w:val="Normal"/>
    <w:rsid w:val="00864799"/>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szCs w:val="24"/>
    </w:rPr>
  </w:style>
  <w:style w:type="paragraph" w:customStyle="1" w:styleId="xl199">
    <w:name w:val="xl199"/>
    <w:basedOn w:val="Normal"/>
    <w:rsid w:val="00864799"/>
    <w:pPr>
      <w:pBdr>
        <w:top w:val="single" w:sz="4" w:space="0" w:color="auto"/>
        <w:left w:val="single" w:sz="4" w:space="0" w:color="000000"/>
        <w:bottom w:val="single" w:sz="4" w:space="0" w:color="auto"/>
        <w:right w:val="single" w:sz="4" w:space="0" w:color="000000"/>
      </w:pBdr>
      <w:spacing w:before="100" w:beforeAutospacing="1" w:after="100" w:afterAutospacing="1"/>
      <w:jc w:val="left"/>
    </w:pPr>
    <w:rPr>
      <w:rFonts w:eastAsia="Times New Roman" w:cs="Times New Roman"/>
      <w:szCs w:val="24"/>
    </w:rPr>
  </w:style>
  <w:style w:type="paragraph" w:customStyle="1" w:styleId="xl200">
    <w:name w:val="xl20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01">
    <w:name w:val="xl20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02">
    <w:name w:val="xl202"/>
    <w:basedOn w:val="Normal"/>
    <w:rsid w:val="00864799"/>
    <w:pPr>
      <w:pBdr>
        <w:top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203">
    <w:name w:val="xl203"/>
    <w:basedOn w:val="Normal"/>
    <w:rsid w:val="00864799"/>
    <w:pPr>
      <w:pBdr>
        <w:top w:val="single" w:sz="4" w:space="0" w:color="auto"/>
        <w:left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04">
    <w:name w:val="xl204"/>
    <w:basedOn w:val="Normal"/>
    <w:rsid w:val="00864799"/>
    <w:pPr>
      <w:pBdr>
        <w:left w:val="single" w:sz="4" w:space="0" w:color="000000"/>
        <w:bottom w:val="single" w:sz="4" w:space="0" w:color="auto"/>
        <w:right w:val="single" w:sz="4" w:space="0" w:color="000000"/>
      </w:pBdr>
      <w:spacing w:before="100" w:beforeAutospacing="1" w:after="100" w:afterAutospacing="1"/>
      <w:jc w:val="left"/>
    </w:pPr>
    <w:rPr>
      <w:rFonts w:eastAsia="Times New Roman" w:cs="Times New Roman"/>
      <w:szCs w:val="24"/>
    </w:rPr>
  </w:style>
  <w:style w:type="paragraph" w:customStyle="1" w:styleId="xl205">
    <w:name w:val="xl205"/>
    <w:basedOn w:val="Normal"/>
    <w:rsid w:val="00864799"/>
    <w:pPr>
      <w:pBdr>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szCs w:val="24"/>
    </w:rPr>
  </w:style>
  <w:style w:type="paragraph" w:customStyle="1" w:styleId="xl206">
    <w:name w:val="xl206"/>
    <w:basedOn w:val="Normal"/>
    <w:rsid w:val="00864799"/>
    <w:pPr>
      <w:pBdr>
        <w:top w:val="single" w:sz="4" w:space="0" w:color="auto"/>
        <w:left w:val="single" w:sz="4" w:space="0" w:color="auto"/>
      </w:pBdr>
      <w:spacing w:before="100" w:beforeAutospacing="1" w:after="100" w:afterAutospacing="1"/>
      <w:jc w:val="center"/>
    </w:pPr>
    <w:rPr>
      <w:rFonts w:eastAsia="Times New Roman" w:cs="Times New Roman"/>
      <w:szCs w:val="24"/>
    </w:rPr>
  </w:style>
  <w:style w:type="paragraph" w:customStyle="1" w:styleId="xl207">
    <w:name w:val="xl207"/>
    <w:basedOn w:val="Normal"/>
    <w:rsid w:val="00864799"/>
    <w:pPr>
      <w:pBdr>
        <w:top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208">
    <w:name w:val="xl208"/>
    <w:basedOn w:val="Normal"/>
    <w:rsid w:val="00864799"/>
    <w:pPr>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209">
    <w:name w:val="xl209"/>
    <w:basedOn w:val="Normal"/>
    <w:rsid w:val="00864799"/>
    <w:pPr>
      <w:pBdr>
        <w:left w:val="single" w:sz="4" w:space="0" w:color="000000"/>
        <w:bottom w:val="single" w:sz="4" w:space="0" w:color="000000"/>
        <w:right w:val="single" w:sz="4" w:space="0" w:color="000000"/>
      </w:pBdr>
      <w:spacing w:before="100" w:beforeAutospacing="1" w:after="100" w:afterAutospacing="1"/>
      <w:jc w:val="left"/>
    </w:pPr>
    <w:rPr>
      <w:rFonts w:eastAsia="Times New Roman" w:cs="Times New Roman"/>
      <w:szCs w:val="24"/>
    </w:rPr>
  </w:style>
  <w:style w:type="paragraph" w:customStyle="1" w:styleId="xl210">
    <w:name w:val="xl210"/>
    <w:basedOn w:val="Normal"/>
    <w:rsid w:val="00864799"/>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211">
    <w:name w:val="xl211"/>
    <w:basedOn w:val="Normal"/>
    <w:rsid w:val="00864799"/>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eastAsia="Times New Roman" w:cs="Times New Roman"/>
      <w:szCs w:val="24"/>
    </w:rPr>
  </w:style>
  <w:style w:type="paragraph" w:customStyle="1" w:styleId="xl212">
    <w:name w:val="xl212"/>
    <w:basedOn w:val="Normal"/>
    <w:rsid w:val="00864799"/>
    <w:pPr>
      <w:pBdr>
        <w:left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13">
    <w:name w:val="xl213"/>
    <w:basedOn w:val="Normal"/>
    <w:rsid w:val="00864799"/>
    <w:pPr>
      <w:pBdr>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14">
    <w:name w:val="xl21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000000"/>
      <w:szCs w:val="24"/>
    </w:rPr>
  </w:style>
  <w:style w:type="paragraph" w:customStyle="1" w:styleId="xl215">
    <w:name w:val="xl21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000000"/>
      <w:szCs w:val="24"/>
    </w:rPr>
  </w:style>
  <w:style w:type="paragraph" w:customStyle="1" w:styleId="xl216">
    <w:name w:val="xl216"/>
    <w:basedOn w:val="Normal"/>
    <w:rsid w:val="00864799"/>
    <w:pPr>
      <w:pBdr>
        <w:top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17">
    <w:name w:val="xl217"/>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18">
    <w:name w:val="xl218"/>
    <w:basedOn w:val="Normal"/>
    <w:rsid w:val="00864799"/>
    <w:pPr>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19">
    <w:name w:val="xl21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20">
    <w:name w:val="xl22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21">
    <w:name w:val="xl22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22">
    <w:name w:val="xl222"/>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szCs w:val="24"/>
    </w:rPr>
  </w:style>
  <w:style w:type="paragraph" w:customStyle="1" w:styleId="xl223">
    <w:name w:val="xl223"/>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224">
    <w:name w:val="xl224"/>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225">
    <w:name w:val="xl225"/>
    <w:basedOn w:val="Normal"/>
    <w:rsid w:val="00864799"/>
    <w:pPr>
      <w:pBdr>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szCs w:val="24"/>
    </w:rPr>
  </w:style>
  <w:style w:type="paragraph" w:customStyle="1" w:styleId="xl226">
    <w:name w:val="xl226"/>
    <w:basedOn w:val="Normal"/>
    <w:rsid w:val="00864799"/>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27">
    <w:name w:val="xl22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28">
    <w:name w:val="xl22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29">
    <w:name w:val="xl229"/>
    <w:basedOn w:val="Normal"/>
    <w:rsid w:val="00864799"/>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szCs w:val="24"/>
    </w:rPr>
  </w:style>
  <w:style w:type="paragraph" w:customStyle="1" w:styleId="xl230">
    <w:name w:val="xl23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31">
    <w:name w:val="xl23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32">
    <w:name w:val="xl23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33">
    <w:name w:val="xl23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34">
    <w:name w:val="xl23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35">
    <w:name w:val="xl23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36">
    <w:name w:val="xl23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37">
    <w:name w:val="xl23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38">
    <w:name w:val="xl23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000000"/>
      <w:szCs w:val="24"/>
    </w:rPr>
  </w:style>
  <w:style w:type="paragraph" w:customStyle="1" w:styleId="xl239">
    <w:name w:val="xl23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000000"/>
      <w:szCs w:val="24"/>
    </w:rPr>
  </w:style>
  <w:style w:type="paragraph" w:customStyle="1" w:styleId="xl240">
    <w:name w:val="xl240"/>
    <w:basedOn w:val="Normal"/>
    <w:rsid w:val="00864799"/>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41">
    <w:name w:val="xl24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42">
    <w:name w:val="xl242"/>
    <w:basedOn w:val="Normal"/>
    <w:rsid w:val="00864799"/>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43">
    <w:name w:val="xl24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44">
    <w:name w:val="xl244"/>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245">
    <w:name w:val="xl245"/>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eastAsia="Times New Roman" w:cs="Times New Roman"/>
      <w:szCs w:val="24"/>
    </w:rPr>
  </w:style>
  <w:style w:type="paragraph" w:customStyle="1" w:styleId="xl246">
    <w:name w:val="xl246"/>
    <w:basedOn w:val="Normal"/>
    <w:rsid w:val="00864799"/>
    <w:pPr>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247">
    <w:name w:val="xl247"/>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248">
    <w:name w:val="xl248"/>
    <w:basedOn w:val="Normal"/>
    <w:rsid w:val="00864799"/>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szCs w:val="24"/>
    </w:rPr>
  </w:style>
  <w:style w:type="paragraph" w:customStyle="1" w:styleId="xl249">
    <w:name w:val="xl249"/>
    <w:basedOn w:val="Normal"/>
    <w:rsid w:val="00864799"/>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50">
    <w:name w:val="xl250"/>
    <w:basedOn w:val="Normal"/>
    <w:rsid w:val="00864799"/>
    <w:pPr>
      <w:pBdr>
        <w:top w:val="single" w:sz="4" w:space="0" w:color="auto"/>
        <w:left w:val="single" w:sz="4" w:space="0" w:color="auto"/>
        <w:bottom w:val="single" w:sz="4" w:space="0" w:color="000000"/>
        <w:right w:val="single" w:sz="4" w:space="0" w:color="auto"/>
      </w:pBdr>
      <w:spacing w:before="100" w:beforeAutospacing="1" w:after="100" w:afterAutospacing="1"/>
    </w:pPr>
    <w:rPr>
      <w:rFonts w:eastAsia="Times New Roman" w:cs="Times New Roman"/>
      <w:szCs w:val="24"/>
    </w:rPr>
  </w:style>
  <w:style w:type="paragraph" w:customStyle="1" w:styleId="xl251">
    <w:name w:val="xl251"/>
    <w:basedOn w:val="Normal"/>
    <w:rsid w:val="00864799"/>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szCs w:val="24"/>
    </w:rPr>
  </w:style>
  <w:style w:type="paragraph" w:customStyle="1" w:styleId="xl252">
    <w:name w:val="xl25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53">
    <w:name w:val="xl253"/>
    <w:basedOn w:val="Normal"/>
    <w:rsid w:val="00864799"/>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szCs w:val="24"/>
    </w:rPr>
  </w:style>
  <w:style w:type="paragraph" w:customStyle="1" w:styleId="xl254">
    <w:name w:val="xl25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55">
    <w:name w:val="xl255"/>
    <w:basedOn w:val="Normal"/>
    <w:rsid w:val="00864799"/>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szCs w:val="24"/>
    </w:rPr>
  </w:style>
  <w:style w:type="paragraph" w:customStyle="1" w:styleId="xl256">
    <w:name w:val="xl25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Cs w:val="24"/>
    </w:rPr>
  </w:style>
  <w:style w:type="paragraph" w:customStyle="1" w:styleId="xl257">
    <w:name w:val="xl25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58">
    <w:name w:val="xl25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59">
    <w:name w:val="xl25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60">
    <w:name w:val="xl26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61">
    <w:name w:val="xl26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62">
    <w:name w:val="xl26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63">
    <w:name w:val="xl263"/>
    <w:basedOn w:val="Normal"/>
    <w:rsid w:val="00864799"/>
    <w:pPr>
      <w:pBdr>
        <w:top w:val="single" w:sz="4" w:space="0" w:color="auto"/>
        <w:left w:val="single" w:sz="4" w:space="0" w:color="auto"/>
        <w:bottom w:val="single" w:sz="4" w:space="0" w:color="auto"/>
      </w:pBdr>
      <w:spacing w:before="100" w:beforeAutospacing="1" w:after="100" w:afterAutospacing="1"/>
      <w:jc w:val="left"/>
    </w:pPr>
    <w:rPr>
      <w:rFonts w:eastAsia="Times New Roman" w:cs="Times New Roman"/>
      <w:b/>
      <w:bCs/>
      <w:szCs w:val="24"/>
    </w:rPr>
  </w:style>
  <w:style w:type="paragraph" w:customStyle="1" w:styleId="xl264">
    <w:name w:val="xl264"/>
    <w:basedOn w:val="Normal"/>
    <w:rsid w:val="00864799"/>
    <w:pPr>
      <w:pBdr>
        <w:top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265">
    <w:name w:val="xl265"/>
    <w:basedOn w:val="Normal"/>
    <w:rsid w:val="00864799"/>
    <w:pPr>
      <w:pBdr>
        <w:top w:val="single" w:sz="4" w:space="0" w:color="auto"/>
        <w:bottom w:val="single" w:sz="4" w:space="0" w:color="auto"/>
      </w:pBdr>
      <w:spacing w:before="100" w:beforeAutospacing="1" w:after="100" w:afterAutospacing="1"/>
      <w:jc w:val="left"/>
    </w:pPr>
    <w:rPr>
      <w:rFonts w:eastAsia="Times New Roman" w:cs="Times New Roman"/>
      <w:b/>
      <w:bCs/>
      <w:szCs w:val="24"/>
    </w:rPr>
  </w:style>
  <w:style w:type="paragraph" w:customStyle="1" w:styleId="xl266">
    <w:name w:val="xl266"/>
    <w:basedOn w:val="Normal"/>
    <w:rsid w:val="00864799"/>
    <w:pPr>
      <w:pBdr>
        <w:top w:val="single" w:sz="4" w:space="0" w:color="auto"/>
        <w:bottom w:val="single" w:sz="4" w:space="0" w:color="auto"/>
        <w:right w:val="single" w:sz="4" w:space="0" w:color="auto"/>
      </w:pBdr>
      <w:spacing w:before="100" w:beforeAutospacing="1" w:after="100" w:afterAutospacing="1"/>
      <w:jc w:val="left"/>
    </w:pPr>
    <w:rPr>
      <w:rFonts w:eastAsia="Times New Roman" w:cs="Times New Roman"/>
      <w:b/>
      <w:bCs/>
      <w:szCs w:val="24"/>
    </w:rPr>
  </w:style>
  <w:style w:type="paragraph" w:customStyle="1" w:styleId="xl267">
    <w:name w:val="xl267"/>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268">
    <w:name w:val="xl26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Cs w:val="24"/>
    </w:rPr>
  </w:style>
  <w:style w:type="paragraph" w:customStyle="1" w:styleId="xl269">
    <w:name w:val="xl26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70">
    <w:name w:val="xl27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71">
    <w:name w:val="xl271"/>
    <w:basedOn w:val="Normal"/>
    <w:rsid w:val="00864799"/>
    <w:pPr>
      <w:spacing w:before="100" w:beforeAutospacing="1" w:after="100" w:afterAutospacing="1"/>
      <w:jc w:val="left"/>
    </w:pPr>
    <w:rPr>
      <w:rFonts w:eastAsia="Times New Roman" w:cs="Times New Roman"/>
      <w:szCs w:val="24"/>
    </w:rPr>
  </w:style>
  <w:style w:type="paragraph" w:customStyle="1" w:styleId="xl272">
    <w:name w:val="xl27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73">
    <w:name w:val="xl27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74">
    <w:name w:val="xl27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75">
    <w:name w:val="xl275"/>
    <w:basedOn w:val="Normal"/>
    <w:rsid w:val="00864799"/>
    <w:pPr>
      <w:pBdr>
        <w:top w:val="single" w:sz="4" w:space="0" w:color="000000"/>
      </w:pBdr>
      <w:spacing w:before="100" w:beforeAutospacing="1" w:after="100" w:afterAutospacing="1"/>
      <w:jc w:val="left"/>
    </w:pPr>
    <w:rPr>
      <w:rFonts w:eastAsia="Times New Roman" w:cs="Times New Roman"/>
      <w:sz w:val="26"/>
      <w:szCs w:val="26"/>
    </w:rPr>
  </w:style>
  <w:style w:type="paragraph" w:customStyle="1" w:styleId="xl276">
    <w:name w:val="xl27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77">
    <w:name w:val="xl27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Cs w:val="24"/>
    </w:rPr>
  </w:style>
  <w:style w:type="paragraph" w:customStyle="1" w:styleId="xl278">
    <w:name w:val="xl27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79">
    <w:name w:val="xl279"/>
    <w:basedOn w:val="Normal"/>
    <w:rsid w:val="00864799"/>
    <w:pPr>
      <w:spacing w:before="100" w:beforeAutospacing="1" w:after="100" w:afterAutospacing="1"/>
      <w:jc w:val="center"/>
    </w:pPr>
    <w:rPr>
      <w:rFonts w:eastAsia="Times New Roman" w:cs="Times New Roman"/>
      <w:szCs w:val="24"/>
    </w:rPr>
  </w:style>
  <w:style w:type="paragraph" w:customStyle="1" w:styleId="xl280">
    <w:name w:val="xl280"/>
    <w:basedOn w:val="Normal"/>
    <w:rsid w:val="00864799"/>
    <w:pPr>
      <w:pBdr>
        <w:left w:val="single" w:sz="4" w:space="0" w:color="auto"/>
      </w:pBdr>
      <w:spacing w:before="100" w:beforeAutospacing="1" w:after="100" w:afterAutospacing="1"/>
      <w:jc w:val="center"/>
    </w:pPr>
    <w:rPr>
      <w:rFonts w:eastAsia="Times New Roman" w:cs="Times New Roman"/>
      <w:szCs w:val="24"/>
    </w:rPr>
  </w:style>
  <w:style w:type="paragraph" w:customStyle="1" w:styleId="xl281">
    <w:name w:val="xl281"/>
    <w:basedOn w:val="Normal"/>
    <w:rsid w:val="00864799"/>
    <w:pPr>
      <w:spacing w:before="100" w:beforeAutospacing="1" w:after="100" w:afterAutospacing="1"/>
    </w:pPr>
    <w:rPr>
      <w:rFonts w:eastAsia="Times New Roman" w:cs="Times New Roman"/>
      <w:szCs w:val="24"/>
    </w:rPr>
  </w:style>
  <w:style w:type="paragraph" w:customStyle="1" w:styleId="xl282">
    <w:name w:val="xl282"/>
    <w:basedOn w:val="Normal"/>
    <w:rsid w:val="00864799"/>
    <w:pPr>
      <w:spacing w:before="100" w:beforeAutospacing="1" w:after="100" w:afterAutospacing="1"/>
      <w:jc w:val="center"/>
    </w:pPr>
    <w:rPr>
      <w:rFonts w:eastAsia="Times New Roman" w:cs="Times New Roman"/>
      <w:szCs w:val="24"/>
    </w:rPr>
  </w:style>
  <w:style w:type="paragraph" w:customStyle="1" w:styleId="xl283">
    <w:name w:val="xl283"/>
    <w:basedOn w:val="Normal"/>
    <w:rsid w:val="00864799"/>
    <w:pPr>
      <w:pBdr>
        <w:right w:val="single" w:sz="4" w:space="0" w:color="auto"/>
      </w:pBdr>
      <w:spacing w:before="100" w:beforeAutospacing="1" w:after="100" w:afterAutospacing="1"/>
      <w:jc w:val="center"/>
    </w:pPr>
    <w:rPr>
      <w:rFonts w:eastAsia="Times New Roman" w:cs="Times New Roman"/>
      <w:szCs w:val="24"/>
    </w:rPr>
  </w:style>
  <w:style w:type="paragraph" w:customStyle="1" w:styleId="xl284">
    <w:name w:val="xl28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Cs w:val="24"/>
    </w:rPr>
  </w:style>
  <w:style w:type="paragraph" w:customStyle="1" w:styleId="xl285">
    <w:name w:val="xl285"/>
    <w:basedOn w:val="Normal"/>
    <w:rsid w:val="00864799"/>
    <w:pPr>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286">
    <w:name w:val="xl28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287">
    <w:name w:val="xl28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b/>
      <w:bCs/>
      <w:szCs w:val="24"/>
    </w:rPr>
  </w:style>
  <w:style w:type="paragraph" w:customStyle="1" w:styleId="xl288">
    <w:name w:val="xl288"/>
    <w:basedOn w:val="Normal"/>
    <w:rsid w:val="00864799"/>
    <w:pPr>
      <w:pBdr>
        <w:top w:val="single" w:sz="4" w:space="0" w:color="auto"/>
        <w:left w:val="single" w:sz="4" w:space="0" w:color="000000"/>
        <w:bottom w:val="single" w:sz="4" w:space="0" w:color="auto"/>
        <w:right w:val="single" w:sz="4" w:space="0" w:color="000000"/>
      </w:pBdr>
      <w:spacing w:before="100" w:beforeAutospacing="1" w:after="100" w:afterAutospacing="1"/>
      <w:jc w:val="left"/>
    </w:pPr>
    <w:rPr>
      <w:rFonts w:eastAsia="Times New Roman" w:cs="Times New Roman"/>
      <w:szCs w:val="24"/>
    </w:rPr>
  </w:style>
  <w:style w:type="paragraph" w:customStyle="1" w:styleId="xl289">
    <w:name w:val="xl289"/>
    <w:basedOn w:val="Normal"/>
    <w:rsid w:val="00864799"/>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szCs w:val="24"/>
    </w:rPr>
  </w:style>
  <w:style w:type="paragraph" w:customStyle="1" w:styleId="xl290">
    <w:name w:val="xl290"/>
    <w:basedOn w:val="Normal"/>
    <w:rsid w:val="00864799"/>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szCs w:val="24"/>
    </w:rPr>
  </w:style>
  <w:style w:type="paragraph" w:customStyle="1" w:styleId="xl291">
    <w:name w:val="xl291"/>
    <w:basedOn w:val="Normal"/>
    <w:rsid w:val="00864799"/>
    <w:pPr>
      <w:pBdr>
        <w:top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292">
    <w:name w:val="xl292"/>
    <w:basedOn w:val="Normal"/>
    <w:rsid w:val="00864799"/>
    <w:pPr>
      <w:pBdr>
        <w:left w:val="single" w:sz="4" w:space="0" w:color="auto"/>
        <w:bottom w:val="single" w:sz="4" w:space="0" w:color="auto"/>
        <w:right w:val="single" w:sz="4" w:space="0" w:color="auto"/>
      </w:pBdr>
      <w:spacing w:before="100" w:beforeAutospacing="1" w:after="100" w:afterAutospacing="1"/>
    </w:pPr>
    <w:rPr>
      <w:rFonts w:eastAsia="Times New Roman" w:cs="Times New Roman"/>
      <w:szCs w:val="24"/>
    </w:rPr>
  </w:style>
  <w:style w:type="paragraph" w:customStyle="1" w:styleId="xl293">
    <w:name w:val="xl293"/>
    <w:basedOn w:val="Normal"/>
    <w:rsid w:val="00864799"/>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94">
    <w:name w:val="xl294"/>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000000"/>
      <w:szCs w:val="24"/>
    </w:rPr>
  </w:style>
  <w:style w:type="paragraph" w:customStyle="1" w:styleId="xl295">
    <w:name w:val="xl295"/>
    <w:basedOn w:val="Normal"/>
    <w:rsid w:val="00864799"/>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eastAsia="Times New Roman" w:cs="Times New Roman"/>
      <w:szCs w:val="24"/>
    </w:rPr>
  </w:style>
  <w:style w:type="paragraph" w:customStyle="1" w:styleId="xl296">
    <w:name w:val="xl29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97">
    <w:name w:val="xl29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rPr>
  </w:style>
  <w:style w:type="paragraph" w:customStyle="1" w:styleId="xl298">
    <w:name w:val="xl29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299">
    <w:name w:val="xl299"/>
    <w:basedOn w:val="Normal"/>
    <w:rsid w:val="00864799"/>
    <w:pPr>
      <w:spacing w:before="100" w:beforeAutospacing="1" w:after="100" w:afterAutospacing="1"/>
      <w:jc w:val="left"/>
    </w:pPr>
    <w:rPr>
      <w:rFonts w:eastAsia="Times New Roman" w:cs="Times New Roman"/>
      <w:szCs w:val="24"/>
    </w:rPr>
  </w:style>
  <w:style w:type="paragraph" w:customStyle="1" w:styleId="xl300">
    <w:name w:val="xl300"/>
    <w:basedOn w:val="Normal"/>
    <w:rsid w:val="00864799"/>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301">
    <w:name w:val="xl301"/>
    <w:basedOn w:val="Normal"/>
    <w:rsid w:val="00864799"/>
    <w:pPr>
      <w:pBdr>
        <w:top w:val="single" w:sz="4" w:space="0" w:color="auto"/>
        <w:left w:val="single" w:sz="4" w:space="0" w:color="000000"/>
        <w:bottom w:val="single" w:sz="4" w:space="0" w:color="000000"/>
        <w:right w:val="single" w:sz="4" w:space="0" w:color="000000"/>
      </w:pBdr>
      <w:spacing w:before="100" w:beforeAutospacing="1" w:after="100" w:afterAutospacing="1"/>
      <w:jc w:val="left"/>
    </w:pPr>
    <w:rPr>
      <w:rFonts w:eastAsia="Times New Roman" w:cs="Times New Roman"/>
      <w:szCs w:val="24"/>
    </w:rPr>
  </w:style>
  <w:style w:type="paragraph" w:customStyle="1" w:styleId="xl302">
    <w:name w:val="xl302"/>
    <w:basedOn w:val="Normal"/>
    <w:rsid w:val="00864799"/>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303">
    <w:name w:val="xl303"/>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szCs w:val="24"/>
    </w:rPr>
  </w:style>
  <w:style w:type="paragraph" w:customStyle="1" w:styleId="xl304">
    <w:name w:val="xl304"/>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305">
    <w:name w:val="xl305"/>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szCs w:val="24"/>
    </w:rPr>
  </w:style>
  <w:style w:type="paragraph" w:customStyle="1" w:styleId="xl306">
    <w:name w:val="xl306"/>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307">
    <w:name w:val="xl30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308">
    <w:name w:val="xl30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309">
    <w:name w:val="xl309"/>
    <w:basedOn w:val="Normal"/>
    <w:rsid w:val="00864799"/>
    <w:pPr>
      <w:pBdr>
        <w:left w:val="single" w:sz="4" w:space="0" w:color="auto"/>
        <w:bottom w:val="single" w:sz="4" w:space="0" w:color="auto"/>
        <w:right w:val="single" w:sz="4" w:space="0" w:color="auto"/>
      </w:pBdr>
      <w:spacing w:before="100" w:beforeAutospacing="1" w:after="100" w:afterAutospacing="1"/>
    </w:pPr>
    <w:rPr>
      <w:rFonts w:eastAsia="Times New Roman" w:cs="Times New Roman"/>
      <w:szCs w:val="24"/>
    </w:rPr>
  </w:style>
  <w:style w:type="paragraph" w:customStyle="1" w:styleId="xl310">
    <w:name w:val="xl31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11">
    <w:name w:val="xl311"/>
    <w:basedOn w:val="Normal"/>
    <w:rsid w:val="00864799"/>
    <w:pPr>
      <w:pBdr>
        <w:top w:val="single" w:sz="4" w:space="0" w:color="auto"/>
        <w:left w:val="single" w:sz="4" w:space="0" w:color="auto"/>
        <w:bottom w:val="single" w:sz="4" w:space="0" w:color="000000"/>
        <w:right w:val="single" w:sz="4" w:space="0" w:color="auto"/>
      </w:pBdr>
      <w:spacing w:before="100" w:beforeAutospacing="1" w:after="100" w:afterAutospacing="1"/>
      <w:jc w:val="left"/>
    </w:pPr>
    <w:rPr>
      <w:rFonts w:eastAsia="Times New Roman" w:cs="Times New Roman"/>
      <w:szCs w:val="24"/>
    </w:rPr>
  </w:style>
  <w:style w:type="paragraph" w:customStyle="1" w:styleId="xl312">
    <w:name w:val="xl312"/>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Cs w:val="24"/>
    </w:rPr>
  </w:style>
  <w:style w:type="paragraph" w:customStyle="1" w:styleId="xl313">
    <w:name w:val="xl313"/>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Cs w:val="24"/>
    </w:rPr>
  </w:style>
  <w:style w:type="paragraph" w:customStyle="1" w:styleId="xl314">
    <w:name w:val="xl314"/>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315">
    <w:name w:val="xl31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316">
    <w:name w:val="xl316"/>
    <w:basedOn w:val="Normal"/>
    <w:rsid w:val="00864799"/>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17">
    <w:name w:val="xl31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18">
    <w:name w:val="xl318"/>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19">
    <w:name w:val="xl319"/>
    <w:basedOn w:val="Normal"/>
    <w:rsid w:val="00864799"/>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320">
    <w:name w:val="xl320"/>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321">
    <w:name w:val="xl32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22">
    <w:name w:val="xl322"/>
    <w:basedOn w:val="Normal"/>
    <w:rsid w:val="00864799"/>
    <w:pPr>
      <w:pBdr>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23">
    <w:name w:val="xl323"/>
    <w:basedOn w:val="Normal"/>
    <w:rsid w:val="00864799"/>
    <w:pPr>
      <w:pBdr>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24">
    <w:name w:val="xl324"/>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25">
    <w:name w:val="xl325"/>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26">
    <w:name w:val="xl326"/>
    <w:basedOn w:val="Normal"/>
    <w:rsid w:val="00864799"/>
    <w:pPr>
      <w:pBdr>
        <w:top w:val="single" w:sz="4" w:space="0" w:color="auto"/>
        <w:left w:val="single" w:sz="4" w:space="0" w:color="auto"/>
      </w:pBdr>
      <w:spacing w:before="100" w:beforeAutospacing="1" w:after="100" w:afterAutospacing="1"/>
      <w:jc w:val="left"/>
    </w:pPr>
    <w:rPr>
      <w:rFonts w:eastAsia="Times New Roman" w:cs="Times New Roman"/>
      <w:b/>
      <w:bCs/>
      <w:szCs w:val="24"/>
    </w:rPr>
  </w:style>
  <w:style w:type="paragraph" w:customStyle="1" w:styleId="xl327">
    <w:name w:val="xl327"/>
    <w:basedOn w:val="Normal"/>
    <w:rsid w:val="00864799"/>
    <w:pPr>
      <w:pBdr>
        <w:top w:val="single" w:sz="4" w:space="0" w:color="auto"/>
      </w:pBdr>
      <w:spacing w:before="100" w:beforeAutospacing="1" w:after="100" w:afterAutospacing="1"/>
      <w:jc w:val="left"/>
    </w:pPr>
    <w:rPr>
      <w:rFonts w:eastAsia="Times New Roman" w:cs="Times New Roman"/>
      <w:b/>
      <w:bCs/>
      <w:szCs w:val="24"/>
    </w:rPr>
  </w:style>
  <w:style w:type="paragraph" w:customStyle="1" w:styleId="xl328">
    <w:name w:val="xl328"/>
    <w:basedOn w:val="Normal"/>
    <w:rsid w:val="00864799"/>
    <w:pPr>
      <w:pBdr>
        <w:top w:val="single" w:sz="4" w:space="0" w:color="auto"/>
        <w:right w:val="single" w:sz="4" w:space="0" w:color="auto"/>
      </w:pBdr>
      <w:spacing w:before="100" w:beforeAutospacing="1" w:after="100" w:afterAutospacing="1"/>
      <w:jc w:val="left"/>
    </w:pPr>
    <w:rPr>
      <w:rFonts w:eastAsia="Times New Roman" w:cs="Times New Roman"/>
      <w:b/>
      <w:bCs/>
      <w:szCs w:val="24"/>
    </w:rPr>
  </w:style>
  <w:style w:type="paragraph" w:customStyle="1" w:styleId="xl329">
    <w:name w:val="xl329"/>
    <w:basedOn w:val="Normal"/>
    <w:rsid w:val="00864799"/>
    <w:pPr>
      <w:pBdr>
        <w:top w:val="single" w:sz="4" w:space="0" w:color="auto"/>
        <w:left w:val="single" w:sz="4" w:space="0" w:color="auto"/>
        <w:bottom w:val="single" w:sz="4" w:space="0" w:color="auto"/>
      </w:pBdr>
      <w:spacing w:before="100" w:beforeAutospacing="1" w:after="100" w:afterAutospacing="1"/>
      <w:jc w:val="left"/>
    </w:pPr>
    <w:rPr>
      <w:rFonts w:eastAsia="Times New Roman" w:cs="Times New Roman"/>
      <w:b/>
      <w:bCs/>
      <w:szCs w:val="24"/>
    </w:rPr>
  </w:style>
  <w:style w:type="paragraph" w:customStyle="1" w:styleId="xl330">
    <w:name w:val="xl330"/>
    <w:basedOn w:val="Normal"/>
    <w:rsid w:val="00864799"/>
    <w:pPr>
      <w:pBdr>
        <w:top w:val="single" w:sz="4" w:space="0" w:color="auto"/>
        <w:bottom w:val="single" w:sz="4" w:space="0" w:color="auto"/>
      </w:pBdr>
      <w:spacing w:before="100" w:beforeAutospacing="1" w:after="100" w:afterAutospacing="1"/>
      <w:jc w:val="left"/>
    </w:pPr>
    <w:rPr>
      <w:rFonts w:eastAsia="Times New Roman" w:cs="Times New Roman"/>
      <w:b/>
      <w:bCs/>
      <w:szCs w:val="24"/>
    </w:rPr>
  </w:style>
  <w:style w:type="paragraph" w:customStyle="1" w:styleId="xl331">
    <w:name w:val="xl331"/>
    <w:basedOn w:val="Normal"/>
    <w:rsid w:val="00864799"/>
    <w:pPr>
      <w:pBdr>
        <w:top w:val="single" w:sz="4" w:space="0" w:color="auto"/>
        <w:bottom w:val="single" w:sz="4" w:space="0" w:color="auto"/>
        <w:right w:val="single" w:sz="4" w:space="0" w:color="auto"/>
      </w:pBdr>
      <w:spacing w:before="100" w:beforeAutospacing="1" w:after="100" w:afterAutospacing="1"/>
      <w:jc w:val="left"/>
    </w:pPr>
    <w:rPr>
      <w:rFonts w:eastAsia="Times New Roman" w:cs="Times New Roman"/>
      <w:b/>
      <w:bCs/>
      <w:szCs w:val="24"/>
    </w:rPr>
  </w:style>
  <w:style w:type="paragraph" w:customStyle="1" w:styleId="xl332">
    <w:name w:val="xl332"/>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33">
    <w:name w:val="xl333"/>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34">
    <w:name w:val="xl334"/>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35">
    <w:name w:val="xl335"/>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36">
    <w:name w:val="xl336"/>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000000"/>
      <w:szCs w:val="24"/>
    </w:rPr>
  </w:style>
  <w:style w:type="paragraph" w:customStyle="1" w:styleId="xl337">
    <w:name w:val="xl337"/>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000000"/>
      <w:szCs w:val="24"/>
    </w:rPr>
  </w:style>
  <w:style w:type="paragraph" w:customStyle="1" w:styleId="xl338">
    <w:name w:val="xl338"/>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000000"/>
      <w:szCs w:val="24"/>
    </w:rPr>
  </w:style>
  <w:style w:type="paragraph" w:customStyle="1" w:styleId="xl339">
    <w:name w:val="xl339"/>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000000"/>
      <w:szCs w:val="24"/>
    </w:rPr>
  </w:style>
  <w:style w:type="paragraph" w:customStyle="1" w:styleId="xl340">
    <w:name w:val="xl340"/>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41">
    <w:name w:val="xl341"/>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42">
    <w:name w:val="xl342"/>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43">
    <w:name w:val="xl343"/>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44">
    <w:name w:val="xl344"/>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45">
    <w:name w:val="xl345"/>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46">
    <w:name w:val="xl346"/>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47">
    <w:name w:val="xl347"/>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48">
    <w:name w:val="xl348"/>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49">
    <w:name w:val="xl349"/>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50">
    <w:name w:val="xl350"/>
    <w:basedOn w:val="Normal"/>
    <w:rsid w:val="00864799"/>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szCs w:val="24"/>
    </w:rPr>
  </w:style>
  <w:style w:type="paragraph" w:customStyle="1" w:styleId="xl351">
    <w:name w:val="xl351"/>
    <w:basedOn w:val="Normal"/>
    <w:rsid w:val="008647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szCs w:val="24"/>
    </w:rPr>
  </w:style>
  <w:style w:type="paragraph" w:customStyle="1" w:styleId="xl352">
    <w:name w:val="xl352"/>
    <w:basedOn w:val="Normal"/>
    <w:rsid w:val="00864799"/>
    <w:pPr>
      <w:pBdr>
        <w:right w:val="single" w:sz="4" w:space="0" w:color="auto"/>
      </w:pBdr>
      <w:spacing w:before="100" w:beforeAutospacing="1" w:after="100" w:afterAutospacing="1"/>
      <w:jc w:val="left"/>
    </w:pPr>
    <w:rPr>
      <w:rFonts w:eastAsia="Times New Roman" w:cs="Times New Roman"/>
      <w:b/>
      <w:bCs/>
      <w:szCs w:val="24"/>
    </w:rPr>
  </w:style>
  <w:style w:type="paragraph" w:customStyle="1" w:styleId="xl353">
    <w:name w:val="xl353"/>
    <w:basedOn w:val="Normal"/>
    <w:rsid w:val="00864799"/>
    <w:pPr>
      <w:pBdr>
        <w:left w:val="single" w:sz="4" w:space="0" w:color="auto"/>
        <w:right w:val="single" w:sz="4" w:space="0" w:color="auto"/>
      </w:pBdr>
      <w:spacing w:before="100" w:beforeAutospacing="1" w:after="100" w:afterAutospacing="1"/>
      <w:jc w:val="left"/>
    </w:pPr>
    <w:rPr>
      <w:rFonts w:eastAsia="Times New Roman" w:cs="Times New Roman"/>
      <w:b/>
      <w:bCs/>
      <w:szCs w:val="24"/>
    </w:rPr>
  </w:style>
  <w:style w:type="paragraph" w:customStyle="1" w:styleId="xl354">
    <w:name w:val="xl354"/>
    <w:basedOn w:val="Normal"/>
    <w:rsid w:val="00864799"/>
    <w:pPr>
      <w:pBdr>
        <w:top w:val="single" w:sz="4" w:space="0" w:color="auto"/>
        <w:left w:val="single" w:sz="4" w:space="0" w:color="auto"/>
        <w:right w:val="single" w:sz="4" w:space="0" w:color="auto"/>
      </w:pBdr>
      <w:spacing w:before="100" w:beforeAutospacing="1" w:after="100" w:afterAutospacing="1"/>
    </w:pPr>
    <w:rPr>
      <w:rFonts w:eastAsia="Times New Roman" w:cs="Times New Roman"/>
      <w:b/>
      <w:bCs/>
      <w:szCs w:val="24"/>
    </w:rPr>
  </w:style>
  <w:style w:type="paragraph" w:customStyle="1" w:styleId="xl355">
    <w:name w:val="xl355"/>
    <w:basedOn w:val="Normal"/>
    <w:rsid w:val="00864799"/>
    <w:pPr>
      <w:pBdr>
        <w:left w:val="single" w:sz="4" w:space="0" w:color="auto"/>
        <w:bottom w:val="single" w:sz="4" w:space="0" w:color="auto"/>
        <w:right w:val="single" w:sz="4" w:space="0" w:color="auto"/>
      </w:pBdr>
      <w:spacing w:before="100" w:beforeAutospacing="1" w:after="100" w:afterAutospacing="1"/>
    </w:pPr>
    <w:rPr>
      <w:rFonts w:eastAsia="Times New Roman" w:cs="Times New Roman"/>
      <w:b/>
      <w:bCs/>
      <w:szCs w:val="24"/>
    </w:rPr>
  </w:style>
  <w:style w:type="paragraph" w:customStyle="1" w:styleId="xl356">
    <w:name w:val="xl356"/>
    <w:basedOn w:val="Normal"/>
    <w:rsid w:val="00864799"/>
    <w:pPr>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357">
    <w:name w:val="xl357"/>
    <w:basedOn w:val="Normal"/>
    <w:rsid w:val="00864799"/>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358">
    <w:name w:val="xl358"/>
    <w:basedOn w:val="Normal"/>
    <w:rsid w:val="00864799"/>
    <w:pPr>
      <w:pBdr>
        <w:top w:val="single" w:sz="4" w:space="0" w:color="auto"/>
        <w:bottom w:val="single" w:sz="4" w:space="0" w:color="auto"/>
      </w:pBdr>
      <w:spacing w:before="100" w:beforeAutospacing="1" w:after="100" w:afterAutospacing="1"/>
      <w:jc w:val="left"/>
    </w:pPr>
    <w:rPr>
      <w:rFonts w:eastAsia="Times New Roman" w:cs="Times New Roman"/>
      <w:b/>
      <w:bCs/>
      <w:szCs w:val="24"/>
    </w:rPr>
  </w:style>
  <w:style w:type="paragraph" w:customStyle="1" w:styleId="xl359">
    <w:name w:val="xl359"/>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szCs w:val="24"/>
    </w:rPr>
  </w:style>
  <w:style w:type="paragraph" w:customStyle="1" w:styleId="xl360">
    <w:name w:val="xl360"/>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361">
    <w:name w:val="xl361"/>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szCs w:val="24"/>
    </w:rPr>
  </w:style>
  <w:style w:type="paragraph" w:customStyle="1" w:styleId="xl362">
    <w:name w:val="xl362"/>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rPr>
  </w:style>
  <w:style w:type="paragraph" w:customStyle="1" w:styleId="xl363">
    <w:name w:val="xl363"/>
    <w:basedOn w:val="Normal"/>
    <w:rsid w:val="00864799"/>
    <w:pPr>
      <w:pBdr>
        <w:top w:val="single" w:sz="4" w:space="0" w:color="000000"/>
        <w:right w:val="single" w:sz="4" w:space="0" w:color="auto"/>
      </w:pBdr>
      <w:spacing w:before="100" w:beforeAutospacing="1" w:after="100" w:afterAutospacing="1"/>
      <w:jc w:val="left"/>
    </w:pPr>
    <w:rPr>
      <w:rFonts w:eastAsia="Times New Roman" w:cs="Times New Roman"/>
      <w:b/>
      <w:bCs/>
      <w:szCs w:val="24"/>
    </w:rPr>
  </w:style>
  <w:style w:type="paragraph" w:customStyle="1" w:styleId="xl364">
    <w:name w:val="xl364"/>
    <w:basedOn w:val="Normal"/>
    <w:rsid w:val="00864799"/>
    <w:pPr>
      <w:pBdr>
        <w:top w:val="single" w:sz="4" w:space="0" w:color="000000"/>
        <w:left w:val="single" w:sz="4" w:space="0" w:color="auto"/>
        <w:right w:val="single" w:sz="4" w:space="0" w:color="auto"/>
      </w:pBdr>
      <w:spacing w:before="100" w:beforeAutospacing="1" w:after="100" w:afterAutospacing="1"/>
      <w:jc w:val="left"/>
    </w:pPr>
    <w:rPr>
      <w:rFonts w:eastAsia="Times New Roman" w:cs="Times New Roman"/>
      <w:b/>
      <w:bCs/>
      <w:szCs w:val="24"/>
    </w:rPr>
  </w:style>
  <w:style w:type="paragraph" w:customStyle="1" w:styleId="xl365">
    <w:name w:val="xl365"/>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66">
    <w:name w:val="xl366"/>
    <w:basedOn w:val="Normal"/>
    <w:rsid w:val="00864799"/>
    <w:pPr>
      <w:pBdr>
        <w:top w:val="single" w:sz="4" w:space="0" w:color="000000"/>
        <w:left w:val="single" w:sz="4" w:space="0" w:color="000000"/>
      </w:pBdr>
      <w:spacing w:before="100" w:beforeAutospacing="1" w:after="100" w:afterAutospacing="1"/>
      <w:jc w:val="left"/>
    </w:pPr>
    <w:rPr>
      <w:rFonts w:eastAsia="Times New Roman" w:cs="Times New Roman"/>
      <w:b/>
      <w:bCs/>
      <w:szCs w:val="24"/>
    </w:rPr>
  </w:style>
  <w:style w:type="paragraph" w:customStyle="1" w:styleId="xl367">
    <w:name w:val="xl367"/>
    <w:basedOn w:val="Normal"/>
    <w:rsid w:val="00864799"/>
    <w:pPr>
      <w:pBdr>
        <w:top w:val="single" w:sz="4" w:space="0" w:color="000000"/>
      </w:pBdr>
      <w:spacing w:before="100" w:beforeAutospacing="1" w:after="100" w:afterAutospacing="1"/>
      <w:jc w:val="left"/>
    </w:pPr>
    <w:rPr>
      <w:rFonts w:eastAsia="Times New Roman" w:cs="Times New Roman"/>
      <w:b/>
      <w:bCs/>
      <w:szCs w:val="24"/>
    </w:rPr>
  </w:style>
  <w:style w:type="paragraph" w:customStyle="1" w:styleId="xl368">
    <w:name w:val="xl368"/>
    <w:basedOn w:val="Normal"/>
    <w:rsid w:val="00864799"/>
    <w:pPr>
      <w:pBdr>
        <w:top w:val="single" w:sz="4" w:space="0" w:color="000000"/>
        <w:right w:val="single" w:sz="4" w:space="0" w:color="000000"/>
      </w:pBdr>
      <w:spacing w:before="100" w:beforeAutospacing="1" w:after="100" w:afterAutospacing="1"/>
      <w:jc w:val="left"/>
    </w:pPr>
    <w:rPr>
      <w:rFonts w:eastAsia="Times New Roman" w:cs="Times New Roman"/>
      <w:b/>
      <w:bCs/>
      <w:szCs w:val="24"/>
    </w:rPr>
  </w:style>
  <w:style w:type="paragraph" w:customStyle="1" w:styleId="xl369">
    <w:name w:val="xl369"/>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70">
    <w:name w:val="xl370"/>
    <w:basedOn w:val="Normal"/>
    <w:rsid w:val="00864799"/>
    <w:pPr>
      <w:pBdr>
        <w:top w:val="single" w:sz="4" w:space="0" w:color="auto"/>
        <w:left w:val="single" w:sz="4" w:space="0" w:color="auto"/>
      </w:pBdr>
      <w:spacing w:before="100" w:beforeAutospacing="1" w:after="100" w:afterAutospacing="1"/>
      <w:jc w:val="left"/>
    </w:pPr>
    <w:rPr>
      <w:rFonts w:eastAsia="Times New Roman" w:cs="Times New Roman"/>
      <w:b/>
      <w:bCs/>
      <w:sz w:val="26"/>
      <w:szCs w:val="26"/>
    </w:rPr>
  </w:style>
  <w:style w:type="paragraph" w:customStyle="1" w:styleId="xl371">
    <w:name w:val="xl371"/>
    <w:basedOn w:val="Normal"/>
    <w:rsid w:val="00864799"/>
    <w:pPr>
      <w:pBdr>
        <w:top w:val="single" w:sz="4" w:space="0" w:color="auto"/>
        <w:right w:val="single" w:sz="4" w:space="0" w:color="auto"/>
      </w:pBdr>
      <w:spacing w:before="100" w:beforeAutospacing="1" w:after="100" w:afterAutospacing="1"/>
      <w:jc w:val="left"/>
    </w:pPr>
    <w:rPr>
      <w:rFonts w:eastAsia="Times New Roman" w:cs="Times New Roman"/>
      <w:b/>
      <w:bCs/>
      <w:sz w:val="26"/>
      <w:szCs w:val="26"/>
    </w:rPr>
  </w:style>
  <w:style w:type="paragraph" w:customStyle="1" w:styleId="xl372">
    <w:name w:val="xl372"/>
    <w:basedOn w:val="Normal"/>
    <w:rsid w:val="00864799"/>
    <w:pPr>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000000"/>
      <w:szCs w:val="24"/>
    </w:rPr>
  </w:style>
  <w:style w:type="paragraph" w:customStyle="1" w:styleId="xl373">
    <w:name w:val="xl373"/>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000000"/>
      <w:szCs w:val="24"/>
    </w:rPr>
  </w:style>
  <w:style w:type="paragraph" w:customStyle="1" w:styleId="xl374">
    <w:name w:val="xl374"/>
    <w:basedOn w:val="Normal"/>
    <w:rsid w:val="00864799"/>
    <w:pPr>
      <w:pBdr>
        <w:top w:val="single" w:sz="4" w:space="0" w:color="auto"/>
        <w:left w:val="single" w:sz="4" w:space="0" w:color="auto"/>
        <w:bottom w:val="single" w:sz="4" w:space="0" w:color="auto"/>
      </w:pBdr>
      <w:spacing w:before="100" w:beforeAutospacing="1" w:after="100" w:afterAutospacing="1"/>
      <w:jc w:val="left"/>
    </w:pPr>
    <w:rPr>
      <w:rFonts w:eastAsia="Times New Roman" w:cs="Times New Roman"/>
      <w:b/>
      <w:bCs/>
      <w:color w:val="000000"/>
      <w:sz w:val="28"/>
      <w:szCs w:val="28"/>
    </w:rPr>
  </w:style>
  <w:style w:type="paragraph" w:customStyle="1" w:styleId="xl375">
    <w:name w:val="xl375"/>
    <w:basedOn w:val="Normal"/>
    <w:rsid w:val="00864799"/>
    <w:pPr>
      <w:pBdr>
        <w:top w:val="single" w:sz="4" w:space="0" w:color="auto"/>
        <w:bottom w:val="single" w:sz="4" w:space="0" w:color="auto"/>
      </w:pBdr>
      <w:spacing w:before="100" w:beforeAutospacing="1" w:after="100" w:afterAutospacing="1"/>
      <w:jc w:val="left"/>
    </w:pPr>
    <w:rPr>
      <w:rFonts w:eastAsia="Times New Roman" w:cs="Times New Roman"/>
      <w:b/>
      <w:bCs/>
      <w:color w:val="000000"/>
      <w:sz w:val="28"/>
      <w:szCs w:val="28"/>
    </w:rPr>
  </w:style>
  <w:style w:type="paragraph" w:customStyle="1" w:styleId="xl376">
    <w:name w:val="xl376"/>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77">
    <w:name w:val="xl377"/>
    <w:basedOn w:val="Normal"/>
    <w:rsid w:val="0086479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b/>
      <w:bCs/>
      <w:szCs w:val="24"/>
    </w:rPr>
  </w:style>
  <w:style w:type="paragraph" w:customStyle="1" w:styleId="xl378">
    <w:name w:val="xl378"/>
    <w:basedOn w:val="Normal"/>
    <w:rsid w:val="00864799"/>
    <w:pPr>
      <w:pBdr>
        <w:left w:val="single" w:sz="4" w:space="0" w:color="auto"/>
        <w:bottom w:val="single" w:sz="4" w:space="0" w:color="auto"/>
      </w:pBdr>
      <w:spacing w:before="100" w:beforeAutospacing="1" w:after="100" w:afterAutospacing="1"/>
      <w:jc w:val="center"/>
    </w:pPr>
    <w:rPr>
      <w:rFonts w:eastAsia="Times New Roman" w:cs="Times New Roman"/>
      <w:szCs w:val="24"/>
    </w:rPr>
  </w:style>
  <w:style w:type="paragraph" w:customStyle="1" w:styleId="xl379">
    <w:name w:val="xl379"/>
    <w:basedOn w:val="Normal"/>
    <w:rsid w:val="00864799"/>
    <w:pPr>
      <w:pBdr>
        <w:bottom w:val="single" w:sz="4" w:space="0" w:color="auto"/>
        <w:right w:val="single" w:sz="4" w:space="0" w:color="auto"/>
      </w:pBdr>
      <w:spacing w:before="100" w:beforeAutospacing="1" w:after="100" w:afterAutospacing="1"/>
      <w:jc w:val="center"/>
    </w:pPr>
    <w:rPr>
      <w:rFonts w:eastAsia="Times New Roman" w:cs="Times New Roman"/>
      <w:szCs w:val="24"/>
    </w:rPr>
  </w:style>
  <w:style w:type="paragraph" w:customStyle="1" w:styleId="xl380">
    <w:name w:val="xl380"/>
    <w:basedOn w:val="Normal"/>
    <w:rsid w:val="00864799"/>
    <w:pPr>
      <w:pBdr>
        <w:top w:val="single" w:sz="4" w:space="0" w:color="auto"/>
        <w:left w:val="single" w:sz="4" w:space="0" w:color="auto"/>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381">
    <w:name w:val="xl381"/>
    <w:basedOn w:val="Normal"/>
    <w:rsid w:val="00864799"/>
    <w:pPr>
      <w:pBdr>
        <w:top w:val="single" w:sz="4" w:space="0" w:color="auto"/>
        <w:bottom w:val="single" w:sz="4" w:space="0" w:color="auto"/>
      </w:pBdr>
      <w:spacing w:before="100" w:beforeAutospacing="1" w:after="100" w:afterAutospacing="1"/>
      <w:jc w:val="left"/>
    </w:pPr>
    <w:rPr>
      <w:rFonts w:eastAsia="Times New Roman" w:cs="Times New Roman"/>
      <w:b/>
      <w:bCs/>
      <w:sz w:val="26"/>
      <w:szCs w:val="26"/>
    </w:rPr>
  </w:style>
  <w:style w:type="paragraph" w:customStyle="1" w:styleId="xl382">
    <w:name w:val="xl382"/>
    <w:basedOn w:val="Normal"/>
    <w:rsid w:val="00864799"/>
    <w:pPr>
      <w:pBdr>
        <w:top w:val="single" w:sz="4" w:space="0" w:color="auto"/>
        <w:bottom w:val="single" w:sz="4" w:space="0" w:color="auto"/>
        <w:right w:val="single" w:sz="4" w:space="0" w:color="auto"/>
      </w:pBdr>
      <w:spacing w:before="100" w:beforeAutospacing="1" w:after="100" w:afterAutospacing="1"/>
      <w:jc w:val="left"/>
    </w:pPr>
    <w:rPr>
      <w:rFonts w:eastAsia="Times New Roman" w:cs="Times New Roman"/>
      <w:b/>
      <w:bCs/>
      <w:sz w:val="26"/>
      <w:szCs w:val="26"/>
    </w:rPr>
  </w:style>
  <w:style w:type="paragraph" w:customStyle="1" w:styleId="xl383">
    <w:name w:val="xl383"/>
    <w:basedOn w:val="Normal"/>
    <w:rsid w:val="00864799"/>
    <w:pPr>
      <w:pBdr>
        <w:top w:val="single" w:sz="4" w:space="0" w:color="auto"/>
        <w:bottom w:val="single" w:sz="4" w:space="0" w:color="auto"/>
      </w:pBdr>
      <w:spacing w:before="100" w:beforeAutospacing="1" w:after="100" w:afterAutospacing="1"/>
      <w:jc w:val="center"/>
    </w:pPr>
    <w:rPr>
      <w:rFonts w:eastAsia="Times New Roman" w:cs="Times New Roman"/>
      <w:b/>
      <w:bCs/>
      <w:sz w:val="26"/>
      <w:szCs w:val="26"/>
    </w:rPr>
  </w:style>
  <w:style w:type="paragraph" w:customStyle="1" w:styleId="xl384">
    <w:name w:val="xl384"/>
    <w:basedOn w:val="Normal"/>
    <w:rsid w:val="00864799"/>
    <w:pPr>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 w:val="26"/>
      <w:szCs w:val="26"/>
    </w:rPr>
  </w:style>
  <w:style w:type="character" w:customStyle="1" w:styleId="m2Char">
    <w:name w:val="m2 Char"/>
    <w:link w:val="m2"/>
    <w:locked/>
    <w:rsid w:val="00864799"/>
    <w:rPr>
      <w:rFonts w:ascii=".VnTime" w:eastAsia="Times New Roman" w:hAnsi=".VnTime" w:cs="Times New Roman"/>
      <w:b/>
      <w:i/>
      <w:snapToGrid w:val="0"/>
      <w:sz w:val="28"/>
    </w:rPr>
  </w:style>
  <w:style w:type="character" w:customStyle="1" w:styleId="CharChar14">
    <w:name w:val="Char Char14"/>
    <w:rsid w:val="00864799"/>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864799"/>
    <w:rPr>
      <w:rFonts w:ascii="Cambria" w:eastAsia="Times New Roman" w:hAnsi="Cambria" w:cs="Times New Roman"/>
      <w:b/>
      <w:bCs/>
      <w:color w:val="4F81BD"/>
      <w:sz w:val="26"/>
      <w:szCs w:val="26"/>
    </w:rPr>
  </w:style>
  <w:style w:type="paragraph" w:customStyle="1" w:styleId="LightList-Accent31">
    <w:name w:val="Light List - Accent 31"/>
    <w:hidden/>
    <w:rsid w:val="00864799"/>
    <w:pPr>
      <w:spacing w:after="0" w:line="240" w:lineRule="auto"/>
    </w:pPr>
    <w:rPr>
      <w:rFonts w:ascii="Times New Roman" w:eastAsia="Times New Roman" w:hAnsi="Times New Roman" w:cs="Times New Roman"/>
      <w:sz w:val="24"/>
      <w:szCs w:val="24"/>
      <w:lang w:val="vi-VN"/>
    </w:rPr>
  </w:style>
  <w:style w:type="character" w:customStyle="1" w:styleId="tgc">
    <w:name w:val="_tgc"/>
    <w:rsid w:val="00864799"/>
  </w:style>
  <w:style w:type="character" w:customStyle="1" w:styleId="CharCharCharCharCharCharCharChar">
    <w:name w:val="Char Char Char Char Char Char Char Char"/>
    <w:rsid w:val="00864799"/>
    <w:rPr>
      <w:sz w:val="24"/>
      <w:szCs w:val="24"/>
    </w:rPr>
  </w:style>
  <w:style w:type="character" w:customStyle="1" w:styleId="CharCharChar2">
    <w:name w:val="Char Char Char2"/>
    <w:rsid w:val="00864799"/>
    <w:rPr>
      <w:sz w:val="24"/>
      <w:szCs w:val="24"/>
    </w:rPr>
  </w:style>
  <w:style w:type="paragraph" w:customStyle="1" w:styleId="Tenchitieu">
    <w:name w:val="Tenchitieu"/>
    <w:basedOn w:val="noidung"/>
    <w:autoRedefine/>
    <w:rsid w:val="00864799"/>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864799"/>
    <w:pPr>
      <w:spacing w:line="288" w:lineRule="auto"/>
      <w:ind w:firstLine="540"/>
    </w:pPr>
    <w:rPr>
      <w:rFonts w:eastAsia="Times New Roman" w:cs="Times New Roman"/>
      <w:b/>
      <w:i/>
      <w:iCs/>
      <w:spacing w:val="-2"/>
      <w:sz w:val="26"/>
      <w:szCs w:val="26"/>
      <w:lang w:val="vi-VN"/>
    </w:rPr>
  </w:style>
  <w:style w:type="paragraph" w:customStyle="1" w:styleId="CM61">
    <w:name w:val="CM61"/>
    <w:basedOn w:val="Normal"/>
    <w:next w:val="Normal"/>
    <w:rsid w:val="00864799"/>
    <w:pPr>
      <w:widowControl w:val="0"/>
      <w:autoSpaceDE w:val="0"/>
      <w:autoSpaceDN w:val="0"/>
      <w:adjustRightInd w:val="0"/>
      <w:spacing w:before="0" w:after="123"/>
      <w:jc w:val="left"/>
    </w:pPr>
    <w:rPr>
      <w:rFonts w:eastAsia="Times New Roman" w:cs="Times New Roman"/>
      <w:szCs w:val="24"/>
    </w:rPr>
  </w:style>
  <w:style w:type="paragraph" w:customStyle="1" w:styleId="msolistparagraph0">
    <w:name w:val="msolistparagraph"/>
    <w:basedOn w:val="Normal"/>
    <w:rsid w:val="00864799"/>
    <w:pPr>
      <w:spacing w:before="0" w:after="0"/>
      <w:ind w:left="720"/>
      <w:contextualSpacing/>
      <w:jc w:val="left"/>
    </w:pPr>
    <w:rPr>
      <w:rFonts w:eastAsia="Times New Roman" w:cs="Times New Roman"/>
      <w:sz w:val="28"/>
      <w:szCs w:val="28"/>
    </w:rPr>
  </w:style>
  <w:style w:type="paragraph" w:customStyle="1" w:styleId="Title1">
    <w:name w:val="Title1"/>
    <w:basedOn w:val="Normal"/>
    <w:rsid w:val="00864799"/>
    <w:pPr>
      <w:spacing w:before="0" w:after="100" w:afterAutospacing="1"/>
      <w:jc w:val="left"/>
    </w:pPr>
    <w:rPr>
      <w:rFonts w:eastAsia="Times New Roman" w:cs="Times New Roman"/>
      <w:b/>
      <w:bCs/>
      <w:sz w:val="28"/>
      <w:szCs w:val="28"/>
    </w:rPr>
  </w:style>
  <w:style w:type="paragraph" w:customStyle="1" w:styleId="t01">
    <w:name w:val="t01"/>
    <w:basedOn w:val="Heading2"/>
    <w:rsid w:val="00864799"/>
    <w:pPr>
      <w:keepLines w:val="0"/>
      <w:tabs>
        <w:tab w:val="clear" w:pos="1440"/>
        <w:tab w:val="left" w:pos="540"/>
      </w:tabs>
      <w:spacing w:before="300" w:line="300" w:lineRule="exact"/>
      <w:ind w:left="0" w:firstLine="454"/>
      <w:jc w:val="both"/>
    </w:pPr>
    <w:rPr>
      <w:rFonts w:eastAsia="Times New Roman" w:cs="Times New Roman"/>
      <w:b/>
      <w:bCs/>
      <w:szCs w:val="28"/>
    </w:rPr>
  </w:style>
  <w:style w:type="character" w:customStyle="1" w:styleId="CharChar34">
    <w:name w:val="Char Char34"/>
    <w:locked/>
    <w:rsid w:val="00864799"/>
    <w:rPr>
      <w:sz w:val="24"/>
      <w:szCs w:val="24"/>
      <w:lang w:val="en-US" w:eastAsia="en-US"/>
    </w:rPr>
  </w:style>
  <w:style w:type="character" w:customStyle="1" w:styleId="H1CharChar">
    <w:name w:val="H1 Char Char"/>
    <w:rsid w:val="00864799"/>
    <w:rPr>
      <w:rFonts w:ascii=".VnTimeH" w:eastAsia="Times New Roman" w:hAnsi=".VnTimeH"/>
      <w:b/>
      <w:sz w:val="28"/>
    </w:rPr>
  </w:style>
  <w:style w:type="character" w:customStyle="1" w:styleId="l2Char">
    <w:name w:val="l2 Char"/>
    <w:aliases w:val="H2 Char,HeadB Char Char"/>
    <w:rsid w:val="00864799"/>
    <w:rPr>
      <w:rFonts w:ascii=".VnTime" w:eastAsia="Times New Roman" w:hAnsi=".VnTime"/>
      <w:b/>
      <w:sz w:val="28"/>
    </w:rPr>
  </w:style>
  <w:style w:type="character" w:customStyle="1" w:styleId="h3Char">
    <w:name w:val="h3 Char"/>
    <w:aliases w:val="HeadC Char Char"/>
    <w:semiHidden/>
    <w:rsid w:val="00864799"/>
    <w:rPr>
      <w:rFonts w:ascii="Cambria" w:eastAsia="Times New Roman" w:hAnsi="Cambria" w:cs="Times New Roman"/>
      <w:b/>
      <w:bCs/>
      <w:sz w:val="26"/>
      <w:szCs w:val="26"/>
    </w:rPr>
  </w:style>
  <w:style w:type="character" w:customStyle="1" w:styleId="hCharChar">
    <w:name w:val="h Char Char"/>
    <w:rsid w:val="00864799"/>
    <w:rPr>
      <w:sz w:val="22"/>
      <w:szCs w:val="22"/>
    </w:rPr>
  </w:style>
  <w:style w:type="character" w:customStyle="1" w:styleId="FooterChar2">
    <w:name w:val="Footer Char2"/>
    <w:aliases w:val="Footer-Even Char"/>
    <w:link w:val="Footer"/>
    <w:rsid w:val="00864799"/>
    <w:rPr>
      <w:rFonts w:ascii="Times New Roman" w:eastAsia="Times New Roman" w:hAnsi="Times New Roman" w:cs="Times New Roman"/>
      <w:sz w:val="28"/>
      <w:szCs w:val="28"/>
    </w:rPr>
  </w:style>
  <w:style w:type="paragraph" w:customStyle="1" w:styleId="Body0">
    <w:name w:val="Body"/>
    <w:aliases w:val="Text"/>
    <w:basedOn w:val="Normal"/>
    <w:rsid w:val="00864799"/>
    <w:pPr>
      <w:spacing w:before="0" w:after="0"/>
      <w:jc w:val="center"/>
    </w:pPr>
    <w:rPr>
      <w:rFonts w:ascii=".VnTime" w:eastAsia="Times New Roman" w:hAnsi=".VnTime" w:cs="Times New Roman"/>
      <w:i/>
      <w:iCs/>
      <w:sz w:val="28"/>
      <w:szCs w:val="28"/>
    </w:rPr>
  </w:style>
  <w:style w:type="paragraph" w:customStyle="1" w:styleId="tx">
    <w:name w:val="tx"/>
    <w:basedOn w:val="Normal"/>
    <w:rsid w:val="00864799"/>
    <w:pPr>
      <w:spacing w:before="60" w:after="0"/>
      <w:ind w:firstLine="301"/>
    </w:pPr>
    <w:rPr>
      <w:rFonts w:ascii=".VnTime" w:eastAsia="Times New Roman" w:hAnsi=".VnTime" w:cs="Times New Roman"/>
      <w:sz w:val="23"/>
      <w:szCs w:val="24"/>
    </w:rPr>
  </w:style>
  <w:style w:type="paragraph" w:customStyle="1" w:styleId="Refer">
    <w:name w:val="Refer"/>
    <w:basedOn w:val="Normal"/>
    <w:rsid w:val="00864799"/>
    <w:pPr>
      <w:spacing w:before="0"/>
      <w:ind w:firstLine="720"/>
    </w:pPr>
    <w:rPr>
      <w:rFonts w:ascii=".VnTime" w:eastAsia="Times New Roman" w:hAnsi=".VnTime" w:cs="Times New Roman"/>
      <w:szCs w:val="20"/>
    </w:rPr>
  </w:style>
  <w:style w:type="paragraph" w:customStyle="1" w:styleId="Point">
    <w:name w:val="Point"/>
    <w:basedOn w:val="Header"/>
    <w:rsid w:val="00864799"/>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864799"/>
    <w:pPr>
      <w:spacing w:before="240" w:after="60" w:line="240" w:lineRule="auto"/>
    </w:pPr>
    <w:rPr>
      <w:rFonts w:ascii=".VnTime" w:eastAsia="Times New Roman" w:hAnsi=".VnTime" w:cs="Times New Roman"/>
      <w:sz w:val="20"/>
      <w:szCs w:val="20"/>
    </w:rPr>
  </w:style>
  <w:style w:type="character" w:customStyle="1" w:styleId="footCharChar">
    <w:name w:val="foot Char Char"/>
    <w:semiHidden/>
    <w:rsid w:val="00864799"/>
    <w:rPr>
      <w:rFonts w:ascii="Times New Roman" w:eastAsia="Times New Roman" w:hAnsi="Times New Roman"/>
    </w:rPr>
  </w:style>
  <w:style w:type="paragraph" w:customStyle="1" w:styleId="heading5">
    <w:name w:val="heading5"/>
    <w:basedOn w:val="Normal"/>
    <w:rsid w:val="00864799"/>
    <w:pPr>
      <w:numPr>
        <w:numId w:val="26"/>
      </w:numPr>
      <w:spacing w:before="60" w:line="360" w:lineRule="exact"/>
    </w:pPr>
    <w:rPr>
      <w:rFonts w:ascii=".VnTime" w:eastAsia="Times New Roman" w:hAnsi=".VnTime" w:cs="Times New Roman"/>
      <w:sz w:val="26"/>
      <w:szCs w:val="20"/>
    </w:rPr>
  </w:style>
  <w:style w:type="paragraph" w:customStyle="1" w:styleId="td4">
    <w:name w:val="td4"/>
    <w:basedOn w:val="Normal"/>
    <w:rsid w:val="00864799"/>
    <w:pPr>
      <w:spacing w:before="240" w:after="0"/>
    </w:pPr>
    <w:rPr>
      <w:rFonts w:ascii=".VnTime" w:eastAsia="Times New Roman" w:hAnsi=".VnTime" w:cs="Times New Roman"/>
      <w:b/>
      <w:bCs/>
      <w:i/>
      <w:iCs/>
      <w:sz w:val="28"/>
      <w:szCs w:val="28"/>
      <w:lang w:val="fr-FR"/>
    </w:rPr>
  </w:style>
  <w:style w:type="paragraph" w:customStyle="1" w:styleId="CharChar1CharCharCharCharCharChar">
    <w:name w:val="Char Char1 Char Char Char Char Char Char"/>
    <w:basedOn w:val="Normal"/>
    <w:rsid w:val="00864799"/>
    <w:pPr>
      <w:spacing w:before="0" w:after="160" w:line="240" w:lineRule="exact"/>
      <w:jc w:val="left"/>
    </w:pPr>
    <w:rPr>
      <w:rFonts w:ascii="Arial" w:eastAsia="Times New Roman" w:hAnsi="Arial" w:cs="Times New Roman"/>
      <w:sz w:val="22"/>
    </w:rPr>
  </w:style>
  <w:style w:type="paragraph" w:customStyle="1" w:styleId="CharCharCharCharCharChar0">
    <w:name w:val="Char Char Char Char Char Char"/>
    <w:basedOn w:val="Normal"/>
    <w:next w:val="Normal"/>
    <w:autoRedefine/>
    <w:semiHidden/>
    <w:rsid w:val="00864799"/>
    <w:pPr>
      <w:spacing w:line="312" w:lineRule="auto"/>
      <w:jc w:val="left"/>
    </w:pPr>
    <w:rPr>
      <w:rFonts w:eastAsia="Times New Roman" w:cs="Times New Roman"/>
      <w:sz w:val="28"/>
      <w:szCs w:val="28"/>
    </w:rPr>
  </w:style>
  <w:style w:type="character" w:customStyle="1" w:styleId="yiv7526251193bumpedfont15">
    <w:name w:val="yiv7526251193bumpedfont15"/>
    <w:rsid w:val="00864799"/>
  </w:style>
  <w:style w:type="paragraph" w:customStyle="1" w:styleId="yiv7526251193s23">
    <w:name w:val="yiv7526251193s23"/>
    <w:basedOn w:val="Normal"/>
    <w:rsid w:val="00864799"/>
    <w:pPr>
      <w:spacing w:before="100" w:beforeAutospacing="1" w:after="100" w:afterAutospacing="1"/>
      <w:jc w:val="left"/>
    </w:pPr>
    <w:rPr>
      <w:rFonts w:eastAsia="Times New Roman" w:cs="Times New Roman"/>
      <w:szCs w:val="24"/>
    </w:rPr>
  </w:style>
  <w:style w:type="paragraph" w:customStyle="1" w:styleId="Heading30">
    <w:name w:val="Heading3"/>
    <w:basedOn w:val="Heading3"/>
    <w:next w:val="Heading3"/>
    <w:autoRedefine/>
    <w:rsid w:val="00864799"/>
    <w:pPr>
      <w:keepLines w:val="0"/>
      <w:tabs>
        <w:tab w:val="clear" w:pos="2160"/>
      </w:tabs>
      <w:spacing w:before="120" w:after="120" w:line="340" w:lineRule="exact"/>
      <w:ind w:left="0" w:firstLine="0"/>
      <w:jc w:val="both"/>
    </w:pPr>
    <w:rPr>
      <w:rFonts w:eastAsia="Times New Roman" w:cs="Times New Roman"/>
      <w:b/>
      <w:bCs/>
      <w:sz w:val="28"/>
      <w:szCs w:val="26"/>
      <w:lang w:val="x-none" w:eastAsia="x-none"/>
    </w:rPr>
  </w:style>
  <w:style w:type="paragraph" w:customStyle="1" w:styleId="CM21">
    <w:name w:val="CM21"/>
    <w:basedOn w:val="Normal"/>
    <w:next w:val="Normal"/>
    <w:rsid w:val="00864799"/>
    <w:pPr>
      <w:widowControl w:val="0"/>
      <w:autoSpaceDE w:val="0"/>
      <w:autoSpaceDN w:val="0"/>
      <w:adjustRightInd w:val="0"/>
      <w:spacing w:before="0" w:after="458"/>
      <w:jc w:val="left"/>
    </w:pPr>
    <w:rPr>
      <w:rFonts w:eastAsia="Times New Roman" w:cs="Times New Roman"/>
      <w:szCs w:val="24"/>
    </w:rPr>
  </w:style>
  <w:style w:type="paragraph" w:customStyle="1" w:styleId="CM6">
    <w:name w:val="CM6"/>
    <w:basedOn w:val="Normal"/>
    <w:next w:val="Normal"/>
    <w:rsid w:val="00864799"/>
    <w:pPr>
      <w:widowControl w:val="0"/>
      <w:autoSpaceDE w:val="0"/>
      <w:autoSpaceDN w:val="0"/>
      <w:adjustRightInd w:val="0"/>
      <w:spacing w:before="0" w:after="0" w:line="338" w:lineRule="atLeast"/>
      <w:jc w:val="left"/>
    </w:pPr>
    <w:rPr>
      <w:rFonts w:eastAsia="Times New Roman" w:cs="Times New Roman"/>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864799"/>
    <w:pPr>
      <w:spacing w:before="0" w:after="160" w:line="240" w:lineRule="exact"/>
      <w:jc w:val="left"/>
    </w:pPr>
    <w:rPr>
      <w:rFonts w:ascii="Arial" w:eastAsia="Times New Roman" w:hAnsi="Arial" w:cs="Times New Roman"/>
      <w:sz w:val="22"/>
    </w:rPr>
  </w:style>
  <w:style w:type="character" w:customStyle="1" w:styleId="CommentSubjectChar1">
    <w:name w:val="Comment Subject Char1"/>
    <w:semiHidden/>
    <w:rsid w:val="00864799"/>
    <w:rPr>
      <w:rFonts w:ascii=".VnTime" w:hAnsi=".VnTime" w:cs=".VnTime"/>
      <w:b/>
      <w:bCs/>
      <w:sz w:val="20"/>
      <w:szCs w:val="20"/>
    </w:rPr>
  </w:style>
  <w:style w:type="character" w:customStyle="1" w:styleId="Bodytext4NotItalic">
    <w:name w:val="Body text (4) + Not Italic"/>
    <w:rsid w:val="00864799"/>
    <w:rPr>
      <w:b/>
      <w:bCs/>
      <w:i/>
      <w:iCs/>
      <w:sz w:val="26"/>
      <w:szCs w:val="26"/>
      <w:shd w:val="clear" w:color="auto" w:fill="FFFFFF"/>
      <w:lang w:bidi="ar-SA"/>
    </w:rPr>
  </w:style>
  <w:style w:type="character" w:customStyle="1" w:styleId="zoom">
    <w:name w:val="zoom"/>
    <w:rsid w:val="00864799"/>
  </w:style>
  <w:style w:type="paragraph" w:customStyle="1" w:styleId="016">
    <w:name w:val="0/16"/>
    <w:basedOn w:val="Normal"/>
    <w:link w:val="016Char"/>
    <w:rsid w:val="00864799"/>
    <w:pPr>
      <w:widowControl w:val="0"/>
      <w:tabs>
        <w:tab w:val="left" w:pos="907"/>
      </w:tabs>
      <w:spacing w:before="240" w:after="0"/>
      <w:ind w:left="907" w:hanging="907"/>
    </w:pPr>
    <w:rPr>
      <w:rFonts w:ascii="Arial" w:eastAsia="Times New Roman" w:hAnsi="Arial" w:cs="Times New Roman"/>
      <w:b/>
      <w:szCs w:val="20"/>
    </w:rPr>
  </w:style>
  <w:style w:type="paragraph" w:customStyle="1" w:styleId="168">
    <w:name w:val="16/8"/>
    <w:basedOn w:val="Title"/>
    <w:link w:val="168Char"/>
    <w:rsid w:val="00864799"/>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864799"/>
    <w:pPr>
      <w:tabs>
        <w:tab w:val="clear" w:pos="1361"/>
        <w:tab w:val="left" w:pos="1814"/>
      </w:tabs>
      <w:ind w:left="1815"/>
    </w:pPr>
  </w:style>
  <w:style w:type="paragraph" w:customStyle="1" w:styleId="88">
    <w:name w:val="8/8"/>
    <w:basedOn w:val="Normal"/>
    <w:link w:val="88Char"/>
    <w:rsid w:val="00864799"/>
    <w:pPr>
      <w:widowControl w:val="0"/>
      <w:tabs>
        <w:tab w:val="left" w:pos="907"/>
      </w:tabs>
      <w:spacing w:before="60" w:after="0"/>
      <w:ind w:left="908" w:hanging="454"/>
    </w:pPr>
    <w:rPr>
      <w:rFonts w:ascii="Arial" w:eastAsia="Times New Roman" w:hAnsi="Arial" w:cs="Times New Roman"/>
      <w:szCs w:val="24"/>
      <w:lang w:val="x-none" w:eastAsia="x-none"/>
    </w:rPr>
  </w:style>
  <w:style w:type="character" w:customStyle="1" w:styleId="1nhoChar">
    <w:name w:val="1 nho Char"/>
    <w:link w:val="1nho"/>
    <w:rsid w:val="00864799"/>
    <w:rPr>
      <w:rFonts w:ascii=".VnCentury Schoolbook" w:eastAsia="Times New Roman" w:hAnsi=".VnCentury Schoolbook" w:cs="Times New Roman"/>
      <w:b/>
      <w:bCs/>
      <w:color w:val="000000"/>
      <w:szCs w:val="24"/>
    </w:rPr>
  </w:style>
  <w:style w:type="character" w:customStyle="1" w:styleId="88Char">
    <w:name w:val="8/8 Char"/>
    <w:link w:val="88"/>
    <w:rsid w:val="00864799"/>
    <w:rPr>
      <w:rFonts w:ascii="Arial" w:eastAsia="Times New Roman" w:hAnsi="Arial" w:cs="Times New Roman"/>
      <w:sz w:val="24"/>
      <w:szCs w:val="24"/>
      <w:lang w:val="x-none" w:eastAsia="x-none"/>
    </w:rPr>
  </w:style>
  <w:style w:type="character" w:customStyle="1" w:styleId="1ngoacChar">
    <w:name w:val="1 ngoac Char"/>
    <w:link w:val="1ngoac"/>
    <w:rsid w:val="00864799"/>
    <w:rPr>
      <w:rFonts w:ascii="Arial" w:eastAsia="Times New Roman" w:hAnsi="Arial" w:cs="Arial"/>
      <w:sz w:val="24"/>
      <w:szCs w:val="24"/>
    </w:rPr>
  </w:style>
  <w:style w:type="paragraph" w:customStyle="1" w:styleId="A11">
    <w:name w:val="A_1.1"/>
    <w:basedOn w:val="Normal"/>
    <w:next w:val="Normal"/>
    <w:rsid w:val="00864799"/>
    <w:pPr>
      <w:widowControl w:val="0"/>
      <w:tabs>
        <w:tab w:val="left" w:pos="907"/>
      </w:tabs>
      <w:spacing w:before="240" w:after="0"/>
      <w:ind w:left="454" w:hanging="454"/>
      <w:jc w:val="left"/>
      <w:outlineLvl w:val="1"/>
    </w:pPr>
    <w:rPr>
      <w:rFonts w:ascii="Arial" w:eastAsia="Times New Roman" w:hAnsi="Arial" w:cs="Times New Roman"/>
      <w:b/>
      <w:szCs w:val="24"/>
    </w:rPr>
  </w:style>
  <w:style w:type="paragraph" w:customStyle="1" w:styleId="A111">
    <w:name w:val="A_1.1.1"/>
    <w:basedOn w:val="Normal"/>
    <w:next w:val="Normal"/>
    <w:rsid w:val="00864799"/>
    <w:pPr>
      <w:widowControl w:val="0"/>
      <w:tabs>
        <w:tab w:val="left" w:pos="907"/>
      </w:tabs>
      <w:spacing w:before="240" w:after="0"/>
      <w:ind w:left="907" w:hanging="907"/>
      <w:jc w:val="left"/>
    </w:pPr>
    <w:rPr>
      <w:rFonts w:ascii="Arial" w:eastAsia="Times New Roman" w:hAnsi="Arial" w:cs="Times New Roman"/>
      <w:b/>
      <w:szCs w:val="20"/>
    </w:rPr>
  </w:style>
  <w:style w:type="paragraph" w:customStyle="1" w:styleId="AChuong">
    <w:name w:val="A_Chuong"/>
    <w:basedOn w:val="Normal"/>
    <w:next w:val="Normal"/>
    <w:rsid w:val="00864799"/>
    <w:pPr>
      <w:widowControl w:val="0"/>
      <w:tabs>
        <w:tab w:val="left" w:pos="454"/>
      </w:tabs>
      <w:spacing w:before="480" w:after="240"/>
      <w:ind w:left="737" w:right="737"/>
      <w:jc w:val="center"/>
      <w:outlineLvl w:val="0"/>
    </w:pPr>
    <w:rPr>
      <w:rFonts w:ascii="Arial" w:eastAsia="Times New Roman" w:hAnsi="Arial" w:cs="Times New Roman"/>
      <w:b/>
      <w:szCs w:val="20"/>
    </w:rPr>
  </w:style>
  <w:style w:type="paragraph" w:customStyle="1" w:styleId="Aduocsuadoi">
    <w:name w:val="A_duoc.sua.doi"/>
    <w:basedOn w:val="Normal"/>
    <w:rsid w:val="00864799"/>
    <w:pPr>
      <w:widowControl w:val="0"/>
      <w:spacing w:after="0"/>
      <w:ind w:left="454" w:hanging="454"/>
      <w:jc w:val="left"/>
    </w:pPr>
    <w:rPr>
      <w:rFonts w:ascii="Arial" w:eastAsia="Times New Roman" w:hAnsi="Arial" w:cs="Times New Roman"/>
      <w:szCs w:val="20"/>
    </w:rPr>
  </w:style>
  <w:style w:type="paragraph" w:customStyle="1" w:styleId="ANoidung">
    <w:name w:val="A_Noi dung"/>
    <w:basedOn w:val="Normal"/>
    <w:next w:val="Normal"/>
    <w:rsid w:val="00864799"/>
    <w:pPr>
      <w:tabs>
        <w:tab w:val="left" w:pos="454"/>
      </w:tabs>
      <w:overflowPunct w:val="0"/>
      <w:autoSpaceDE w:val="0"/>
      <w:autoSpaceDN w:val="0"/>
      <w:adjustRightInd w:val="0"/>
      <w:spacing w:after="0" w:line="288" w:lineRule="auto"/>
      <w:ind w:left="454" w:hanging="454"/>
      <w:textAlignment w:val="baseline"/>
    </w:pPr>
    <w:rPr>
      <w:rFonts w:ascii="Arial" w:eastAsia="Times New Roman" w:hAnsi="Arial" w:cs="Times New Roman"/>
      <w:kern w:val="28"/>
      <w:szCs w:val="20"/>
    </w:rPr>
  </w:style>
  <w:style w:type="paragraph" w:customStyle="1" w:styleId="ANoidungchinh">
    <w:name w:val="A_Noi dung chinh"/>
    <w:basedOn w:val="ANoidung"/>
    <w:rsid w:val="00864799"/>
    <w:pPr>
      <w:ind w:firstLine="0"/>
    </w:pPr>
  </w:style>
  <w:style w:type="paragraph" w:customStyle="1" w:styleId="08">
    <w:name w:val="0/8"/>
    <w:basedOn w:val="Normal"/>
    <w:link w:val="08Char"/>
    <w:rsid w:val="00864799"/>
    <w:pPr>
      <w:widowControl w:val="0"/>
      <w:tabs>
        <w:tab w:val="left" w:pos="454"/>
      </w:tabs>
      <w:ind w:left="454" w:hanging="454"/>
    </w:pPr>
    <w:rPr>
      <w:rFonts w:ascii="Arial" w:eastAsia="Times New Roman" w:hAnsi="Arial" w:cs="Times New Roman"/>
      <w:szCs w:val="20"/>
      <w:lang w:val="x-none" w:eastAsia="x-none"/>
    </w:rPr>
  </w:style>
  <w:style w:type="paragraph" w:customStyle="1" w:styleId="Congthuc">
    <w:name w:val="Cong thuc"/>
    <w:basedOn w:val="168"/>
    <w:rsid w:val="00864799"/>
    <w:pPr>
      <w:spacing w:before="120" w:after="120"/>
      <w:ind w:left="1701" w:firstLine="340"/>
    </w:pPr>
    <w:rPr>
      <w:bCs w:val="0"/>
    </w:rPr>
  </w:style>
  <w:style w:type="paragraph" w:customStyle="1" w:styleId="trongdo">
    <w:name w:val="trong do"/>
    <w:basedOn w:val="168"/>
    <w:rsid w:val="00864799"/>
    <w:pPr>
      <w:tabs>
        <w:tab w:val="clear" w:pos="1361"/>
        <w:tab w:val="left" w:pos="1736"/>
      </w:tabs>
      <w:spacing w:after="120" w:line="252" w:lineRule="auto"/>
      <w:ind w:left="1984" w:hanging="680"/>
    </w:pPr>
    <w:rPr>
      <w:bCs w:val="0"/>
    </w:rPr>
  </w:style>
  <w:style w:type="character" w:customStyle="1" w:styleId="168Char">
    <w:name w:val="16/8 Char"/>
    <w:link w:val="168"/>
    <w:rsid w:val="00864799"/>
    <w:rPr>
      <w:rFonts w:ascii="Arial" w:eastAsia="Times New Roman" w:hAnsi="Arial" w:cs="Times New Roman"/>
      <w:bCs/>
      <w:sz w:val="24"/>
      <w:szCs w:val="24"/>
      <w:lang w:val="x-none" w:eastAsia="x-none"/>
    </w:rPr>
  </w:style>
  <w:style w:type="paragraph" w:customStyle="1" w:styleId="2cham">
    <w:name w:val="2 cham"/>
    <w:basedOn w:val="016"/>
    <w:rsid w:val="00864799"/>
    <w:pPr>
      <w:spacing w:after="120"/>
    </w:pPr>
  </w:style>
  <w:style w:type="paragraph" w:customStyle="1" w:styleId="3cham">
    <w:name w:val="3 cham"/>
    <w:basedOn w:val="016"/>
    <w:link w:val="3chamChar"/>
    <w:rsid w:val="00864799"/>
    <w:pPr>
      <w:spacing w:after="120"/>
    </w:pPr>
  </w:style>
  <w:style w:type="paragraph" w:customStyle="1" w:styleId="1congoac">
    <w:name w:val="1 co ngoac"/>
    <w:basedOn w:val="88"/>
    <w:link w:val="1congoacChar"/>
    <w:rsid w:val="00864799"/>
    <w:pPr>
      <w:spacing w:before="120" w:after="120" w:line="252" w:lineRule="auto"/>
    </w:pPr>
    <w:rPr>
      <w:rFonts w:cs="Arial"/>
      <w:lang w:val="en-US" w:eastAsia="en-US"/>
    </w:rPr>
  </w:style>
  <w:style w:type="paragraph" w:customStyle="1" w:styleId="duoi1ngoac">
    <w:name w:val="duoi 1 ngoac"/>
    <w:basedOn w:val="168"/>
    <w:rsid w:val="00864799"/>
    <w:pPr>
      <w:spacing w:after="120"/>
    </w:pPr>
    <w:rPr>
      <w:bCs w:val="0"/>
    </w:rPr>
  </w:style>
  <w:style w:type="paragraph" w:customStyle="1" w:styleId="congthuc1">
    <w:name w:val="cong thuc1"/>
    <w:basedOn w:val="Congthuc"/>
    <w:rsid w:val="00864799"/>
    <w:pPr>
      <w:ind w:firstLine="0"/>
    </w:pPr>
  </w:style>
  <w:style w:type="paragraph" w:customStyle="1" w:styleId="chuthichcongthuc">
    <w:name w:val="chu thich cong thuc"/>
    <w:basedOn w:val="trongdo"/>
    <w:rsid w:val="00864799"/>
  </w:style>
  <w:style w:type="character" w:customStyle="1" w:styleId="1congoacChar">
    <w:name w:val="1 co ngoac Char"/>
    <w:link w:val="1congoac"/>
    <w:rsid w:val="00864799"/>
    <w:rPr>
      <w:rFonts w:ascii="Arial" w:eastAsia="Times New Roman" w:hAnsi="Arial" w:cs="Arial"/>
      <w:sz w:val="24"/>
      <w:szCs w:val="24"/>
    </w:rPr>
  </w:style>
  <w:style w:type="paragraph" w:customStyle="1" w:styleId="1nho1">
    <w:name w:val="1 nho1"/>
    <w:basedOn w:val="08"/>
    <w:rsid w:val="00864799"/>
    <w:pPr>
      <w:spacing w:line="252" w:lineRule="auto"/>
    </w:pPr>
  </w:style>
  <w:style w:type="paragraph" w:customStyle="1" w:styleId="ANgoac">
    <w:name w:val="A_Ngoac"/>
    <w:basedOn w:val="Normal"/>
    <w:link w:val="ANgoacChar"/>
    <w:rsid w:val="00864799"/>
    <w:pPr>
      <w:widowControl w:val="0"/>
      <w:tabs>
        <w:tab w:val="left" w:pos="907"/>
      </w:tabs>
      <w:spacing w:line="288" w:lineRule="auto"/>
      <w:ind w:left="908" w:hanging="454"/>
    </w:pPr>
    <w:rPr>
      <w:rFonts w:ascii="Arial" w:eastAsia="Times New Roman" w:hAnsi="Arial" w:cs="Times New Roman"/>
      <w:szCs w:val="24"/>
      <w:lang w:val="x-none" w:eastAsia="x-none"/>
    </w:rPr>
  </w:style>
  <w:style w:type="character" w:customStyle="1" w:styleId="ANgoacChar">
    <w:name w:val="A_Ngoac Char"/>
    <w:link w:val="ANgoac"/>
    <w:rsid w:val="00864799"/>
    <w:rPr>
      <w:rFonts w:ascii="Arial" w:eastAsia="Times New Roman" w:hAnsi="Arial" w:cs="Times New Roman"/>
      <w:sz w:val="24"/>
      <w:szCs w:val="24"/>
      <w:lang w:val="x-none" w:eastAsia="x-none"/>
    </w:rPr>
  </w:style>
  <w:style w:type="character" w:customStyle="1" w:styleId="248Char">
    <w:name w:val="24/8 Char"/>
    <w:link w:val="248"/>
    <w:rsid w:val="00864799"/>
    <w:rPr>
      <w:rFonts w:ascii="Arial" w:eastAsia="Times New Roman" w:hAnsi="Arial" w:cs="Times New Roman"/>
      <w:bCs/>
      <w:sz w:val="24"/>
      <w:szCs w:val="24"/>
      <w:lang w:val="x-none" w:eastAsia="x-none"/>
    </w:rPr>
  </w:style>
  <w:style w:type="paragraph" w:customStyle="1" w:styleId="0Bang">
    <w:name w:val="0/Bang"/>
    <w:basedOn w:val="016"/>
    <w:link w:val="0BangChar"/>
    <w:rsid w:val="00864799"/>
    <w:pPr>
      <w:spacing w:after="120"/>
      <w:jc w:val="center"/>
    </w:pPr>
    <w:rPr>
      <w:lang w:val="x-none" w:eastAsia="x-none"/>
    </w:rPr>
  </w:style>
  <w:style w:type="paragraph" w:customStyle="1" w:styleId="368">
    <w:name w:val="36/8"/>
    <w:basedOn w:val="248"/>
    <w:link w:val="368Char"/>
    <w:rsid w:val="00864799"/>
    <w:pPr>
      <w:tabs>
        <w:tab w:val="clear" w:pos="1814"/>
        <w:tab w:val="left" w:pos="2268"/>
      </w:tabs>
      <w:spacing w:after="120"/>
      <w:ind w:left="2268"/>
    </w:pPr>
    <w:rPr>
      <w:rFonts w:cs="Arial"/>
      <w:lang w:val="en-US" w:eastAsia="en-US"/>
    </w:rPr>
  </w:style>
  <w:style w:type="character" w:customStyle="1" w:styleId="368Char">
    <w:name w:val="36/8 Char"/>
    <w:link w:val="368"/>
    <w:rsid w:val="00864799"/>
    <w:rPr>
      <w:rFonts w:ascii="Arial" w:eastAsia="Times New Roman" w:hAnsi="Arial" w:cs="Arial"/>
      <w:bCs/>
      <w:sz w:val="24"/>
      <w:szCs w:val="24"/>
    </w:rPr>
  </w:style>
  <w:style w:type="character" w:customStyle="1" w:styleId="08Char">
    <w:name w:val="0/8 Char"/>
    <w:link w:val="08"/>
    <w:rsid w:val="00864799"/>
    <w:rPr>
      <w:rFonts w:ascii="Arial" w:eastAsia="Times New Roman" w:hAnsi="Arial" w:cs="Times New Roman"/>
      <w:sz w:val="24"/>
      <w:szCs w:val="20"/>
      <w:lang w:val="x-none" w:eastAsia="x-none"/>
    </w:rPr>
  </w:style>
  <w:style w:type="character" w:customStyle="1" w:styleId="0BangChar">
    <w:name w:val="0/Bang Char"/>
    <w:link w:val="0Bang"/>
    <w:rsid w:val="00864799"/>
    <w:rPr>
      <w:rFonts w:ascii="Arial" w:eastAsia="Times New Roman" w:hAnsi="Arial" w:cs="Times New Roman"/>
      <w:b/>
      <w:sz w:val="24"/>
      <w:szCs w:val="20"/>
      <w:lang w:val="x-none" w:eastAsia="x-none"/>
    </w:rPr>
  </w:style>
  <w:style w:type="paragraph" w:customStyle="1" w:styleId="19">
    <w:name w:val="@_1"/>
    <w:basedOn w:val="Normal"/>
    <w:rsid w:val="00864799"/>
    <w:pPr>
      <w:widowControl w:val="0"/>
      <w:tabs>
        <w:tab w:val="left" w:pos="454"/>
      </w:tabs>
      <w:spacing w:before="240" w:after="0"/>
      <w:ind w:left="2042" w:hanging="1021"/>
      <w:outlineLvl w:val="1"/>
    </w:pPr>
    <w:rPr>
      <w:rFonts w:ascii="Arial" w:eastAsia="Times New Roman" w:hAnsi="Arial" w:cs="Times New Roman"/>
      <w:b/>
      <w:szCs w:val="24"/>
    </w:rPr>
  </w:style>
  <w:style w:type="paragraph" w:customStyle="1" w:styleId="113">
    <w:name w:val="@_1.1"/>
    <w:basedOn w:val="Normal"/>
    <w:next w:val="Normal"/>
    <w:rsid w:val="00864799"/>
    <w:pPr>
      <w:widowControl w:val="0"/>
      <w:tabs>
        <w:tab w:val="left" w:pos="907"/>
      </w:tabs>
      <w:spacing w:before="240" w:after="0"/>
      <w:ind w:left="454" w:hanging="454"/>
      <w:jc w:val="left"/>
      <w:outlineLvl w:val="1"/>
    </w:pPr>
    <w:rPr>
      <w:rFonts w:ascii="Arial" w:eastAsia="Times New Roman" w:hAnsi="Arial" w:cs="Times New Roman"/>
      <w:b/>
      <w:szCs w:val="24"/>
    </w:rPr>
  </w:style>
  <w:style w:type="paragraph" w:customStyle="1" w:styleId="1111">
    <w:name w:val="@_1.1.1"/>
    <w:basedOn w:val="Normal"/>
    <w:next w:val="Normal"/>
    <w:rsid w:val="00864799"/>
    <w:pPr>
      <w:widowControl w:val="0"/>
      <w:tabs>
        <w:tab w:val="left" w:pos="907"/>
      </w:tabs>
      <w:spacing w:before="240" w:after="0"/>
      <w:ind w:left="907" w:hanging="907"/>
      <w:jc w:val="left"/>
    </w:pPr>
    <w:rPr>
      <w:rFonts w:ascii="Arial" w:eastAsia="Times New Roman" w:hAnsi="Arial" w:cs="Times New Roman"/>
      <w:b/>
      <w:szCs w:val="20"/>
    </w:rPr>
  </w:style>
  <w:style w:type="paragraph" w:customStyle="1" w:styleId="Chuong1">
    <w:name w:val="@_Chuong"/>
    <w:basedOn w:val="Normal"/>
    <w:next w:val="Normal"/>
    <w:rsid w:val="00864799"/>
    <w:pPr>
      <w:widowControl w:val="0"/>
      <w:tabs>
        <w:tab w:val="left" w:pos="454"/>
      </w:tabs>
      <w:spacing w:before="480" w:after="240"/>
      <w:ind w:left="1758" w:right="737" w:hanging="1021"/>
      <w:jc w:val="center"/>
      <w:outlineLvl w:val="0"/>
    </w:pPr>
    <w:rPr>
      <w:rFonts w:ascii="Arial" w:eastAsia="Times New Roman" w:hAnsi="Arial" w:cs="Times New Roman"/>
      <w:b/>
      <w:szCs w:val="20"/>
    </w:rPr>
  </w:style>
  <w:style w:type="paragraph" w:customStyle="1" w:styleId="duocsuadoi">
    <w:name w:val="@_duoc.sua.doi"/>
    <w:basedOn w:val="Normal"/>
    <w:rsid w:val="00864799"/>
    <w:pPr>
      <w:widowControl w:val="0"/>
      <w:spacing w:after="0"/>
      <w:ind w:left="454" w:hanging="454"/>
      <w:jc w:val="left"/>
    </w:pPr>
    <w:rPr>
      <w:rFonts w:ascii="Arial" w:eastAsia="Times New Roman" w:hAnsi="Arial" w:cs="Times New Roman"/>
      <w:szCs w:val="20"/>
    </w:rPr>
  </w:style>
  <w:style w:type="paragraph" w:customStyle="1" w:styleId="Ngoac1">
    <w:name w:val="@_Ngoac(1)"/>
    <w:basedOn w:val="Normal"/>
    <w:rsid w:val="00864799"/>
    <w:pPr>
      <w:widowControl w:val="0"/>
      <w:tabs>
        <w:tab w:val="left" w:pos="907"/>
      </w:tabs>
      <w:spacing w:after="0" w:line="288" w:lineRule="auto"/>
      <w:ind w:left="908" w:hanging="454"/>
    </w:pPr>
    <w:rPr>
      <w:rFonts w:ascii="Arial" w:eastAsia="Times New Roman" w:hAnsi="Arial" w:cs="Times New Roman"/>
      <w:szCs w:val="24"/>
    </w:rPr>
  </w:style>
  <w:style w:type="paragraph" w:customStyle="1" w:styleId="Ngoaca">
    <w:name w:val="@_Ngoac(a)"/>
    <w:basedOn w:val="Ngoac1"/>
    <w:rsid w:val="00864799"/>
    <w:pPr>
      <w:ind w:left="1361"/>
    </w:pPr>
    <w:rPr>
      <w:lang w:val="pt-BR"/>
    </w:rPr>
  </w:style>
  <w:style w:type="paragraph" w:customStyle="1" w:styleId="Ngoacai">
    <w:name w:val="@_Ngoac(a)(i)"/>
    <w:basedOn w:val="Ngoaca"/>
    <w:rsid w:val="00864799"/>
    <w:pPr>
      <w:ind w:left="1815"/>
    </w:pPr>
  </w:style>
  <w:style w:type="paragraph" w:customStyle="1" w:styleId="Noidung1">
    <w:name w:val="@_Noi dung"/>
    <w:basedOn w:val="Normal"/>
    <w:next w:val="Normal"/>
    <w:rsid w:val="00864799"/>
    <w:pPr>
      <w:tabs>
        <w:tab w:val="left" w:pos="454"/>
      </w:tabs>
      <w:overflowPunct w:val="0"/>
      <w:autoSpaceDE w:val="0"/>
      <w:autoSpaceDN w:val="0"/>
      <w:adjustRightInd w:val="0"/>
      <w:spacing w:after="0" w:line="288" w:lineRule="auto"/>
      <w:ind w:left="454" w:hanging="454"/>
      <w:textAlignment w:val="baseline"/>
    </w:pPr>
    <w:rPr>
      <w:rFonts w:ascii="Arial" w:eastAsia="Times New Roman" w:hAnsi="Arial" w:cs="Times New Roman"/>
      <w:kern w:val="28"/>
      <w:szCs w:val="20"/>
    </w:rPr>
  </w:style>
  <w:style w:type="paragraph" w:customStyle="1" w:styleId="Noidungchinh">
    <w:name w:val="@_Noi dung chinh"/>
    <w:basedOn w:val="Noidung1"/>
    <w:rsid w:val="00864799"/>
    <w:pPr>
      <w:ind w:firstLine="0"/>
    </w:pPr>
  </w:style>
  <w:style w:type="paragraph" w:customStyle="1" w:styleId="Phan0">
    <w:name w:val="@_Phan"/>
    <w:basedOn w:val="Normal"/>
    <w:rsid w:val="00864799"/>
    <w:pPr>
      <w:widowControl w:val="0"/>
      <w:spacing w:before="480" w:after="0" w:line="288" w:lineRule="auto"/>
      <w:ind w:left="2042" w:hanging="1021"/>
      <w:jc w:val="center"/>
      <w:outlineLvl w:val="0"/>
    </w:pPr>
    <w:rPr>
      <w:rFonts w:ascii="Arial" w:eastAsia="Times New Roman" w:hAnsi="Arial" w:cs="Times New Roman"/>
      <w:b/>
      <w:sz w:val="28"/>
      <w:szCs w:val="20"/>
    </w:rPr>
  </w:style>
  <w:style w:type="paragraph" w:customStyle="1" w:styleId="PhanTA">
    <w:name w:val="@_Phan_TA"/>
    <w:basedOn w:val="BodyTextIndent"/>
    <w:rsid w:val="00864799"/>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864799"/>
    <w:pPr>
      <w:spacing w:after="120"/>
      <w:ind w:left="1984" w:hanging="680"/>
    </w:pPr>
    <w:rPr>
      <w:b/>
      <w:bCs w:val="0"/>
      <w:szCs w:val="20"/>
    </w:rPr>
  </w:style>
  <w:style w:type="paragraph" w:customStyle="1" w:styleId="StyletrongdoLinespacingMultiple112li">
    <w:name w:val="Style trong do + Line spacing:  Multiple 1.12 li"/>
    <w:basedOn w:val="trongdo"/>
    <w:rsid w:val="00864799"/>
    <w:pPr>
      <w:spacing w:line="269" w:lineRule="auto"/>
    </w:pPr>
    <w:rPr>
      <w:b/>
      <w:szCs w:val="20"/>
    </w:rPr>
  </w:style>
  <w:style w:type="paragraph" w:customStyle="1" w:styleId="Style168Left23cmHanging141cmBefore4ptAfter">
    <w:name w:val="Style 16/8 + Left:  2.3 cm Hanging:  1.41 cm Before:  4 pt After..."/>
    <w:basedOn w:val="168"/>
    <w:rsid w:val="00864799"/>
    <w:pPr>
      <w:spacing w:before="80"/>
      <w:ind w:left="2103" w:hanging="799"/>
    </w:pPr>
    <w:rPr>
      <w:b/>
      <w:bCs w:val="0"/>
      <w:szCs w:val="20"/>
    </w:rPr>
  </w:style>
  <w:style w:type="paragraph" w:customStyle="1" w:styleId="NormalLeft0">
    <w:name w:val="Normal + Left:  0&quot;"/>
    <w:aliases w:val="Normal+Justif"/>
    <w:basedOn w:val="Normal"/>
    <w:rsid w:val="00864799"/>
    <w:pPr>
      <w:tabs>
        <w:tab w:val="left" w:pos="709"/>
      </w:tabs>
      <w:spacing w:before="0" w:after="0"/>
      <w:ind w:left="705" w:hanging="705"/>
      <w:jc w:val="left"/>
    </w:pPr>
    <w:rPr>
      <w:rFonts w:ascii="VNTime" w:eastAsia="Times New Roman" w:hAnsi="VNTime" w:cs="Times New Roman"/>
      <w:sz w:val="22"/>
      <w:szCs w:val="20"/>
    </w:rPr>
  </w:style>
  <w:style w:type="paragraph" w:customStyle="1" w:styleId="ANgoaca">
    <w:name w:val="A_Ngoac(a)"/>
    <w:basedOn w:val="ANgoac"/>
    <w:rsid w:val="00864799"/>
    <w:pPr>
      <w:spacing w:after="0"/>
      <w:ind w:left="1361"/>
    </w:pPr>
    <w:rPr>
      <w:lang w:val="pt-BR"/>
    </w:rPr>
  </w:style>
  <w:style w:type="paragraph" w:customStyle="1" w:styleId="viet">
    <w:name w:val="viet"/>
    <w:basedOn w:val="Normal"/>
    <w:rsid w:val="00864799"/>
    <w:pPr>
      <w:keepNext/>
      <w:widowControl w:val="0"/>
      <w:spacing w:after="0" w:line="252" w:lineRule="auto"/>
      <w:ind w:left="1816"/>
      <w:jc w:val="left"/>
    </w:pPr>
    <w:rPr>
      <w:rFonts w:ascii="Arial" w:eastAsia="Times New Roman" w:hAnsi="Arial" w:cs="Arial"/>
      <w:b/>
      <w:szCs w:val="24"/>
      <w:lang w:val="fr-FR"/>
    </w:rPr>
  </w:style>
  <w:style w:type="paragraph" w:customStyle="1" w:styleId="ANgoacai">
    <w:name w:val="A_Ngoac(a)(i)"/>
    <w:basedOn w:val="ANgoaca"/>
    <w:rsid w:val="00864799"/>
    <w:pPr>
      <w:ind w:left="1815"/>
    </w:pPr>
  </w:style>
  <w:style w:type="paragraph" w:customStyle="1" w:styleId="Long1">
    <w:name w:val="Long1"/>
    <w:basedOn w:val="Normal"/>
    <w:rsid w:val="00864799"/>
    <w:pPr>
      <w:spacing w:before="0" w:after="0"/>
      <w:jc w:val="left"/>
    </w:pPr>
    <w:rPr>
      <w:rFonts w:ascii="VNTime" w:eastAsia="Times New Roman" w:hAnsi="VNTime" w:cs="Times New Roman"/>
      <w:szCs w:val="20"/>
    </w:rPr>
  </w:style>
  <w:style w:type="character" w:customStyle="1" w:styleId="CommentTextChar1">
    <w:name w:val="Comment Text Char1"/>
    <w:rsid w:val="00864799"/>
    <w:rPr>
      <w:rFonts w:ascii="Arial" w:hAnsi="Arial"/>
      <w:b/>
      <w:sz w:val="24"/>
      <w:szCs w:val="24"/>
    </w:rPr>
  </w:style>
  <w:style w:type="paragraph" w:customStyle="1" w:styleId="TD">
    <w:name w:val="TD"/>
    <w:basedOn w:val="168"/>
    <w:rsid w:val="00864799"/>
    <w:pPr>
      <w:tabs>
        <w:tab w:val="clear" w:pos="1361"/>
        <w:tab w:val="left" w:pos="1276"/>
        <w:tab w:val="left" w:pos="1596"/>
      </w:tabs>
      <w:ind w:left="1596" w:hanging="689"/>
    </w:pPr>
  </w:style>
  <w:style w:type="character" w:customStyle="1" w:styleId="SubtitleChar1">
    <w:name w:val="Subtitle Char1"/>
    <w:rsid w:val="00864799"/>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864799"/>
    <w:pPr>
      <w:tabs>
        <w:tab w:val="left" w:pos="1701"/>
        <w:tab w:val="right" w:leader="dot" w:pos="10064"/>
      </w:tabs>
      <w:spacing w:before="240" w:after="0" w:line="288" w:lineRule="auto"/>
      <w:ind w:left="907" w:hanging="907"/>
    </w:pPr>
    <w:rPr>
      <w:rFonts w:ascii="Arial" w:eastAsia="Calibri" w:hAnsi="Arial" w:cs="Times New Roman"/>
      <w:b/>
      <w:lang w:val="x-none" w:eastAsia="x-none"/>
    </w:rPr>
  </w:style>
  <w:style w:type="character" w:customStyle="1" w:styleId="BChuongMLChar">
    <w:name w:val="B_Chuong.ML Char"/>
    <w:link w:val="BChuongML"/>
    <w:rsid w:val="00864799"/>
    <w:rPr>
      <w:rFonts w:ascii="Arial" w:eastAsia="Calibri" w:hAnsi="Arial" w:cs="Times New Roman"/>
      <w:b/>
      <w:sz w:val="24"/>
      <w:lang w:val="x-none" w:eastAsia="x-none"/>
    </w:rPr>
  </w:style>
  <w:style w:type="paragraph" w:customStyle="1" w:styleId="BPhanMucluc">
    <w:name w:val="B_Phan.Mucluc"/>
    <w:basedOn w:val="TOC1"/>
    <w:next w:val="Normal"/>
    <w:link w:val="BPhanMuclucChar"/>
    <w:rsid w:val="00864799"/>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864799"/>
    <w:rPr>
      <w:rFonts w:ascii="Arial" w:eastAsia="Calibri" w:hAnsi="Arial" w:cs="Times New Roman"/>
      <w:b/>
      <w:sz w:val="24"/>
      <w:lang w:val="x-none" w:eastAsia="x-none"/>
    </w:rPr>
  </w:style>
  <w:style w:type="paragraph" w:customStyle="1" w:styleId="Angoaccongthuc">
    <w:name w:val="A_ngoac_cong thuc"/>
    <w:basedOn w:val="ANgoac"/>
    <w:rsid w:val="00864799"/>
    <w:pPr>
      <w:spacing w:before="60" w:after="0"/>
      <w:ind w:left="1361"/>
    </w:pPr>
  </w:style>
  <w:style w:type="paragraph" w:customStyle="1" w:styleId="long10">
    <w:name w:val="long1"/>
    <w:basedOn w:val="Long1"/>
    <w:autoRedefine/>
    <w:rsid w:val="00864799"/>
    <w:pPr>
      <w:widowControl w:val="0"/>
      <w:spacing w:before="40" w:after="20"/>
      <w:jc w:val="center"/>
    </w:pPr>
    <w:rPr>
      <w:rFonts w:ascii="Times New Roman" w:hAnsi="Times New Roman"/>
      <w:sz w:val="18"/>
      <w:szCs w:val="18"/>
    </w:rPr>
  </w:style>
  <w:style w:type="paragraph" w:customStyle="1" w:styleId="Long2">
    <w:name w:val="Long2"/>
    <w:basedOn w:val="long10"/>
    <w:rsid w:val="00864799"/>
    <w:pPr>
      <w:ind w:left="340" w:hanging="340"/>
      <w:jc w:val="both"/>
    </w:pPr>
  </w:style>
  <w:style w:type="character" w:customStyle="1" w:styleId="Style4Char">
    <w:name w:val="Style4 Char"/>
    <w:link w:val="Style4"/>
    <w:rsid w:val="00864799"/>
    <w:rPr>
      <w:rFonts w:ascii="Times New Roman" w:eastAsia="Times New Roman" w:hAnsi="Times New Roman" w:cs="Times New Roman"/>
      <w:b/>
      <w:bCs/>
      <w:kern w:val="32"/>
      <w:sz w:val="28"/>
      <w:szCs w:val="28"/>
    </w:rPr>
  </w:style>
  <w:style w:type="paragraph" w:customStyle="1" w:styleId="gchu">
    <w:name w:val="gchu"/>
    <w:basedOn w:val="tho"/>
    <w:rsid w:val="00864799"/>
    <w:pPr>
      <w:ind w:left="1361"/>
    </w:pPr>
    <w:rPr>
      <w:i/>
    </w:rPr>
  </w:style>
  <w:style w:type="paragraph" w:customStyle="1" w:styleId="tho">
    <w:name w:val="tho"/>
    <w:basedOn w:val="Normal"/>
    <w:rsid w:val="00864799"/>
    <w:pPr>
      <w:spacing w:before="0"/>
      <w:ind w:left="340" w:hanging="340"/>
    </w:pPr>
    <w:rPr>
      <w:rFonts w:ascii="VNTime" w:eastAsia="Times New Roman" w:hAnsi="VNTime" w:cs="Times New Roman"/>
      <w:sz w:val="22"/>
      <w:szCs w:val="20"/>
    </w:rPr>
  </w:style>
  <w:style w:type="paragraph" w:customStyle="1" w:styleId="328">
    <w:name w:val="32/8"/>
    <w:basedOn w:val="Normal"/>
    <w:rsid w:val="00864799"/>
    <w:pPr>
      <w:widowControl w:val="0"/>
      <w:overflowPunct w:val="0"/>
      <w:autoSpaceDE w:val="0"/>
      <w:autoSpaceDN w:val="0"/>
      <w:adjustRightInd w:val="0"/>
      <w:spacing w:before="60"/>
      <w:ind w:left="2268" w:hanging="454"/>
      <w:textAlignment w:val="baseline"/>
    </w:pPr>
    <w:rPr>
      <w:rFonts w:ascii="Arial" w:eastAsia="Times New Roman" w:hAnsi="Arial" w:cs="Times New Roman"/>
      <w:szCs w:val="24"/>
    </w:rPr>
  </w:style>
  <w:style w:type="character" w:customStyle="1" w:styleId="1phanChar">
    <w:name w:val="1/phan Char"/>
    <w:link w:val="1phan"/>
    <w:locked/>
    <w:rsid w:val="00864799"/>
    <w:rPr>
      <w:rFonts w:ascii="Arial" w:eastAsia="Times New Roman" w:hAnsi="Arial" w:cs="Times New Roman"/>
      <w:b/>
      <w:sz w:val="24"/>
      <w:szCs w:val="24"/>
    </w:rPr>
  </w:style>
  <w:style w:type="character" w:customStyle="1" w:styleId="016Char">
    <w:name w:val="0/16 Char"/>
    <w:link w:val="016"/>
    <w:locked/>
    <w:rsid w:val="00864799"/>
    <w:rPr>
      <w:rFonts w:ascii="Arial" w:eastAsia="Times New Roman" w:hAnsi="Arial" w:cs="Times New Roman"/>
      <w:b/>
      <w:sz w:val="24"/>
      <w:szCs w:val="20"/>
    </w:rPr>
  </w:style>
  <w:style w:type="paragraph" w:customStyle="1" w:styleId="Bangchu">
    <w:name w:val="Bang chu"/>
    <w:basedOn w:val="Normal"/>
    <w:rsid w:val="00864799"/>
    <w:pPr>
      <w:widowControl w:val="0"/>
      <w:overflowPunct w:val="0"/>
      <w:autoSpaceDE w:val="0"/>
      <w:autoSpaceDN w:val="0"/>
      <w:adjustRightInd w:val="0"/>
      <w:spacing w:before="40" w:after="40"/>
      <w:jc w:val="center"/>
      <w:textAlignment w:val="baseline"/>
    </w:pPr>
    <w:rPr>
      <w:rFonts w:ascii="Arial" w:eastAsia="Times New Roman" w:hAnsi="Arial" w:cs="Arial"/>
      <w:sz w:val="22"/>
    </w:rPr>
  </w:style>
  <w:style w:type="paragraph" w:customStyle="1" w:styleId="viet3">
    <w:name w:val="viet3"/>
    <w:basedOn w:val="viet"/>
    <w:rsid w:val="00864799"/>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864799"/>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864799"/>
    <w:pPr>
      <w:widowControl w:val="0"/>
      <w:tabs>
        <w:tab w:val="left" w:pos="454"/>
      </w:tabs>
      <w:spacing w:before="240" w:after="0"/>
      <w:outlineLvl w:val="1"/>
    </w:pPr>
    <w:rPr>
      <w:rFonts w:ascii="Arial" w:eastAsia="Times New Roman" w:hAnsi="Arial" w:cs="Times New Roman"/>
      <w:b/>
      <w:szCs w:val="24"/>
    </w:rPr>
  </w:style>
  <w:style w:type="paragraph" w:customStyle="1" w:styleId="A111Muc">
    <w:name w:val="A_1.1.1.Muc"/>
    <w:basedOn w:val="Normal"/>
    <w:rsid w:val="00864799"/>
    <w:pPr>
      <w:widowControl w:val="0"/>
      <w:tabs>
        <w:tab w:val="left" w:pos="454"/>
      </w:tabs>
      <w:spacing w:before="240" w:after="0"/>
      <w:outlineLvl w:val="2"/>
    </w:pPr>
    <w:rPr>
      <w:rFonts w:ascii="Arial" w:eastAsia="Times New Roman" w:hAnsi="Arial" w:cs="Times New Roman"/>
      <w:b/>
      <w:szCs w:val="20"/>
    </w:rPr>
  </w:style>
  <w:style w:type="paragraph" w:customStyle="1" w:styleId="A11Muc">
    <w:name w:val="A_1.1.Muc"/>
    <w:basedOn w:val="Normal"/>
    <w:rsid w:val="00864799"/>
    <w:pPr>
      <w:widowControl w:val="0"/>
      <w:tabs>
        <w:tab w:val="left" w:pos="454"/>
      </w:tabs>
      <w:spacing w:before="240" w:after="0"/>
    </w:pPr>
    <w:rPr>
      <w:rFonts w:ascii="Arial" w:eastAsia="Times New Roman" w:hAnsi="Arial" w:cs="Times New Roman"/>
      <w:b/>
      <w:szCs w:val="24"/>
    </w:rPr>
  </w:style>
  <w:style w:type="paragraph" w:customStyle="1" w:styleId="A1Muc">
    <w:name w:val="A_1.Muc"/>
    <w:basedOn w:val="Normal"/>
    <w:rsid w:val="00864799"/>
    <w:pPr>
      <w:widowControl w:val="0"/>
      <w:tabs>
        <w:tab w:val="left" w:pos="454"/>
      </w:tabs>
      <w:spacing w:before="240" w:after="0"/>
      <w:outlineLvl w:val="1"/>
    </w:pPr>
    <w:rPr>
      <w:rFonts w:ascii="Arial" w:eastAsia="Times New Roman" w:hAnsi="Arial" w:cs="Times New Roman"/>
      <w:b/>
      <w:szCs w:val="24"/>
    </w:rPr>
  </w:style>
  <w:style w:type="paragraph" w:customStyle="1" w:styleId="APhan">
    <w:name w:val="A_Phan"/>
    <w:basedOn w:val="Normal"/>
    <w:rsid w:val="00864799"/>
    <w:pPr>
      <w:widowControl w:val="0"/>
      <w:spacing w:before="480" w:after="0" w:line="288" w:lineRule="auto"/>
      <w:jc w:val="center"/>
      <w:outlineLvl w:val="0"/>
    </w:pPr>
    <w:rPr>
      <w:rFonts w:ascii="Arial" w:eastAsia="Times New Roman" w:hAnsi="Arial" w:cs="Times New Roman"/>
      <w:b/>
      <w:sz w:val="28"/>
      <w:szCs w:val="20"/>
    </w:rPr>
  </w:style>
  <w:style w:type="paragraph" w:customStyle="1" w:styleId="APhanTA">
    <w:name w:val="A_Phan_TA"/>
    <w:basedOn w:val="BodyTextIndent"/>
    <w:rsid w:val="00864799"/>
    <w:pPr>
      <w:widowControl w:val="0"/>
      <w:spacing w:before="480" w:line="288" w:lineRule="auto"/>
      <w:ind w:firstLine="0"/>
      <w:jc w:val="center"/>
    </w:pPr>
    <w:rPr>
      <w:rFonts w:ascii="Arial" w:hAnsi="Arial"/>
      <w:b/>
      <w:i/>
      <w:szCs w:val="28"/>
    </w:rPr>
  </w:style>
  <w:style w:type="paragraph" w:customStyle="1" w:styleId="B11Mucluc">
    <w:name w:val="B_1.1.Mucluc"/>
    <w:basedOn w:val="TOC2"/>
    <w:rsid w:val="00864799"/>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864799"/>
    <w:pPr>
      <w:spacing w:before="240"/>
      <w:ind w:left="454" w:hanging="454"/>
    </w:pPr>
    <w:rPr>
      <w:rFonts w:ascii="Arial" w:eastAsia="Times New Roman" w:hAnsi="Arial" w:cs="Times New Roman"/>
      <w:b/>
      <w:bCs/>
      <w:szCs w:val="20"/>
      <w:lang w:val="en-GB"/>
    </w:rPr>
  </w:style>
  <w:style w:type="paragraph" w:customStyle="1" w:styleId="StyleBoldLeft0cmHanging08cmBefore6pt">
    <w:name w:val="Style Bold Left:  0 cm Hanging:  0.8 cm Before:  6 pt"/>
    <w:basedOn w:val="Normal"/>
    <w:rsid w:val="00864799"/>
    <w:pPr>
      <w:spacing w:before="240"/>
      <w:ind w:left="454" w:hanging="454"/>
      <w:jc w:val="left"/>
    </w:pPr>
    <w:rPr>
      <w:rFonts w:ascii="Arial" w:eastAsia="Times New Roman" w:hAnsi="Arial" w:cs="Times New Roman"/>
      <w:b/>
      <w:bCs/>
      <w:szCs w:val="20"/>
      <w:lang w:val="en-GB"/>
    </w:rPr>
  </w:style>
  <w:style w:type="paragraph" w:customStyle="1" w:styleId="tex">
    <w:name w:val="tex"/>
    <w:basedOn w:val="Normal"/>
    <w:link w:val="texChar"/>
    <w:rsid w:val="00864799"/>
    <w:pPr>
      <w:overflowPunct w:val="0"/>
      <w:autoSpaceDE w:val="0"/>
      <w:autoSpaceDN w:val="0"/>
      <w:adjustRightInd w:val="0"/>
      <w:spacing w:after="0" w:line="284" w:lineRule="exact"/>
      <w:ind w:left="680" w:hanging="120"/>
      <w:textAlignment w:val="baseline"/>
    </w:pPr>
    <w:rPr>
      <w:rFonts w:ascii="VNTime" w:eastAsia="Times New Roman" w:hAnsi="VNTime" w:cs="Times New Roman"/>
      <w:sz w:val="20"/>
      <w:szCs w:val="20"/>
    </w:rPr>
  </w:style>
  <w:style w:type="paragraph" w:customStyle="1" w:styleId="congthuc0">
    <w:name w:val="cong thuc"/>
    <w:basedOn w:val="Normal"/>
    <w:rsid w:val="00864799"/>
    <w:pPr>
      <w:spacing w:after="0" w:line="257" w:lineRule="auto"/>
      <w:ind w:left="1815" w:firstLine="429"/>
    </w:pPr>
    <w:rPr>
      <w:rFonts w:ascii="Arial" w:eastAsia="Times New Roman" w:hAnsi="Arial" w:cs="Times New Roman"/>
      <w:iCs/>
      <w:color w:val="000000"/>
      <w:szCs w:val="20"/>
      <w:lang w:val="en-GB"/>
    </w:rPr>
  </w:style>
  <w:style w:type="paragraph" w:customStyle="1" w:styleId="Tenquyphame">
    <w:name w:val="Ten quy pham_e"/>
    <w:rsid w:val="00864799"/>
    <w:pPr>
      <w:spacing w:after="0" w:line="288" w:lineRule="auto"/>
      <w:jc w:val="center"/>
    </w:pPr>
    <w:rPr>
      <w:rFonts w:ascii="Arial" w:eastAsia="Times New Roman" w:hAnsi="Arial" w:cs="Arial"/>
      <w:b/>
      <w:bCs/>
      <w:i/>
      <w:iCs/>
      <w:sz w:val="28"/>
      <w:szCs w:val="28"/>
    </w:rPr>
  </w:style>
  <w:style w:type="paragraph" w:customStyle="1" w:styleId="preamble">
    <w:name w:val="preamble"/>
    <w:basedOn w:val="Normal"/>
    <w:rsid w:val="00864799"/>
    <w:pPr>
      <w:spacing w:before="100" w:beforeAutospacing="1" w:after="100" w:afterAutospacing="1" w:line="288" w:lineRule="auto"/>
      <w:jc w:val="left"/>
    </w:pPr>
    <w:rPr>
      <w:rFonts w:eastAsia="Times New Roman" w:cs="Times New Roman"/>
      <w:szCs w:val="24"/>
    </w:rPr>
  </w:style>
  <w:style w:type="paragraph" w:customStyle="1" w:styleId="1indent">
    <w:name w:val="1 indent"/>
    <w:basedOn w:val="1"/>
    <w:autoRedefine/>
    <w:rsid w:val="00864799"/>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864799"/>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864799"/>
    <w:pPr>
      <w:widowControl w:val="0"/>
      <w:tabs>
        <w:tab w:val="left" w:pos="454"/>
      </w:tabs>
      <w:spacing w:before="240" w:after="0" w:line="288" w:lineRule="auto"/>
      <w:jc w:val="left"/>
      <w:outlineLvl w:val="2"/>
    </w:pPr>
    <w:rPr>
      <w:rFonts w:ascii="Arial" w:eastAsia="Times New Roman" w:hAnsi="Arial" w:cs="Times New Roman"/>
      <w:b/>
      <w:szCs w:val="20"/>
    </w:rPr>
  </w:style>
  <w:style w:type="paragraph" w:customStyle="1" w:styleId="1ibangbieu">
    <w:name w:val="1(i)bangbieu"/>
    <w:basedOn w:val="Normal"/>
    <w:rsid w:val="00864799"/>
    <w:pPr>
      <w:keepNext/>
      <w:tabs>
        <w:tab w:val="left" w:pos="454"/>
      </w:tabs>
      <w:spacing w:before="60" w:after="0" w:line="269" w:lineRule="auto"/>
      <w:ind w:left="454" w:hanging="454"/>
    </w:pPr>
    <w:rPr>
      <w:rFonts w:ascii="Arial" w:eastAsia="Times New Roman" w:hAnsi="Arial" w:cs="Arial"/>
      <w:color w:val="000000"/>
      <w:sz w:val="20"/>
      <w:szCs w:val="20"/>
      <w:lang w:val="en-GB"/>
    </w:rPr>
  </w:style>
  <w:style w:type="paragraph" w:customStyle="1" w:styleId="TENPHANV">
    <w:name w:val="TEN PHAN_V"/>
    <w:rsid w:val="00864799"/>
    <w:pPr>
      <w:spacing w:before="120" w:after="0" w:line="288" w:lineRule="auto"/>
      <w:jc w:val="center"/>
    </w:pPr>
    <w:rPr>
      <w:rFonts w:ascii="Arial" w:eastAsia="Times New Roman" w:hAnsi="Arial" w:cs="Arial"/>
      <w:b/>
      <w:bCs/>
      <w:sz w:val="24"/>
      <w:szCs w:val="24"/>
    </w:rPr>
  </w:style>
  <w:style w:type="paragraph" w:customStyle="1" w:styleId="cover1">
    <w:name w:val="cover1"/>
    <w:autoRedefine/>
    <w:rsid w:val="00864799"/>
    <w:pPr>
      <w:spacing w:before="120" w:after="0" w:line="288" w:lineRule="auto"/>
      <w:jc w:val="center"/>
    </w:pPr>
    <w:rPr>
      <w:rFonts w:ascii="Arial" w:eastAsia="Times New Roman" w:hAnsi="Arial" w:cs="Arial"/>
      <w:sz w:val="28"/>
      <w:szCs w:val="28"/>
    </w:rPr>
  </w:style>
  <w:style w:type="paragraph" w:customStyle="1" w:styleId="cover2">
    <w:name w:val="cover2"/>
    <w:basedOn w:val="cover1"/>
    <w:autoRedefine/>
    <w:rsid w:val="00864799"/>
    <w:rPr>
      <w:b/>
      <w:bCs/>
    </w:rPr>
  </w:style>
  <w:style w:type="paragraph" w:customStyle="1" w:styleId="cover3">
    <w:name w:val="cover3"/>
    <w:basedOn w:val="cover2"/>
    <w:autoRedefine/>
    <w:rsid w:val="00864799"/>
    <w:pPr>
      <w:spacing w:before="240"/>
    </w:pPr>
    <w:rPr>
      <w:b w:val="0"/>
      <w:iCs/>
    </w:rPr>
  </w:style>
  <w:style w:type="paragraph" w:customStyle="1" w:styleId="cover4">
    <w:name w:val="cover4"/>
    <w:basedOn w:val="cover3"/>
    <w:autoRedefine/>
    <w:rsid w:val="00864799"/>
    <w:pPr>
      <w:widowControl w:val="0"/>
      <w:spacing w:before="0" w:line="330" w:lineRule="exact"/>
      <w:ind w:firstLine="480"/>
      <w:jc w:val="left"/>
    </w:pPr>
    <w:rPr>
      <w:b/>
      <w:iCs w:val="0"/>
      <w:sz w:val="25"/>
      <w:szCs w:val="25"/>
    </w:rPr>
  </w:style>
  <w:style w:type="paragraph" w:customStyle="1" w:styleId="1MUCLUCCHUONG">
    <w:name w:val="1_MUCLUC_CHUONG"/>
    <w:basedOn w:val="Normal"/>
    <w:rsid w:val="00864799"/>
    <w:pPr>
      <w:tabs>
        <w:tab w:val="left" w:pos="1701"/>
        <w:tab w:val="right" w:leader="dot" w:pos="10065"/>
      </w:tabs>
      <w:spacing w:before="60" w:after="0" w:line="269" w:lineRule="auto"/>
      <w:ind w:left="907" w:hanging="907"/>
      <w:jc w:val="left"/>
    </w:pPr>
    <w:rPr>
      <w:rFonts w:ascii="Arial" w:eastAsia="Times New Roman" w:hAnsi="Arial" w:cs="Arial"/>
      <w:b/>
      <w:szCs w:val="24"/>
      <w:lang w:val="en-GB"/>
    </w:rPr>
  </w:style>
  <w:style w:type="paragraph" w:customStyle="1" w:styleId="1MUCLUCNOIDUNG">
    <w:name w:val="1_MUCLUC_NOIDUNG"/>
    <w:basedOn w:val="1MUCLUCCHUONG"/>
    <w:rsid w:val="00864799"/>
    <w:pPr>
      <w:tabs>
        <w:tab w:val="left" w:pos="1021"/>
      </w:tabs>
    </w:pPr>
    <w:rPr>
      <w:b w:val="0"/>
    </w:rPr>
  </w:style>
  <w:style w:type="paragraph" w:customStyle="1" w:styleId="1-0CHUONGMUCLUC">
    <w:name w:val="1-0/CHUONG_MUCLUC"/>
    <w:basedOn w:val="0chuong"/>
    <w:rsid w:val="00864799"/>
    <w:pPr>
      <w:spacing w:after="200" w:line="288" w:lineRule="auto"/>
      <w:ind w:left="3402" w:right="737" w:hanging="1701"/>
      <w:outlineLvl w:val="9"/>
    </w:pPr>
    <w:rPr>
      <w:sz w:val="24"/>
    </w:rPr>
  </w:style>
  <w:style w:type="paragraph" w:customStyle="1" w:styleId="daude1">
    <w:name w:val="daude1"/>
    <w:basedOn w:val="Heading1"/>
    <w:rsid w:val="00864799"/>
    <w:pPr>
      <w:keepLines w:val="0"/>
      <w:tabs>
        <w:tab w:val="clear" w:pos="720"/>
      </w:tabs>
      <w:autoSpaceDE w:val="0"/>
      <w:autoSpaceDN w:val="0"/>
      <w:spacing w:before="120" w:after="60" w:line="240" w:lineRule="exact"/>
      <w:ind w:left="0" w:firstLine="0"/>
      <w:outlineLvl w:val="9"/>
    </w:pPr>
    <w:rPr>
      <w:rFonts w:ascii=".VnArial" w:eastAsia="Times New Roman" w:hAnsi=".VnArial" w:cs="Times New Roman"/>
      <w:bCs/>
      <w:kern w:val="28"/>
      <w:sz w:val="28"/>
      <w:szCs w:val="28"/>
    </w:rPr>
  </w:style>
  <w:style w:type="paragraph" w:customStyle="1" w:styleId="v1">
    <w:name w:val="v1"/>
    <w:basedOn w:val="Normal"/>
    <w:next w:val="Normal"/>
    <w:rsid w:val="00864799"/>
    <w:pPr>
      <w:tabs>
        <w:tab w:val="left" w:pos="340"/>
      </w:tabs>
      <w:spacing w:before="0" w:after="0"/>
      <w:ind w:left="340" w:hanging="340"/>
      <w:jc w:val="center"/>
    </w:pPr>
    <w:rPr>
      <w:rFonts w:ascii="VNTime" w:eastAsia="Times New Roman" w:hAnsi="VNTime" w:cs="Times New Roman"/>
      <w:sz w:val="22"/>
      <w:szCs w:val="20"/>
    </w:rPr>
  </w:style>
  <w:style w:type="paragraph" w:customStyle="1" w:styleId="viet4">
    <w:name w:val="viet4"/>
    <w:basedOn w:val="Normal"/>
    <w:rsid w:val="00864799"/>
    <w:pPr>
      <w:spacing w:before="0" w:after="0"/>
      <w:ind w:left="340" w:hanging="340"/>
    </w:pPr>
    <w:rPr>
      <w:rFonts w:ascii="VNTime" w:eastAsia="Times New Roman" w:hAnsi="VNTime" w:cs="Times New Roman"/>
      <w:sz w:val="22"/>
      <w:szCs w:val="20"/>
    </w:rPr>
  </w:style>
  <w:style w:type="paragraph" w:customStyle="1" w:styleId="ngoac">
    <w:name w:val="ngoac"/>
    <w:basedOn w:val="Normal"/>
    <w:next w:val="Normal"/>
    <w:rsid w:val="00864799"/>
    <w:pPr>
      <w:tabs>
        <w:tab w:val="left" w:pos="340"/>
      </w:tabs>
      <w:spacing w:before="0" w:after="0"/>
      <w:ind w:left="680" w:hanging="340"/>
    </w:pPr>
    <w:rPr>
      <w:rFonts w:ascii="VNTime" w:eastAsia="Times New Roman" w:hAnsi="VNTime" w:cs="Times New Roman"/>
      <w:sz w:val="22"/>
      <w:szCs w:val="20"/>
    </w:rPr>
  </w:style>
  <w:style w:type="paragraph" w:customStyle="1" w:styleId="vi2">
    <w:name w:val="vi2"/>
    <w:basedOn w:val="Normal"/>
    <w:rsid w:val="00864799"/>
    <w:pPr>
      <w:keepNext/>
      <w:widowControl w:val="0"/>
      <w:spacing w:before="0" w:after="0"/>
      <w:ind w:left="680" w:hanging="680"/>
    </w:pPr>
    <w:rPr>
      <w:rFonts w:ascii="VNTime" w:eastAsia="Times New Roman" w:hAnsi="VNTime" w:cs="Times New Roman"/>
      <w:kern w:val="28"/>
      <w:sz w:val="22"/>
      <w:szCs w:val="20"/>
    </w:rPr>
  </w:style>
  <w:style w:type="paragraph" w:customStyle="1" w:styleId="viet5">
    <w:name w:val="viet5"/>
    <w:basedOn w:val="Normal"/>
    <w:next w:val="Normal"/>
    <w:rsid w:val="00864799"/>
    <w:pPr>
      <w:spacing w:before="0" w:after="0"/>
      <w:ind w:left="680" w:hanging="680"/>
    </w:pPr>
    <w:rPr>
      <w:rFonts w:ascii="VNTime" w:eastAsia="Times New Roman" w:hAnsi="VNTime" w:cs="Times New Roman"/>
      <w:b/>
      <w:kern w:val="28"/>
      <w:sz w:val="22"/>
      <w:szCs w:val="20"/>
    </w:rPr>
  </w:style>
  <w:style w:type="paragraph" w:customStyle="1" w:styleId="viet6">
    <w:name w:val="viet6"/>
    <w:basedOn w:val="Normal"/>
    <w:next w:val="Normal"/>
    <w:rsid w:val="00864799"/>
    <w:pPr>
      <w:spacing w:before="60" w:after="0"/>
      <w:ind w:left="340" w:hanging="340"/>
    </w:pPr>
    <w:rPr>
      <w:rFonts w:ascii="VNTime" w:eastAsia="Times New Roman" w:hAnsi="VNTime" w:cs="Times New Roman"/>
      <w:kern w:val="28"/>
      <w:sz w:val="22"/>
      <w:szCs w:val="20"/>
      <w:lang w:val="en-GB"/>
    </w:rPr>
  </w:style>
  <w:style w:type="paragraph" w:customStyle="1" w:styleId="Bduocsuadoi">
    <w:name w:val="B_duoc.sua.doi"/>
    <w:basedOn w:val="Normal"/>
    <w:rsid w:val="00864799"/>
    <w:pPr>
      <w:widowControl w:val="0"/>
      <w:spacing w:after="0"/>
      <w:ind w:left="454" w:hanging="454"/>
      <w:jc w:val="left"/>
    </w:pPr>
    <w:rPr>
      <w:rFonts w:ascii="Arial" w:eastAsia="Times New Roman" w:hAnsi="Arial" w:cs="Times New Roman"/>
      <w:szCs w:val="20"/>
    </w:rPr>
  </w:style>
  <w:style w:type="paragraph" w:customStyle="1" w:styleId="Bduocsuadoi2">
    <w:name w:val="B_duocsuadoi2"/>
    <w:basedOn w:val="Bduocsuadoi"/>
    <w:rsid w:val="00864799"/>
    <w:pPr>
      <w:spacing w:before="240"/>
    </w:pPr>
  </w:style>
  <w:style w:type="character" w:customStyle="1" w:styleId="3chamChar">
    <w:name w:val="3 cham Char"/>
    <w:link w:val="3cham"/>
    <w:locked/>
    <w:rsid w:val="00864799"/>
    <w:rPr>
      <w:rFonts w:ascii="Arial" w:eastAsia="Times New Roman" w:hAnsi="Arial" w:cs="Times New Roman"/>
      <w:b/>
      <w:sz w:val="24"/>
      <w:szCs w:val="20"/>
    </w:rPr>
  </w:style>
  <w:style w:type="paragraph" w:customStyle="1" w:styleId="StyleArial12ptBoldJustifiedLeft0cmHanging195cm">
    <w:name w:val="Style Arial 12 pt Bold Justified Left:  0 cm Hanging:  1.95 cm..."/>
    <w:basedOn w:val="Normal"/>
    <w:link w:val="StyleArial12ptBoldJustifiedLeft0cmHanging195cmChar"/>
    <w:rsid w:val="00864799"/>
    <w:pPr>
      <w:spacing w:before="240" w:after="0"/>
      <w:ind w:left="1106" w:hanging="1106"/>
    </w:pPr>
    <w:rPr>
      <w:rFonts w:ascii="Arial" w:eastAsia="Times New Roman" w:hAnsi="Arial" w:cs="Times New Roman"/>
      <w:b/>
      <w:bCs/>
      <w:szCs w:val="20"/>
    </w:rPr>
  </w:style>
  <w:style w:type="paragraph" w:customStyle="1" w:styleId="2chama">
    <w:name w:val="2 chama"/>
    <w:basedOn w:val="StyleArial12ptBoldJustifiedLeft0cmHanging195cm"/>
    <w:rsid w:val="00864799"/>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864799"/>
    <w:rPr>
      <w:rFonts w:ascii="Arial" w:eastAsia="Times New Roman" w:hAnsi="Arial" w:cs="Times New Roman"/>
      <w:b/>
      <w:bCs/>
      <w:sz w:val="24"/>
      <w:szCs w:val="20"/>
    </w:rPr>
  </w:style>
  <w:style w:type="paragraph" w:customStyle="1" w:styleId="StyleHeading4Arial12ptAutoBefore12ptAfter6pt">
    <w:name w:val="Style Heading 4 + Arial 12 pt Auto Before:  12 pt After:  6 pt"/>
    <w:basedOn w:val="1noidungchinh"/>
    <w:rsid w:val="00864799"/>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864799"/>
    <w:pPr>
      <w:jc w:val="center"/>
    </w:pPr>
    <w:rPr>
      <w:rFonts w:ascii="Arial" w:eastAsia="Times New Roman" w:hAnsi="Arial" w:cs="Times New Roman"/>
      <w:b/>
      <w:bCs/>
      <w:szCs w:val="20"/>
    </w:rPr>
  </w:style>
  <w:style w:type="paragraph" w:customStyle="1" w:styleId="StyleHeading4Arial12ptAutoBefore12ptAfter6pt1">
    <w:name w:val="Style Heading 4 + Arial 12 pt Auto Before:  12 pt After:  6 pt1"/>
    <w:basedOn w:val="Normal"/>
    <w:next w:val="Normal"/>
    <w:rsid w:val="00864799"/>
    <w:pPr>
      <w:jc w:val="center"/>
    </w:pPr>
    <w:rPr>
      <w:rFonts w:ascii="Arial" w:eastAsia="Times New Roman" w:hAnsi="Arial" w:cs="Times New Roman"/>
      <w:b/>
      <w:bCs/>
      <w:szCs w:val="20"/>
    </w:rPr>
  </w:style>
  <w:style w:type="paragraph" w:customStyle="1" w:styleId="StyleHeading3Arial12ptBefore12ptAfter6pt">
    <w:name w:val="Style Heading 3 + Arial 12 pt Before:  12 pt After:  6 pt"/>
    <w:basedOn w:val="Normal"/>
    <w:next w:val="Normal"/>
    <w:rsid w:val="00864799"/>
    <w:pPr>
      <w:jc w:val="center"/>
    </w:pPr>
    <w:rPr>
      <w:rFonts w:ascii="Arial" w:eastAsia="Times New Roman" w:hAnsi="Arial" w:cs="Times New Roman"/>
      <w:b/>
      <w:bCs/>
      <w:szCs w:val="20"/>
    </w:rPr>
  </w:style>
  <w:style w:type="paragraph" w:customStyle="1" w:styleId="StyleHeading1Arial12ptBoldNotItalicCenteredLeft">
    <w:name w:val="Style Heading 1 + Arial 12 pt Bold Not Italic Centered Left:  ..."/>
    <w:basedOn w:val="Normal"/>
    <w:next w:val="Normal"/>
    <w:rsid w:val="00864799"/>
    <w:pPr>
      <w:jc w:val="center"/>
    </w:pPr>
    <w:rPr>
      <w:rFonts w:ascii="Arial" w:eastAsia="Times New Roman" w:hAnsi="Arial" w:cs="Times New Roman"/>
      <w:b/>
      <w:bCs/>
      <w:szCs w:val="20"/>
    </w:rPr>
  </w:style>
  <w:style w:type="paragraph" w:customStyle="1" w:styleId="StyleHeading1Arial12ptBoldNotItalicCenteredBefore">
    <w:name w:val="Style Heading 1 + Arial 12 pt Bold Not Italic Centered Before:..."/>
    <w:basedOn w:val="Normal"/>
    <w:next w:val="Normal"/>
    <w:rsid w:val="00864799"/>
    <w:pPr>
      <w:jc w:val="center"/>
    </w:pPr>
    <w:rPr>
      <w:rFonts w:ascii="Arial" w:eastAsia="Times New Roman" w:hAnsi="Arial" w:cs="Times New Roman"/>
      <w:b/>
      <w:bCs/>
      <w:szCs w:val="20"/>
    </w:rPr>
  </w:style>
  <w:style w:type="paragraph" w:customStyle="1" w:styleId="StyleHeading6Arial12ptLeft0cmFirstline0cmBef">
    <w:name w:val="Style Heading 6 + Arial 12 pt Left:  0 cm First line:  0 cm Bef..."/>
    <w:basedOn w:val="Normal"/>
    <w:next w:val="Normal"/>
    <w:rsid w:val="00864799"/>
    <w:pPr>
      <w:jc w:val="center"/>
    </w:pPr>
    <w:rPr>
      <w:rFonts w:ascii="Arial" w:eastAsia="Times New Roman" w:hAnsi="Arial" w:cs="Times New Roman"/>
      <w:b/>
      <w:bCs/>
      <w:szCs w:val="20"/>
    </w:rPr>
  </w:style>
  <w:style w:type="paragraph" w:customStyle="1" w:styleId="3cham1">
    <w:name w:val="3 cham1"/>
    <w:basedOn w:val="Normal"/>
    <w:link w:val="3cham1Char"/>
    <w:rsid w:val="00864799"/>
    <w:pPr>
      <w:tabs>
        <w:tab w:val="left" w:pos="910"/>
      </w:tabs>
      <w:spacing w:before="240"/>
      <w:ind w:left="459" w:hanging="459"/>
    </w:pPr>
    <w:rPr>
      <w:rFonts w:ascii="Arial" w:eastAsia="Malgun Gothic" w:hAnsi="Arial" w:cs="Times New Roman"/>
      <w:szCs w:val="24"/>
    </w:rPr>
  </w:style>
  <w:style w:type="character" w:customStyle="1" w:styleId="3cham1Char">
    <w:name w:val="3 cham1 Char"/>
    <w:link w:val="3cham1"/>
    <w:rsid w:val="00864799"/>
    <w:rPr>
      <w:rFonts w:ascii="Arial" w:eastAsia="Malgun Gothic" w:hAnsi="Arial" w:cs="Times New Roman"/>
      <w:sz w:val="24"/>
      <w:szCs w:val="24"/>
    </w:rPr>
  </w:style>
  <w:style w:type="paragraph" w:customStyle="1" w:styleId="normalxxx">
    <w:name w:val="normal xxx"/>
    <w:basedOn w:val="Normal"/>
    <w:next w:val="Normal"/>
    <w:rsid w:val="00864799"/>
    <w:pPr>
      <w:spacing w:after="0"/>
      <w:ind w:left="851" w:hanging="851"/>
    </w:pPr>
    <w:rPr>
      <w:rFonts w:ascii="Arial" w:eastAsia="MS Mincho" w:hAnsi="Arial" w:cs="Times New Roman"/>
      <w:szCs w:val="24"/>
    </w:rPr>
  </w:style>
  <w:style w:type="paragraph" w:customStyle="1" w:styleId="NORMAL12">
    <w:name w:val="NORMAL (1)"/>
    <w:basedOn w:val="Normal"/>
    <w:next w:val="Normal"/>
    <w:link w:val="NORMAL1Char"/>
    <w:autoRedefine/>
    <w:rsid w:val="00864799"/>
    <w:pPr>
      <w:spacing w:after="0"/>
      <w:ind w:left="908" w:hanging="454"/>
    </w:pPr>
    <w:rPr>
      <w:rFonts w:ascii="Arial" w:eastAsia="MS Mincho" w:hAnsi="Arial" w:cs="Times New Roman"/>
      <w:iCs/>
      <w:szCs w:val="24"/>
      <w:lang w:val="en-GB"/>
    </w:rPr>
  </w:style>
  <w:style w:type="character" w:customStyle="1" w:styleId="NORMAL1Char">
    <w:name w:val="NORMAL (1) Char"/>
    <w:link w:val="NORMAL12"/>
    <w:rsid w:val="00864799"/>
    <w:rPr>
      <w:rFonts w:ascii="Arial" w:eastAsia="MS Mincho" w:hAnsi="Arial" w:cs="Times New Roman"/>
      <w:iCs/>
      <w:sz w:val="24"/>
      <w:szCs w:val="24"/>
      <w:lang w:val="en-GB"/>
    </w:rPr>
  </w:style>
  <w:style w:type="paragraph" w:customStyle="1" w:styleId="NORMAL13">
    <w:name w:val="NORMAL 1"/>
    <w:basedOn w:val="Normal"/>
    <w:next w:val="Normal"/>
    <w:link w:val="NORMAL1CharChar"/>
    <w:autoRedefine/>
    <w:rsid w:val="00864799"/>
    <w:pPr>
      <w:spacing w:before="0" w:after="0"/>
      <w:ind w:left="454" w:hanging="454"/>
    </w:pPr>
    <w:rPr>
      <w:rFonts w:ascii="Arial" w:eastAsia="MS Mincho" w:hAnsi="Arial" w:cs="Times New Roman"/>
      <w:snapToGrid w:val="0"/>
      <w:szCs w:val="24"/>
      <w:lang w:val="x-none" w:eastAsia="x-none"/>
    </w:rPr>
  </w:style>
  <w:style w:type="character" w:customStyle="1" w:styleId="NORMAL1CharChar">
    <w:name w:val="NORMAL 1 Char Char"/>
    <w:link w:val="NORMAL13"/>
    <w:rsid w:val="00864799"/>
    <w:rPr>
      <w:rFonts w:ascii="Arial" w:eastAsia="MS Mincho" w:hAnsi="Arial" w:cs="Times New Roman"/>
      <w:snapToGrid w:val="0"/>
      <w:sz w:val="24"/>
      <w:szCs w:val="24"/>
      <w:lang w:val="x-none" w:eastAsia="x-none"/>
    </w:rPr>
  </w:style>
  <w:style w:type="paragraph" w:customStyle="1" w:styleId="NORMALa">
    <w:name w:val="NORMAL (a)"/>
    <w:basedOn w:val="Normal"/>
    <w:next w:val="Normal"/>
    <w:autoRedefine/>
    <w:rsid w:val="00864799"/>
    <w:pPr>
      <w:spacing w:after="0"/>
      <w:ind w:left="1361" w:hanging="454"/>
    </w:pPr>
    <w:rPr>
      <w:rFonts w:ascii="Arial" w:eastAsia="MS Mincho" w:hAnsi="Arial" w:cs="Times New Roman"/>
      <w:snapToGrid w:val="0"/>
      <w:szCs w:val="24"/>
    </w:rPr>
  </w:style>
  <w:style w:type="paragraph" w:customStyle="1" w:styleId="normalleft">
    <w:name w:val="normal left"/>
    <w:basedOn w:val="Normal"/>
    <w:rsid w:val="00864799"/>
    <w:pPr>
      <w:spacing w:after="0"/>
      <w:ind w:left="454"/>
    </w:pPr>
    <w:rPr>
      <w:rFonts w:ascii="Arial" w:eastAsia="MS Mincho" w:hAnsi="Arial" w:cs="Times New Roman"/>
      <w:szCs w:val="24"/>
    </w:rPr>
  </w:style>
  <w:style w:type="paragraph" w:customStyle="1" w:styleId="normali">
    <w:name w:val="normal (i)"/>
    <w:basedOn w:val="Normal"/>
    <w:next w:val="Normal"/>
    <w:rsid w:val="00864799"/>
    <w:pPr>
      <w:spacing w:after="0"/>
      <w:ind w:left="1815" w:hanging="454"/>
    </w:pPr>
    <w:rPr>
      <w:rFonts w:ascii="Arial" w:eastAsia="MS Mincho" w:hAnsi="Arial" w:cs="Times New Roman"/>
      <w:szCs w:val="24"/>
    </w:rPr>
  </w:style>
  <w:style w:type="paragraph" w:customStyle="1" w:styleId="NORMAL111">
    <w:name w:val="NORMAL 1.1.1"/>
    <w:basedOn w:val="Normal"/>
    <w:next w:val="Normal"/>
    <w:link w:val="NORMAL111Char"/>
    <w:autoRedefine/>
    <w:rsid w:val="00864799"/>
    <w:pPr>
      <w:spacing w:after="0"/>
      <w:ind w:left="851" w:hanging="851"/>
    </w:pPr>
    <w:rPr>
      <w:rFonts w:ascii="Arial" w:eastAsia="Times New Roman" w:hAnsi="Arial" w:cs="Arial"/>
      <w:szCs w:val="24"/>
    </w:rPr>
  </w:style>
  <w:style w:type="paragraph" w:customStyle="1" w:styleId="normal1indent">
    <w:name w:val="normal 1 indent"/>
    <w:basedOn w:val="NORMAL13"/>
    <w:link w:val="normal1indentChar"/>
    <w:rsid w:val="00864799"/>
    <w:pPr>
      <w:spacing w:before="120"/>
      <w:ind w:firstLine="0"/>
    </w:pPr>
    <w:rPr>
      <w:rFonts w:eastAsia="Times New Roman"/>
      <w:snapToGrid/>
      <w:lang w:val="en-US" w:eastAsia="en-US"/>
    </w:rPr>
  </w:style>
  <w:style w:type="character" w:customStyle="1" w:styleId="NORMAL111Char">
    <w:name w:val="NORMAL 1.1.1 Char"/>
    <w:link w:val="NORMAL111"/>
    <w:rsid w:val="00864799"/>
    <w:rPr>
      <w:rFonts w:ascii="Arial" w:eastAsia="Times New Roman" w:hAnsi="Arial" w:cs="Arial"/>
      <w:sz w:val="24"/>
      <w:szCs w:val="24"/>
    </w:rPr>
  </w:style>
  <w:style w:type="character" w:customStyle="1" w:styleId="NORMAL1Char0">
    <w:name w:val="NORMAL 1 Char"/>
    <w:rsid w:val="00864799"/>
    <w:rPr>
      <w:rFonts w:ascii="Arial" w:hAnsi="Arial"/>
      <w:sz w:val="24"/>
      <w:szCs w:val="24"/>
      <w:lang w:val="en-US" w:eastAsia="en-US" w:bidi="ar-SA"/>
    </w:rPr>
  </w:style>
  <w:style w:type="character" w:customStyle="1" w:styleId="normal1indentChar">
    <w:name w:val="normal 1 indent Char"/>
    <w:basedOn w:val="NORMAL1Char0"/>
    <w:link w:val="normal1indent"/>
    <w:rsid w:val="00864799"/>
    <w:rPr>
      <w:rFonts w:ascii="Arial" w:eastAsia="Times New Roman" w:hAnsi="Arial" w:cs="Times New Roman"/>
      <w:sz w:val="24"/>
      <w:szCs w:val="24"/>
      <w:lang w:val="en-US" w:eastAsia="en-US" w:bidi="ar-SA"/>
    </w:rPr>
  </w:style>
  <w:style w:type="paragraph" w:customStyle="1" w:styleId="111regular">
    <w:name w:val="1.1.1 regular"/>
    <w:basedOn w:val="1110"/>
    <w:autoRedefine/>
    <w:rsid w:val="00864799"/>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864799"/>
    <w:pPr>
      <w:spacing w:before="60" w:after="0" w:line="240" w:lineRule="auto"/>
      <w:jc w:val="both"/>
    </w:pPr>
    <w:rPr>
      <w:rFonts w:ascii="Arial" w:eastAsia="Times New Roman" w:hAnsi="Arial" w:cs="Arial"/>
    </w:rPr>
  </w:style>
  <w:style w:type="paragraph" w:customStyle="1" w:styleId="tableindent">
    <w:name w:val="table indent"/>
    <w:basedOn w:val="Normal"/>
    <w:autoRedefine/>
    <w:rsid w:val="00864799"/>
    <w:pPr>
      <w:spacing w:before="0" w:after="0"/>
      <w:ind w:left="454"/>
    </w:pPr>
    <w:rPr>
      <w:rFonts w:ascii="Arial" w:eastAsia="Times New Roman" w:hAnsi="Arial" w:cs="Arial"/>
      <w:sz w:val="22"/>
    </w:rPr>
  </w:style>
  <w:style w:type="paragraph" w:customStyle="1" w:styleId="tenbang">
    <w:name w:val="ten bang"/>
    <w:rsid w:val="00864799"/>
    <w:pPr>
      <w:spacing w:before="240" w:after="120" w:line="240" w:lineRule="auto"/>
      <w:jc w:val="center"/>
    </w:pPr>
    <w:rPr>
      <w:rFonts w:ascii="Arial" w:eastAsia="Times New Roman" w:hAnsi="Arial" w:cs="Arial"/>
      <w:b/>
      <w:bCs/>
      <w:sz w:val="24"/>
      <w:szCs w:val="24"/>
    </w:rPr>
  </w:style>
  <w:style w:type="paragraph" w:customStyle="1" w:styleId="TENCHUONG2">
    <w:name w:val="TEN CHUONG"/>
    <w:rsid w:val="00864799"/>
    <w:pPr>
      <w:spacing w:before="360" w:after="0" w:line="240" w:lineRule="auto"/>
      <w:jc w:val="center"/>
    </w:pPr>
    <w:rPr>
      <w:rFonts w:ascii="Arial" w:eastAsia="Times New Roman" w:hAnsi="Arial" w:cs="Arial"/>
      <w:b/>
      <w:bCs/>
      <w:sz w:val="24"/>
      <w:szCs w:val="24"/>
    </w:rPr>
  </w:style>
  <w:style w:type="character" w:customStyle="1" w:styleId="1Char0">
    <w:name w:val="(1) Char"/>
    <w:link w:val="10"/>
    <w:locked/>
    <w:rsid w:val="00864799"/>
    <w:rPr>
      <w:rFonts w:ascii="VNTime" w:eastAsia="Times New Roman" w:hAnsi="VNTime" w:cs="Times New Roman"/>
      <w:szCs w:val="20"/>
    </w:rPr>
  </w:style>
  <w:style w:type="paragraph" w:customStyle="1" w:styleId="111reindent">
    <w:name w:val="1.1.1 re indent"/>
    <w:basedOn w:val="111regular"/>
    <w:autoRedefine/>
    <w:qFormat/>
    <w:rsid w:val="00864799"/>
    <w:pPr>
      <w:spacing w:before="80" w:after="120" w:line="340" w:lineRule="exact"/>
      <w:ind w:left="0" w:firstLine="454"/>
    </w:pPr>
  </w:style>
  <w:style w:type="paragraph" w:customStyle="1" w:styleId="h1">
    <w:name w:val="h1"/>
    <w:basedOn w:val="Normal"/>
    <w:rsid w:val="00864799"/>
    <w:pPr>
      <w:autoSpaceDE w:val="0"/>
      <w:autoSpaceDN w:val="0"/>
      <w:spacing w:before="0" w:after="0"/>
      <w:ind w:left="567" w:hanging="567"/>
    </w:pPr>
    <w:rPr>
      <w:rFonts w:ascii=".VnArial" w:eastAsia="Times New Roman" w:hAnsi=".VnArial" w:cs="Times New Roman"/>
      <w:b/>
      <w:szCs w:val="20"/>
    </w:rPr>
  </w:style>
  <w:style w:type="paragraph" w:customStyle="1" w:styleId="k1">
    <w:name w:val="k1"/>
    <w:basedOn w:val="Normal"/>
    <w:rsid w:val="00864799"/>
    <w:pPr>
      <w:autoSpaceDE w:val="0"/>
      <w:autoSpaceDN w:val="0"/>
      <w:spacing w:before="0" w:after="0"/>
      <w:ind w:left="340" w:hanging="340"/>
    </w:pPr>
    <w:rPr>
      <w:rFonts w:ascii=".VnArial" w:eastAsia="Times New Roman" w:hAnsi=".VnArial" w:cs="Times New Roman"/>
      <w:szCs w:val="20"/>
    </w:rPr>
  </w:style>
  <w:style w:type="paragraph" w:customStyle="1" w:styleId="k2">
    <w:name w:val="k2"/>
    <w:basedOn w:val="k1"/>
    <w:next w:val="k1"/>
    <w:rsid w:val="00864799"/>
    <w:pPr>
      <w:spacing w:before="120"/>
      <w:ind w:left="680"/>
    </w:pPr>
  </w:style>
  <w:style w:type="paragraph" w:customStyle="1" w:styleId="k1m">
    <w:name w:val="k1m"/>
    <w:basedOn w:val="k1"/>
    <w:rsid w:val="00864799"/>
    <w:rPr>
      <w:color w:val="0000FF"/>
    </w:rPr>
  </w:style>
  <w:style w:type="paragraph" w:customStyle="1" w:styleId="k2m">
    <w:name w:val="k2m"/>
    <w:basedOn w:val="k2"/>
    <w:rsid w:val="00864799"/>
    <w:rPr>
      <w:color w:val="0000FF"/>
    </w:rPr>
  </w:style>
  <w:style w:type="paragraph" w:customStyle="1" w:styleId="1indent0">
    <w:name w:val="(1) indent"/>
    <w:basedOn w:val="10"/>
    <w:rsid w:val="00864799"/>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864799"/>
    <w:pPr>
      <w:spacing w:after="0"/>
      <w:ind w:left="851"/>
    </w:pPr>
    <w:rPr>
      <w:rFonts w:ascii="Arial" w:eastAsia="Times New Roman" w:hAnsi="Arial" w:cs="Times New Roman"/>
      <w:szCs w:val="24"/>
    </w:rPr>
  </w:style>
  <w:style w:type="character" w:customStyle="1" w:styleId="texChar">
    <w:name w:val="tex Char"/>
    <w:link w:val="tex"/>
    <w:rsid w:val="00864799"/>
    <w:rPr>
      <w:rFonts w:ascii="VNTime" w:eastAsia="Times New Roman" w:hAnsi="VNTime" w:cs="Times New Roman"/>
      <w:sz w:val="20"/>
      <w:szCs w:val="20"/>
    </w:rPr>
  </w:style>
  <w:style w:type="paragraph" w:customStyle="1" w:styleId="normal14">
    <w:name w:val="normal 1"/>
    <w:basedOn w:val="Normal"/>
    <w:rsid w:val="00864799"/>
    <w:pPr>
      <w:overflowPunct w:val="0"/>
      <w:autoSpaceDE w:val="0"/>
      <w:autoSpaceDN w:val="0"/>
      <w:adjustRightInd w:val="0"/>
      <w:spacing w:after="0"/>
      <w:ind w:left="454" w:hanging="454"/>
      <w:textAlignment w:val="baseline"/>
    </w:pPr>
    <w:rPr>
      <w:rFonts w:ascii="Arial" w:eastAsia="Times New Roman" w:hAnsi="Arial" w:cs="Times New Roman"/>
      <w:kern w:val="28"/>
      <w:szCs w:val="20"/>
    </w:rPr>
  </w:style>
  <w:style w:type="paragraph" w:customStyle="1" w:styleId="normal15">
    <w:name w:val="normal (1)"/>
    <w:basedOn w:val="normal14"/>
    <w:rsid w:val="00864799"/>
    <w:pPr>
      <w:ind w:left="908"/>
    </w:pPr>
  </w:style>
  <w:style w:type="paragraph" w:customStyle="1" w:styleId="TENQUYPHAMV">
    <w:name w:val="TEN QUY PHAM_V"/>
    <w:rsid w:val="00864799"/>
    <w:pPr>
      <w:spacing w:after="0" w:line="240" w:lineRule="auto"/>
      <w:jc w:val="center"/>
    </w:pPr>
    <w:rPr>
      <w:rFonts w:ascii="Arial" w:eastAsia="Times New Roman" w:hAnsi="Arial" w:cs="Arial"/>
      <w:b/>
      <w:bCs/>
      <w:sz w:val="32"/>
      <w:szCs w:val="32"/>
    </w:rPr>
  </w:style>
  <w:style w:type="character" w:customStyle="1" w:styleId="ChapterCharChar">
    <w:name w:val="Chapter Char Char"/>
    <w:rsid w:val="00864799"/>
    <w:rPr>
      <w:rFonts w:ascii=".VnTime" w:hAnsi=".VnTime"/>
      <w:b/>
      <w:bCs/>
      <w:sz w:val="24"/>
    </w:rPr>
  </w:style>
  <w:style w:type="paragraph" w:customStyle="1" w:styleId="aindent">
    <w:name w:val="(a) indent"/>
    <w:basedOn w:val="a4"/>
    <w:autoRedefine/>
    <w:rsid w:val="00864799"/>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864799"/>
    <w:pPr>
      <w:spacing w:before="120" w:after="0" w:line="240" w:lineRule="auto"/>
      <w:ind w:left="1815" w:hanging="454"/>
      <w:jc w:val="both"/>
    </w:pPr>
    <w:rPr>
      <w:rFonts w:ascii="Arial" w:eastAsia="Times New Roman" w:hAnsi="Arial" w:cs="Arial"/>
      <w:sz w:val="24"/>
      <w:szCs w:val="24"/>
    </w:rPr>
  </w:style>
  <w:style w:type="paragraph" w:customStyle="1" w:styleId="iindent">
    <w:name w:val="(i) indent"/>
    <w:basedOn w:val="i3"/>
    <w:autoRedefine/>
    <w:rsid w:val="00864799"/>
    <w:pPr>
      <w:ind w:left="1814" w:firstLine="0"/>
    </w:pPr>
  </w:style>
  <w:style w:type="paragraph" w:customStyle="1" w:styleId="ii">
    <w:name w:val="(i)(i)"/>
    <w:basedOn w:val="i3"/>
    <w:autoRedefine/>
    <w:rsid w:val="00864799"/>
    <w:pPr>
      <w:ind w:left="2268"/>
    </w:pPr>
  </w:style>
  <w:style w:type="paragraph" w:customStyle="1" w:styleId="bold">
    <w:name w:val="bold"/>
    <w:basedOn w:val="1"/>
    <w:rsid w:val="00864799"/>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864799"/>
    <w:pPr>
      <w:tabs>
        <w:tab w:val="left" w:leader="dot" w:pos="9639"/>
      </w:tabs>
      <w:spacing w:before="240" w:after="120" w:line="240" w:lineRule="auto"/>
      <w:ind w:left="1872" w:right="567" w:hanging="1418"/>
    </w:pPr>
    <w:rPr>
      <w:rFonts w:ascii="Arial" w:eastAsia="Times New Roman" w:hAnsi="Arial" w:cs="Arial"/>
      <w:b/>
      <w:bCs/>
      <w:sz w:val="24"/>
      <w:szCs w:val="24"/>
    </w:rPr>
  </w:style>
  <w:style w:type="paragraph" w:customStyle="1" w:styleId="content11">
    <w:name w:val="content11"/>
    <w:basedOn w:val="Normal"/>
    <w:autoRedefine/>
    <w:rsid w:val="00864799"/>
    <w:pPr>
      <w:tabs>
        <w:tab w:val="left" w:leader="dot" w:pos="9639"/>
      </w:tabs>
      <w:spacing w:after="0"/>
      <w:ind w:left="1474" w:right="879" w:hanging="567"/>
      <w:jc w:val="left"/>
    </w:pPr>
    <w:rPr>
      <w:rFonts w:ascii="Arial" w:eastAsia="Times New Roman" w:hAnsi="Arial" w:cs="Arial"/>
      <w:szCs w:val="24"/>
    </w:rPr>
  </w:style>
  <w:style w:type="paragraph" w:customStyle="1" w:styleId="Footer1">
    <w:name w:val="Footer1"/>
    <w:rsid w:val="00864799"/>
    <w:pPr>
      <w:spacing w:after="0" w:line="240" w:lineRule="auto"/>
      <w:jc w:val="center"/>
    </w:pPr>
    <w:rPr>
      <w:rFonts w:ascii="Arial" w:eastAsia="Times New Roman" w:hAnsi="Arial" w:cs="Arial"/>
      <w:sz w:val="24"/>
      <w:szCs w:val="24"/>
    </w:rPr>
  </w:style>
  <w:style w:type="paragraph" w:customStyle="1" w:styleId="Footer2">
    <w:name w:val="Footer2"/>
    <w:rsid w:val="00864799"/>
    <w:pPr>
      <w:spacing w:after="0" w:line="240" w:lineRule="auto"/>
      <w:jc w:val="center"/>
    </w:pPr>
    <w:rPr>
      <w:rFonts w:ascii="Arial" w:eastAsia="Times New Roman" w:hAnsi="Arial" w:cs="Arial"/>
      <w:sz w:val="24"/>
      <w:szCs w:val="24"/>
    </w:rPr>
  </w:style>
  <w:style w:type="paragraph" w:customStyle="1" w:styleId="gridtable">
    <w:name w:val="grid table"/>
    <w:basedOn w:val="Normal"/>
    <w:rsid w:val="00864799"/>
    <w:pPr>
      <w:spacing w:before="0" w:after="0" w:line="300" w:lineRule="exact"/>
      <w:ind w:left="709"/>
      <w:jc w:val="left"/>
    </w:pPr>
    <w:rPr>
      <w:rFonts w:ascii="Arial" w:eastAsia="MS Mincho" w:hAnsi="Arial" w:cs="Arial"/>
      <w:sz w:val="20"/>
      <w:szCs w:val="20"/>
    </w:rPr>
  </w:style>
  <w:style w:type="paragraph" w:customStyle="1" w:styleId="Header10">
    <w:name w:val="Header1"/>
    <w:rsid w:val="00864799"/>
    <w:pPr>
      <w:spacing w:after="0" w:line="240" w:lineRule="auto"/>
    </w:pPr>
    <w:rPr>
      <w:rFonts w:ascii="Arial" w:eastAsia="Times New Roman" w:hAnsi="Arial" w:cs="Arial"/>
      <w:b/>
      <w:bCs/>
      <w:sz w:val="24"/>
      <w:szCs w:val="24"/>
    </w:rPr>
  </w:style>
  <w:style w:type="paragraph" w:customStyle="1" w:styleId="Header2">
    <w:name w:val="Header2"/>
    <w:rsid w:val="00864799"/>
    <w:pPr>
      <w:spacing w:after="0" w:line="240" w:lineRule="auto"/>
    </w:pPr>
    <w:rPr>
      <w:rFonts w:ascii="Arial" w:eastAsia="Times New Roman" w:hAnsi="Arial" w:cs="Arial"/>
      <w:b/>
      <w:bCs/>
      <w:sz w:val="24"/>
      <w:szCs w:val="24"/>
    </w:rPr>
  </w:style>
  <w:style w:type="paragraph" w:customStyle="1" w:styleId="normalleft00">
    <w:name w:val="normal left 0"/>
    <w:basedOn w:val="Normal"/>
    <w:rsid w:val="00864799"/>
    <w:pPr>
      <w:spacing w:after="0" w:line="300" w:lineRule="auto"/>
      <w:ind w:left="709"/>
      <w:jc w:val="left"/>
    </w:pPr>
    <w:rPr>
      <w:rFonts w:ascii="Arial" w:eastAsia="Times New Roman" w:hAnsi="Arial" w:cs="Arial"/>
      <w:spacing w:val="-4"/>
      <w:szCs w:val="24"/>
    </w:rPr>
  </w:style>
  <w:style w:type="paragraph" w:customStyle="1" w:styleId="table1">
    <w:name w:val="table(1)"/>
    <w:basedOn w:val="table"/>
    <w:autoRedefine/>
    <w:rsid w:val="00864799"/>
    <w:pPr>
      <w:spacing w:before="0"/>
      <w:ind w:left="454" w:hanging="454"/>
    </w:pPr>
  </w:style>
  <w:style w:type="paragraph" w:customStyle="1" w:styleId="tableleft">
    <w:name w:val="table left"/>
    <w:basedOn w:val="table"/>
    <w:autoRedefine/>
    <w:rsid w:val="00864799"/>
    <w:pPr>
      <w:jc w:val="right"/>
    </w:pPr>
  </w:style>
  <w:style w:type="paragraph" w:customStyle="1" w:styleId="Tenphane">
    <w:name w:val="Ten phan_e"/>
    <w:rsid w:val="00864799"/>
    <w:pPr>
      <w:spacing w:before="120" w:after="0" w:line="240" w:lineRule="auto"/>
      <w:jc w:val="center"/>
    </w:pPr>
    <w:rPr>
      <w:rFonts w:ascii="Arial" w:eastAsia="Times New Roman" w:hAnsi="Arial" w:cs="Arial"/>
      <w:b/>
      <w:bCs/>
      <w:i/>
      <w:iCs/>
      <w:sz w:val="24"/>
      <w:szCs w:val="24"/>
    </w:rPr>
  </w:style>
  <w:style w:type="paragraph" w:customStyle="1" w:styleId="Char1CharCharCharCharCharChar">
    <w:name w:val="Char1 Char Char Char Char Char Char"/>
    <w:basedOn w:val="Normal"/>
    <w:rsid w:val="00864799"/>
    <w:pPr>
      <w:spacing w:after="160" w:line="240" w:lineRule="exact"/>
      <w:ind w:firstLine="601"/>
    </w:pPr>
    <w:rPr>
      <w:rFonts w:ascii="Verdana" w:eastAsia="Times New Roman" w:hAnsi="Verdana" w:cs="Times New Roman"/>
      <w:sz w:val="20"/>
      <w:szCs w:val="20"/>
      <w:lang w:val="en-GB"/>
    </w:rPr>
  </w:style>
  <w:style w:type="paragraph" w:customStyle="1" w:styleId="tieudechinh0">
    <w:name w:val="tieudechinh"/>
    <w:basedOn w:val="Normal"/>
    <w:rsid w:val="00864799"/>
    <w:pPr>
      <w:spacing w:before="100" w:beforeAutospacing="1" w:after="100" w:afterAutospacing="1"/>
      <w:jc w:val="left"/>
    </w:pPr>
    <w:rPr>
      <w:rFonts w:eastAsia="Calibri" w:cs="Times New Roman"/>
      <w:szCs w:val="24"/>
    </w:rPr>
  </w:style>
  <w:style w:type="paragraph" w:customStyle="1" w:styleId="tieudephu0">
    <w:name w:val="tieudephu"/>
    <w:basedOn w:val="Normal"/>
    <w:rsid w:val="00864799"/>
    <w:pPr>
      <w:spacing w:before="100" w:beforeAutospacing="1" w:after="100" w:afterAutospacing="1"/>
      <w:jc w:val="left"/>
    </w:pPr>
    <w:rPr>
      <w:rFonts w:eastAsia="Calibri" w:cs="Times New Roman"/>
      <w:szCs w:val="24"/>
    </w:rPr>
  </w:style>
  <w:style w:type="character" w:customStyle="1" w:styleId="normalcharchar">
    <w:name w:val="normal____char__char"/>
    <w:rsid w:val="00864799"/>
    <w:rPr>
      <w:rFonts w:cs="Times New Roman"/>
    </w:rPr>
  </w:style>
  <w:style w:type="paragraph" w:customStyle="1" w:styleId="center0">
    <w:name w:val="center"/>
    <w:basedOn w:val="Normal"/>
    <w:rsid w:val="00864799"/>
    <w:pPr>
      <w:spacing w:before="100" w:beforeAutospacing="1" w:after="100" w:afterAutospacing="1"/>
      <w:jc w:val="left"/>
    </w:pPr>
    <w:rPr>
      <w:rFonts w:eastAsia="Times New Roman" w:cs="Times New Roman"/>
      <w:szCs w:val="24"/>
    </w:rPr>
  </w:style>
  <w:style w:type="paragraph" w:customStyle="1" w:styleId="s0">
    <w:name w:val="s0"/>
    <w:rsid w:val="00864799"/>
    <w:pPr>
      <w:widowControl w:val="0"/>
      <w:autoSpaceDE w:val="0"/>
      <w:autoSpaceDN w:val="0"/>
      <w:adjustRightInd w:val="0"/>
      <w:spacing w:after="0" w:line="240" w:lineRule="auto"/>
    </w:pPr>
    <w:rPr>
      <w:rFonts w:ascii="Batang" w:eastAsia="Batang" w:hAnsi="Batang" w:cs="Batang"/>
      <w:sz w:val="20"/>
      <w:szCs w:val="20"/>
      <w:lang w:eastAsia="ko-KR"/>
    </w:rPr>
  </w:style>
  <w:style w:type="paragraph" w:customStyle="1" w:styleId="heading2-p">
    <w:name w:val="heading2-p"/>
    <w:basedOn w:val="Normal"/>
    <w:rsid w:val="00864799"/>
    <w:pPr>
      <w:spacing w:before="0" w:after="0"/>
      <w:jc w:val="center"/>
    </w:pPr>
    <w:rPr>
      <w:rFonts w:eastAsia="Times New Roman" w:cs="Times New Roman"/>
      <w:sz w:val="20"/>
      <w:szCs w:val="20"/>
    </w:rPr>
  </w:style>
  <w:style w:type="paragraph" w:customStyle="1" w:styleId="CM43">
    <w:name w:val="CM43"/>
    <w:basedOn w:val="Default"/>
    <w:next w:val="Default"/>
    <w:rsid w:val="00864799"/>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864799"/>
    <w:pPr>
      <w:spacing w:before="0" w:after="160" w:line="240" w:lineRule="exact"/>
      <w:jc w:val="left"/>
    </w:pPr>
    <w:rPr>
      <w:rFonts w:ascii="Arial" w:eastAsia="Times New Roman" w:hAnsi="Arial" w:cs="Times New Roman"/>
      <w:sz w:val="22"/>
    </w:rPr>
  </w:style>
  <w:style w:type="character" w:customStyle="1" w:styleId="dangcohieuluc">
    <w:name w:val="dangcohieuluc"/>
    <w:basedOn w:val="DefaultParagraphFont"/>
    <w:rsid w:val="00864799"/>
  </w:style>
  <w:style w:type="paragraph" w:customStyle="1" w:styleId="QD2">
    <w:name w:val="QD2"/>
    <w:basedOn w:val="Normal"/>
    <w:rsid w:val="00864799"/>
    <w:pPr>
      <w:spacing w:before="240" w:line="300" w:lineRule="atLeast"/>
      <w:jc w:val="center"/>
    </w:pPr>
    <w:rPr>
      <w:rFonts w:ascii=".VnVogueH" w:eastAsia="Times New Roman" w:hAnsi=".VnVogueH" w:cs="Angsana New"/>
      <w:sz w:val="26"/>
      <w:szCs w:val="20"/>
    </w:rPr>
  </w:style>
  <w:style w:type="paragraph" w:customStyle="1" w:styleId="tr-bang">
    <w:name w:val="tr-bang"/>
    <w:basedOn w:val="Normal"/>
    <w:rsid w:val="00864799"/>
    <w:pPr>
      <w:spacing w:before="0" w:after="0" w:line="300" w:lineRule="atLeast"/>
      <w:jc w:val="center"/>
    </w:pPr>
    <w:rPr>
      <w:rFonts w:ascii=".VnArial" w:eastAsia="Times New Roman" w:hAnsi=".VnArial" w:cs="Angsana New"/>
      <w:sz w:val="19"/>
      <w:szCs w:val="20"/>
    </w:rPr>
  </w:style>
  <w:style w:type="paragraph" w:customStyle="1" w:styleId="C3">
    <w:name w:val="C"/>
    <w:basedOn w:val="Header"/>
    <w:rsid w:val="00864799"/>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864799"/>
    <w:rPr>
      <w:spacing w:val="-4"/>
    </w:rPr>
  </w:style>
  <w:style w:type="character" w:customStyle="1" w:styleId="LeftHeaderCharChar1">
    <w:name w:val="Left Header Char Char1"/>
    <w:locked/>
    <w:rsid w:val="00864799"/>
    <w:rPr>
      <w:rFonts w:ascii=".VnTime" w:hAnsi=".VnTime" w:cs=".VnTime"/>
      <w:sz w:val="28"/>
      <w:szCs w:val="28"/>
      <w:lang w:val="en-US" w:eastAsia="en-US" w:bidi="ar-SA"/>
    </w:rPr>
  </w:style>
  <w:style w:type="paragraph" w:customStyle="1" w:styleId="Char4">
    <w:name w:val="Char4"/>
    <w:basedOn w:val="Normal"/>
    <w:semiHidden/>
    <w:rsid w:val="00864799"/>
    <w:pPr>
      <w:spacing w:before="0" w:after="160" w:line="240" w:lineRule="exact"/>
      <w:jc w:val="left"/>
    </w:pPr>
    <w:rPr>
      <w:rFonts w:ascii="Arial" w:eastAsia="Times New Roman" w:hAnsi="Arial" w:cs="Arial"/>
      <w:sz w:val="22"/>
    </w:rPr>
  </w:style>
  <w:style w:type="character" w:customStyle="1" w:styleId="4-BangChar">
    <w:name w:val="4-Bang Char"/>
    <w:link w:val="4-Bang"/>
    <w:qFormat/>
    <w:locked/>
    <w:rsid w:val="00864799"/>
    <w:rPr>
      <w:rFonts w:eastAsia="Calibri"/>
      <w:sz w:val="26"/>
      <w:szCs w:val="26"/>
    </w:rPr>
  </w:style>
  <w:style w:type="paragraph" w:customStyle="1" w:styleId="4-Bang">
    <w:name w:val="4-Bang"/>
    <w:basedOn w:val="Normal"/>
    <w:link w:val="4-BangChar"/>
    <w:qFormat/>
    <w:rsid w:val="00864799"/>
    <w:pPr>
      <w:widowControl w:val="0"/>
      <w:spacing w:before="0" w:after="0"/>
    </w:pPr>
    <w:rPr>
      <w:rFonts w:asciiTheme="minorHAnsi" w:eastAsia="Calibri" w:hAnsiTheme="minorHAnsi"/>
      <w:sz w:val="26"/>
      <w:szCs w:val="26"/>
    </w:rPr>
  </w:style>
  <w:style w:type="character" w:customStyle="1" w:styleId="Other">
    <w:name w:val="Other_"/>
    <w:link w:val="Other0"/>
    <w:rsid w:val="00864799"/>
    <w:rPr>
      <w:shd w:val="clear" w:color="auto" w:fill="FFFFFF"/>
    </w:rPr>
  </w:style>
  <w:style w:type="paragraph" w:customStyle="1" w:styleId="Other0">
    <w:name w:val="Other"/>
    <w:basedOn w:val="Normal"/>
    <w:link w:val="Other"/>
    <w:rsid w:val="00864799"/>
    <w:pPr>
      <w:widowControl w:val="0"/>
      <w:shd w:val="clear" w:color="auto" w:fill="FFFFFF"/>
      <w:spacing w:before="0" w:after="0" w:line="257" w:lineRule="auto"/>
      <w:jc w:val="center"/>
    </w:pPr>
    <w:rPr>
      <w:rFonts w:asciiTheme="minorHAnsi" w:hAnsiTheme="minorHAnsi"/>
      <w:sz w:val="22"/>
      <w:shd w:val="clear" w:color="auto" w:fill="FFFFFF"/>
    </w:rPr>
  </w:style>
  <w:style w:type="character" w:customStyle="1" w:styleId="fontstyle21">
    <w:name w:val="fontstyle21"/>
    <w:rsid w:val="00864799"/>
    <w:rPr>
      <w:rFonts w:ascii="Times New Roman" w:hAnsi="Times New Roman" w:cs="Times New Roman" w:hint="default"/>
      <w:b w:val="0"/>
      <w:bCs w:val="0"/>
      <w:i w:val="0"/>
      <w:iCs w:val="0"/>
      <w:color w:val="000000"/>
      <w:sz w:val="28"/>
      <w:szCs w:val="28"/>
    </w:rPr>
  </w:style>
  <w:style w:type="paragraph" w:customStyle="1" w:styleId="3italbol">
    <w:name w:val="3 ital bol"/>
    <w:basedOn w:val="Normal"/>
    <w:qFormat/>
    <w:rsid w:val="00864799"/>
    <w:pPr>
      <w:suppressAutoHyphens/>
      <w:spacing w:line="276" w:lineRule="auto"/>
      <w:ind w:firstLine="567"/>
    </w:pPr>
    <w:rPr>
      <w:rFonts w:eastAsia="SimSun" w:cs="Times New Roman"/>
      <w:sz w:val="28"/>
      <w:szCs w:val="28"/>
      <w:lang w:val="es-ES" w:eastAsia="x-none"/>
    </w:rPr>
  </w:style>
  <w:style w:type="paragraph" w:customStyle="1" w:styleId="0noidung">
    <w:name w:val="0 noi dung"/>
    <w:basedOn w:val="Normal"/>
    <w:link w:val="0noidungChar"/>
    <w:qFormat/>
    <w:rsid w:val="00864799"/>
    <w:pPr>
      <w:suppressAutoHyphens/>
      <w:spacing w:line="276" w:lineRule="auto"/>
      <w:ind w:firstLine="567"/>
    </w:pPr>
    <w:rPr>
      <w:rFonts w:eastAsia="SimSun" w:cs="Times New Roman"/>
      <w:sz w:val="28"/>
      <w:szCs w:val="28"/>
      <w:lang w:val="es-ES" w:eastAsia="x-none"/>
    </w:rPr>
  </w:style>
  <w:style w:type="character" w:customStyle="1" w:styleId="0noidungChar">
    <w:name w:val="0 noi dung Char"/>
    <w:link w:val="0noidung"/>
    <w:rsid w:val="00864799"/>
    <w:rPr>
      <w:rFonts w:ascii="Times New Roman" w:eastAsia="SimSun" w:hAnsi="Times New Roman" w:cs="Times New Roman"/>
      <w:sz w:val="28"/>
      <w:szCs w:val="28"/>
      <w:lang w:val="es-ES" w:eastAsia="x-none"/>
    </w:rPr>
  </w:style>
  <w:style w:type="character" w:customStyle="1" w:styleId="hgkelc">
    <w:name w:val="hgkelc"/>
    <w:basedOn w:val="DefaultParagraphFont"/>
    <w:rsid w:val="00864799"/>
  </w:style>
  <w:style w:type="paragraph" w:customStyle="1" w:styleId="2bang">
    <w:name w:val="2 bang"/>
    <w:basedOn w:val="Normal"/>
    <w:link w:val="2bangChar"/>
    <w:qFormat/>
    <w:rsid w:val="00864799"/>
    <w:pPr>
      <w:spacing w:before="40" w:after="40" w:line="276" w:lineRule="auto"/>
    </w:pPr>
    <w:rPr>
      <w:rFonts w:eastAsia="Calibri" w:cs="Times New Roman"/>
      <w:sz w:val="20"/>
      <w:szCs w:val="28"/>
      <w:lang w:val="x-none" w:eastAsia="x-none"/>
    </w:rPr>
  </w:style>
  <w:style w:type="character" w:customStyle="1" w:styleId="2bangChar">
    <w:name w:val="2 bang Char"/>
    <w:link w:val="2bang"/>
    <w:rsid w:val="00864799"/>
    <w:rPr>
      <w:rFonts w:ascii="Times New Roman" w:eastAsia="Calibri" w:hAnsi="Times New Roman" w:cs="Times New Roman"/>
      <w:sz w:val="20"/>
      <w:szCs w:val="28"/>
      <w:lang w:val="x-none" w:eastAsia="x-none"/>
    </w:rPr>
  </w:style>
  <w:style w:type="character" w:customStyle="1" w:styleId="grkhzd">
    <w:name w:val="grkhzd"/>
    <w:basedOn w:val="DefaultParagraphFont"/>
    <w:rsid w:val="00864799"/>
  </w:style>
  <w:style w:type="character" w:customStyle="1" w:styleId="eq0j8">
    <w:name w:val="eq0j8"/>
    <w:basedOn w:val="DefaultParagraphFont"/>
    <w:rsid w:val="00864799"/>
  </w:style>
  <w:style w:type="character" w:customStyle="1" w:styleId="FollowedHyperlink1">
    <w:name w:val="FollowedHyperlink1"/>
    <w:semiHidden/>
    <w:unhideWhenUsed/>
    <w:rsid w:val="00864799"/>
    <w:rPr>
      <w:color w:val="800080"/>
      <w:u w:val="single"/>
    </w:rPr>
  </w:style>
  <w:style w:type="paragraph" w:customStyle="1" w:styleId="Caption1">
    <w:name w:val="Caption1"/>
    <w:basedOn w:val="Normal"/>
    <w:next w:val="Normal"/>
    <w:semiHidden/>
    <w:unhideWhenUsed/>
    <w:qFormat/>
    <w:rsid w:val="00864799"/>
    <w:pPr>
      <w:spacing w:before="0" w:after="0"/>
      <w:ind w:firstLine="605"/>
      <w:jc w:val="left"/>
    </w:pPr>
    <w:rPr>
      <w:rFonts w:ascii="Cambria" w:eastAsia="Calibri" w:hAnsi="Cambria" w:cs="Times New Roman"/>
      <w:b/>
      <w:bCs/>
      <w:color w:val="000000"/>
      <w:sz w:val="20"/>
      <w:szCs w:val="18"/>
    </w:rPr>
  </w:style>
  <w:style w:type="paragraph" w:customStyle="1" w:styleId="tiuMc">
    <w:name w:val="tiêu đề Mục"/>
    <w:basedOn w:val="Normal"/>
    <w:qFormat/>
    <w:rsid w:val="00864799"/>
    <w:pPr>
      <w:widowControl w:val="0"/>
      <w:tabs>
        <w:tab w:val="left" w:pos="709"/>
      </w:tabs>
      <w:spacing w:before="0"/>
      <w:jc w:val="center"/>
    </w:pPr>
    <w:rPr>
      <w:rFonts w:eastAsia="Times New Roman" w:cs="Times New Roman"/>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935908">
      <w:bodyDiv w:val="1"/>
      <w:marLeft w:val="0"/>
      <w:marRight w:val="0"/>
      <w:marTop w:val="0"/>
      <w:marBottom w:val="0"/>
      <w:divBdr>
        <w:top w:val="none" w:sz="0" w:space="0" w:color="auto"/>
        <w:left w:val="none" w:sz="0" w:space="0" w:color="auto"/>
        <w:bottom w:val="none" w:sz="0" w:space="0" w:color="auto"/>
        <w:right w:val="none" w:sz="0" w:space="0" w:color="auto"/>
      </w:divBdr>
    </w:div>
    <w:div w:id="623771671">
      <w:bodyDiv w:val="1"/>
      <w:marLeft w:val="0"/>
      <w:marRight w:val="0"/>
      <w:marTop w:val="0"/>
      <w:marBottom w:val="0"/>
      <w:divBdr>
        <w:top w:val="none" w:sz="0" w:space="0" w:color="auto"/>
        <w:left w:val="none" w:sz="0" w:space="0" w:color="auto"/>
        <w:bottom w:val="none" w:sz="0" w:space="0" w:color="auto"/>
        <w:right w:val="none" w:sz="0" w:space="0" w:color="auto"/>
      </w:divBdr>
    </w:div>
    <w:div w:id="1389038453">
      <w:bodyDiv w:val="1"/>
      <w:marLeft w:val="0"/>
      <w:marRight w:val="0"/>
      <w:marTop w:val="0"/>
      <w:marBottom w:val="0"/>
      <w:divBdr>
        <w:top w:val="none" w:sz="0" w:space="0" w:color="auto"/>
        <w:left w:val="none" w:sz="0" w:space="0" w:color="auto"/>
        <w:bottom w:val="none" w:sz="0" w:space="0" w:color="auto"/>
        <w:right w:val="none" w:sz="0" w:space="0" w:color="auto"/>
      </w:divBdr>
    </w:div>
    <w:div w:id="1415084981">
      <w:bodyDiv w:val="1"/>
      <w:marLeft w:val="0"/>
      <w:marRight w:val="0"/>
      <w:marTop w:val="0"/>
      <w:marBottom w:val="0"/>
      <w:divBdr>
        <w:top w:val="none" w:sz="0" w:space="0" w:color="auto"/>
        <w:left w:val="none" w:sz="0" w:space="0" w:color="auto"/>
        <w:bottom w:val="none" w:sz="0" w:space="0" w:color="auto"/>
        <w:right w:val="none" w:sz="0" w:space="0" w:color="auto"/>
      </w:divBdr>
    </w:div>
    <w:div w:id="1546409615">
      <w:bodyDiv w:val="1"/>
      <w:marLeft w:val="0"/>
      <w:marRight w:val="0"/>
      <w:marTop w:val="0"/>
      <w:marBottom w:val="0"/>
      <w:divBdr>
        <w:top w:val="none" w:sz="0" w:space="0" w:color="auto"/>
        <w:left w:val="none" w:sz="0" w:space="0" w:color="auto"/>
        <w:bottom w:val="none" w:sz="0" w:space="0" w:color="auto"/>
        <w:right w:val="none" w:sz="0" w:space="0" w:color="auto"/>
      </w:divBdr>
    </w:div>
    <w:div w:id="1806967617">
      <w:bodyDiv w:val="1"/>
      <w:marLeft w:val="0"/>
      <w:marRight w:val="0"/>
      <w:marTop w:val="0"/>
      <w:marBottom w:val="0"/>
      <w:divBdr>
        <w:top w:val="none" w:sz="0" w:space="0" w:color="auto"/>
        <w:left w:val="none" w:sz="0" w:space="0" w:color="auto"/>
        <w:bottom w:val="none" w:sz="0" w:space="0" w:color="auto"/>
        <w:right w:val="none" w:sz="0" w:space="0" w:color="auto"/>
      </w:divBdr>
      <w:divsChild>
        <w:div w:id="1705868198">
          <w:marLeft w:val="0"/>
          <w:marRight w:val="0"/>
          <w:marTop w:val="0"/>
          <w:marBottom w:val="0"/>
          <w:divBdr>
            <w:top w:val="none" w:sz="0" w:space="0" w:color="auto"/>
            <w:left w:val="none" w:sz="0" w:space="0" w:color="auto"/>
            <w:bottom w:val="none" w:sz="0" w:space="0" w:color="auto"/>
            <w:right w:val="none" w:sz="0" w:space="0" w:color="auto"/>
          </w:divBdr>
        </w:div>
        <w:div w:id="1327319335">
          <w:marLeft w:val="0"/>
          <w:marRight w:val="0"/>
          <w:marTop w:val="0"/>
          <w:marBottom w:val="0"/>
          <w:divBdr>
            <w:top w:val="none" w:sz="0" w:space="0" w:color="auto"/>
            <w:left w:val="none" w:sz="0" w:space="0" w:color="auto"/>
            <w:bottom w:val="none" w:sz="0" w:space="0" w:color="auto"/>
            <w:right w:val="none" w:sz="0" w:space="0" w:color="auto"/>
          </w:divBdr>
        </w:div>
        <w:div w:id="1898972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ien-te-ngan-hang/thong-tu-52-2018-tt-nhnn-xep-hang-to-chuc-tin-dung-chi-nhanh-ngan-hang-nuoc-ngoai-361021.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Flat Final">
      <a:dk1>
        <a:sysClr val="windowText" lastClr="000000"/>
      </a:dk1>
      <a:lt1>
        <a:sysClr val="window" lastClr="FFFFFF"/>
      </a:lt1>
      <a:dk2>
        <a:srgbClr val="44546A"/>
      </a:dk2>
      <a:lt2>
        <a:srgbClr val="E7E6E6"/>
      </a:lt2>
      <a:accent1>
        <a:srgbClr val="4FC1E9"/>
      </a:accent1>
      <a:accent2>
        <a:srgbClr val="48CFAD"/>
      </a:accent2>
      <a:accent3>
        <a:srgbClr val="A0D468"/>
      </a:accent3>
      <a:accent4>
        <a:srgbClr val="FFCE54"/>
      </a:accent4>
      <a:accent5>
        <a:srgbClr val="FC6E51"/>
      </a:accent5>
      <a:accent6>
        <a:srgbClr val="ED5565"/>
      </a:accent6>
      <a:hlink>
        <a:srgbClr val="5D9CEC"/>
      </a:hlink>
      <a:folHlink>
        <a:srgbClr val="AC92EC"/>
      </a:folHlink>
    </a:clrScheme>
    <a:fontScheme name="9Slide - 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2B1F18-A6A2-4E7B-A43E-FAC0192322E6}">
  <ds:schemaRefs>
    <ds:schemaRef ds:uri="http://schemas.openxmlformats.org/officeDocument/2006/bibliography"/>
  </ds:schemaRefs>
</ds:datastoreItem>
</file>

<file path=customXml/itemProps2.xml><?xml version="1.0" encoding="utf-8"?>
<ds:datastoreItem xmlns:ds="http://schemas.openxmlformats.org/officeDocument/2006/customXml" ds:itemID="{AD585430-9D62-4E0F-B1AE-6D507B71BE43}"/>
</file>

<file path=customXml/itemProps3.xml><?xml version="1.0" encoding="utf-8"?>
<ds:datastoreItem xmlns:ds="http://schemas.openxmlformats.org/officeDocument/2006/customXml" ds:itemID="{74F36E90-AA29-41B4-AE65-0F99423A1833}"/>
</file>

<file path=customXml/itemProps4.xml><?xml version="1.0" encoding="utf-8"?>
<ds:datastoreItem xmlns:ds="http://schemas.openxmlformats.org/officeDocument/2006/customXml" ds:itemID="{2364C356-700F-4CE2-8986-043A8C658BEB}"/>
</file>

<file path=docProps/app.xml><?xml version="1.0" encoding="utf-8"?>
<Properties xmlns="http://schemas.openxmlformats.org/officeDocument/2006/extended-properties" xmlns:vt="http://schemas.openxmlformats.org/officeDocument/2006/docPropsVTypes">
  <Template>Normal</Template>
  <TotalTime>1</TotalTime>
  <Pages>34</Pages>
  <Words>9517</Words>
  <Characters>54251</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hanh.dothi1</dc:creator>
  <cp:lastModifiedBy>Vu Quoc Thanh (PC)</cp:lastModifiedBy>
  <cp:revision>2</cp:revision>
  <cp:lastPrinted>2025-09-26T10:15:00Z</cp:lastPrinted>
  <dcterms:created xsi:type="dcterms:W3CDTF">2025-10-02T08:08:00Z</dcterms:created>
  <dcterms:modified xsi:type="dcterms:W3CDTF">2025-10-02T08:08:00Z</dcterms:modified>
</cp:coreProperties>
</file>