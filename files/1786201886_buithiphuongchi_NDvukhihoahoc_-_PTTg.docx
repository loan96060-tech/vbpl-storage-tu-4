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2592"/>
        <w:gridCol w:w="6195"/>
      </w:tblGrid>
      <w:tr w:rsidR="00BC6FBD" w:rsidRPr="00BC6FBD" w14:paraId="7AAAD2D7" w14:textId="77777777" w:rsidTr="00BC6FBD">
        <w:trPr>
          <w:trHeight w:val="1633"/>
          <w:tblCellSpacing w:w="15" w:type="dxa"/>
        </w:trPr>
        <w:tc>
          <w:tcPr>
            <w:tcW w:w="2547" w:type="dxa"/>
            <w:tcBorders>
              <w:top w:val="nil"/>
              <w:left w:val="nil"/>
              <w:right w:val="nil"/>
              <w:tl2br w:val="nil"/>
              <w:tr2bl w:val="nil"/>
            </w:tcBorders>
            <w:shd w:val="clear" w:color="auto" w:fill="auto"/>
            <w:tcMar>
              <w:top w:w="30" w:type="dxa"/>
              <w:left w:w="30" w:type="dxa"/>
              <w:bottom w:w="30" w:type="dxa"/>
              <w:right w:w="30" w:type="dxa"/>
            </w:tcMar>
          </w:tcPr>
          <w:p w14:paraId="4B9EC0EB" w14:textId="77777777" w:rsidR="00BC6FBD" w:rsidRPr="00BC6FBD" w:rsidRDefault="00BC6FBD" w:rsidP="00BC6FBD">
            <w:pPr>
              <w:widowControl w:val="0"/>
              <w:jc w:val="center"/>
              <w:rPr>
                <w:color w:val="000000"/>
                <w:sz w:val="26"/>
                <w:szCs w:val="28"/>
              </w:rPr>
            </w:pPr>
            <w:bookmarkStart w:id="0" w:name="muc_1"/>
            <w:bookmarkStart w:id="1" w:name="chuong_1"/>
            <w:r w:rsidRPr="00BC6FBD">
              <w:rPr>
                <w:b/>
                <w:bCs/>
                <w:color w:val="000000"/>
                <w:sz w:val="26"/>
                <w:szCs w:val="28"/>
              </w:rPr>
              <w:t>CHÍNH PHỦ</w:t>
            </w:r>
            <w:r w:rsidRPr="00BC6FBD">
              <w:rPr>
                <w:b/>
                <w:bCs/>
                <w:color w:val="000000"/>
                <w:sz w:val="26"/>
                <w:szCs w:val="28"/>
              </w:rPr>
              <w:br/>
            </w:r>
            <w:r w:rsidRPr="00BC6FBD">
              <w:rPr>
                <w:color w:val="000000"/>
                <w:sz w:val="26"/>
                <w:szCs w:val="28"/>
                <w:vertAlign w:val="superscript"/>
              </w:rPr>
              <w:t>________</w:t>
            </w:r>
          </w:p>
          <w:p w14:paraId="245BD82E" w14:textId="77777777" w:rsidR="00BC6FBD" w:rsidRDefault="00BC6FBD" w:rsidP="00BC6FBD">
            <w:pPr>
              <w:widowControl w:val="0"/>
              <w:jc w:val="center"/>
              <w:rPr>
                <w:color w:val="000000"/>
                <w:sz w:val="26"/>
                <w:szCs w:val="28"/>
              </w:rPr>
            </w:pPr>
          </w:p>
          <w:p w14:paraId="72812A42" w14:textId="77777777" w:rsidR="00BC6FBD" w:rsidRPr="00BC6FBD" w:rsidRDefault="00BC6FBD" w:rsidP="00BC6FBD">
            <w:pPr>
              <w:widowControl w:val="0"/>
              <w:jc w:val="center"/>
              <w:rPr>
                <w:color w:val="000000"/>
                <w:sz w:val="28"/>
                <w:szCs w:val="28"/>
              </w:rPr>
            </w:pPr>
            <w:r w:rsidRPr="00BC6FBD">
              <w:rPr>
                <w:color w:val="000000"/>
                <w:sz w:val="26"/>
                <w:szCs w:val="28"/>
              </w:rPr>
              <w:t xml:space="preserve">Số: </w:t>
            </w:r>
            <w:r w:rsidRPr="00BC6FBD">
              <w:rPr>
                <w:color w:val="000000"/>
                <w:sz w:val="26"/>
                <w:szCs w:val="28"/>
                <w:lang w:val="vi-VN"/>
              </w:rPr>
              <w:t xml:space="preserve">      </w:t>
            </w:r>
            <w:r w:rsidRPr="00BC6FBD">
              <w:rPr>
                <w:color w:val="000000"/>
                <w:sz w:val="26"/>
                <w:szCs w:val="28"/>
              </w:rPr>
              <w:t xml:space="preserve">/2024/NĐ-CP </w:t>
            </w:r>
          </w:p>
        </w:tc>
        <w:tc>
          <w:tcPr>
            <w:tcW w:w="0" w:type="auto"/>
            <w:tcBorders>
              <w:top w:val="nil"/>
              <w:left w:val="nil"/>
              <w:right w:val="nil"/>
              <w:tl2br w:val="nil"/>
              <w:tr2bl w:val="nil"/>
            </w:tcBorders>
            <w:shd w:val="clear" w:color="auto" w:fill="auto"/>
            <w:tcMar>
              <w:top w:w="30" w:type="dxa"/>
              <w:left w:w="30" w:type="dxa"/>
              <w:bottom w:w="30" w:type="dxa"/>
              <w:right w:w="30" w:type="dxa"/>
            </w:tcMar>
          </w:tcPr>
          <w:p w14:paraId="603F261A" w14:textId="77777777" w:rsidR="00BC6FBD" w:rsidRPr="00BC6FBD" w:rsidRDefault="00BC6FBD" w:rsidP="00BC6FBD">
            <w:pPr>
              <w:widowControl w:val="0"/>
              <w:jc w:val="center"/>
              <w:rPr>
                <w:color w:val="000000"/>
                <w:sz w:val="28"/>
                <w:szCs w:val="28"/>
              </w:rPr>
            </w:pPr>
            <w:r w:rsidRPr="00BC6FBD">
              <w:rPr>
                <w:b/>
                <w:bCs/>
                <w:color w:val="000000"/>
                <w:sz w:val="26"/>
                <w:szCs w:val="28"/>
              </w:rPr>
              <w:t>CỘNG HOÀ XÃ HỘI CHỦ NGHĨA VIỆT NAM</w:t>
            </w:r>
            <w:r w:rsidRPr="00BC6FBD">
              <w:rPr>
                <w:b/>
                <w:bCs/>
                <w:color w:val="000000"/>
                <w:sz w:val="28"/>
                <w:szCs w:val="28"/>
              </w:rPr>
              <w:br/>
              <w:t>Độc lập - Tự do - Hạnh phúc</w:t>
            </w:r>
            <w:r w:rsidRPr="00BC6FBD">
              <w:rPr>
                <w:b/>
                <w:bCs/>
                <w:color w:val="000000"/>
                <w:sz w:val="28"/>
                <w:szCs w:val="28"/>
              </w:rPr>
              <w:br/>
            </w:r>
            <w:r w:rsidRPr="00BC6FBD">
              <w:rPr>
                <w:color w:val="000000"/>
                <w:sz w:val="28"/>
                <w:szCs w:val="28"/>
                <w:vertAlign w:val="superscript"/>
              </w:rPr>
              <w:t>_______________________________________</w:t>
            </w:r>
          </w:p>
          <w:p w14:paraId="71A5A4A9" w14:textId="76841A00" w:rsidR="00BC6FBD" w:rsidRPr="00BC6FBD" w:rsidRDefault="00BC6FBD" w:rsidP="00BC6FBD">
            <w:pPr>
              <w:widowControl w:val="0"/>
              <w:jc w:val="center"/>
              <w:rPr>
                <w:color w:val="000000"/>
                <w:sz w:val="28"/>
                <w:szCs w:val="28"/>
              </w:rPr>
            </w:pPr>
            <w:r w:rsidRPr="00BC6FBD">
              <w:rPr>
                <w:i/>
                <w:iCs/>
                <w:color w:val="000000"/>
                <w:sz w:val="28"/>
                <w:szCs w:val="28"/>
              </w:rPr>
              <w:t>Hà Nội, ngày        tháng</w:t>
            </w:r>
            <w:r>
              <w:rPr>
                <w:i/>
                <w:iCs/>
                <w:color w:val="000000"/>
                <w:sz w:val="28"/>
                <w:szCs w:val="28"/>
              </w:rPr>
              <w:t xml:space="preserve"> </w:t>
            </w:r>
            <w:r w:rsidR="006579D6">
              <w:rPr>
                <w:i/>
                <w:iCs/>
                <w:color w:val="000000"/>
                <w:sz w:val="28"/>
                <w:szCs w:val="28"/>
              </w:rPr>
              <w:t xml:space="preserve">    </w:t>
            </w:r>
            <w:r>
              <w:rPr>
                <w:i/>
                <w:iCs/>
                <w:color w:val="000000"/>
                <w:sz w:val="28"/>
                <w:szCs w:val="28"/>
              </w:rPr>
              <w:t xml:space="preserve"> </w:t>
            </w:r>
            <w:r w:rsidRPr="00BC6FBD">
              <w:rPr>
                <w:i/>
                <w:iCs/>
                <w:color w:val="000000"/>
                <w:sz w:val="28"/>
                <w:szCs w:val="28"/>
              </w:rPr>
              <w:t>năm 2024 </w:t>
            </w:r>
            <w:r w:rsidRPr="00BC6FBD">
              <w:rPr>
                <w:color w:val="000000"/>
                <w:sz w:val="28"/>
                <w:szCs w:val="28"/>
              </w:rPr>
              <w:t xml:space="preserve"> </w:t>
            </w:r>
          </w:p>
        </w:tc>
      </w:tr>
    </w:tbl>
    <w:p w14:paraId="06676E3B" w14:textId="77777777" w:rsidR="00FC1F11" w:rsidRPr="00BC6FBD" w:rsidRDefault="00FC1F11" w:rsidP="00BC6FBD">
      <w:pPr>
        <w:widowControl w:val="0"/>
        <w:spacing w:after="120"/>
        <w:jc w:val="center"/>
        <w:rPr>
          <w:color w:val="000000"/>
          <w:sz w:val="28"/>
          <w:szCs w:val="28"/>
        </w:rPr>
      </w:pPr>
      <w:r w:rsidRPr="00BC6FBD">
        <w:rPr>
          <w:color w:val="000000"/>
          <w:sz w:val="28"/>
          <w:szCs w:val="28"/>
        </w:rPr>
        <w:t> </w:t>
      </w:r>
    </w:p>
    <w:p w14:paraId="48FC851B" w14:textId="77777777" w:rsidR="00FC1F11" w:rsidRPr="00BC6FBD" w:rsidRDefault="00FC1F11" w:rsidP="00BC6FBD">
      <w:pPr>
        <w:widowControl w:val="0"/>
        <w:jc w:val="center"/>
        <w:rPr>
          <w:b/>
          <w:color w:val="000000"/>
          <w:sz w:val="28"/>
          <w:szCs w:val="28"/>
        </w:rPr>
      </w:pPr>
      <w:r w:rsidRPr="00BC6FBD">
        <w:rPr>
          <w:b/>
          <w:bCs/>
          <w:color w:val="000000"/>
          <w:sz w:val="28"/>
          <w:szCs w:val="28"/>
        </w:rPr>
        <w:t>NGHỊ ĐỊNH </w:t>
      </w:r>
    </w:p>
    <w:p w14:paraId="1A8B3514"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Quy định việc thực hiện</w:t>
      </w:r>
      <w:r w:rsidRPr="00BC6FBD">
        <w:rPr>
          <w:i/>
          <w:iCs/>
          <w:color w:val="000000"/>
          <w:sz w:val="28"/>
          <w:szCs w:val="28"/>
        </w:rPr>
        <w:t xml:space="preserve"> </w:t>
      </w:r>
      <w:bookmarkStart w:id="2" w:name="_Hlk130905914"/>
      <w:r w:rsidRPr="00BC6FBD">
        <w:rPr>
          <w:b/>
          <w:bCs/>
          <w:color w:val="000000"/>
          <w:sz w:val="28"/>
          <w:szCs w:val="28"/>
          <w:lang w:val="vi-VN"/>
        </w:rPr>
        <w:t xml:space="preserve">Công ước Cấm phát triển, sản xuất, </w:t>
      </w:r>
    </w:p>
    <w:p w14:paraId="697FF2B1"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tàng trữ, sử dụng và phá hủy vũ khí hóa học</w:t>
      </w:r>
    </w:p>
    <w:bookmarkEnd w:id="2"/>
    <w:p w14:paraId="6C8E5381" w14:textId="77777777" w:rsidR="00FC1F11" w:rsidRPr="00CF6003" w:rsidRDefault="00FC1F11" w:rsidP="00BC6FBD">
      <w:pPr>
        <w:widowControl w:val="0"/>
        <w:jc w:val="center"/>
        <w:rPr>
          <w:b/>
          <w:bCs/>
          <w:color w:val="000000"/>
          <w:sz w:val="28"/>
          <w:szCs w:val="28"/>
          <w:lang w:val="vi-VN"/>
        </w:rPr>
      </w:pPr>
      <w:r w:rsidRPr="00BC6FBD">
        <w:rPr>
          <w:color w:val="000000"/>
          <w:sz w:val="28"/>
          <w:szCs w:val="28"/>
          <w:vertAlign w:val="superscript"/>
          <w:lang w:val="vi-VN"/>
        </w:rPr>
        <w:t>_________</w:t>
      </w:r>
      <w:r w:rsidR="00BC6FBD" w:rsidRPr="00CF6003">
        <w:rPr>
          <w:color w:val="000000"/>
          <w:sz w:val="28"/>
          <w:szCs w:val="28"/>
          <w:vertAlign w:val="superscript"/>
          <w:lang w:val="vi-VN"/>
        </w:rPr>
        <w:t>____</w:t>
      </w:r>
    </w:p>
    <w:p w14:paraId="2B266896" w14:textId="77777777" w:rsidR="00FC1F11" w:rsidRPr="00BC6FBD"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Căn cứ Luật Tổ chức Chính phủ ngày 19 tháng 6 năm 2015; Luật sửa đổi, bổ sung một số điều của Luật Tổ chức Chính phủ và Luật Tổ chức chính quyền địa phương ngày 22 tháng 11 năm 2019;</w:t>
      </w:r>
    </w:p>
    <w:p w14:paraId="7B870B8B" w14:textId="77777777" w:rsidR="00FC1F11" w:rsidRPr="00CF6003"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 xml:space="preserve">Căn cứ Công ước </w:t>
      </w:r>
      <w:r w:rsidRPr="00CF6003">
        <w:rPr>
          <w:i/>
          <w:iCs/>
          <w:color w:val="000000"/>
          <w:sz w:val="28"/>
          <w:szCs w:val="28"/>
          <w:lang w:val="vi-VN"/>
        </w:rPr>
        <w:t>C</w:t>
      </w:r>
      <w:r w:rsidRPr="00BC6FBD">
        <w:rPr>
          <w:i/>
          <w:iCs/>
          <w:color w:val="000000"/>
          <w:sz w:val="28"/>
          <w:szCs w:val="28"/>
          <w:lang w:val="vi-VN"/>
        </w:rPr>
        <w:t>ấm phát triển, sản xuất, tàng trữ, sử dụng và phá hủy vũ khí hóa học</w:t>
      </w:r>
      <w:r w:rsidRPr="00CF6003">
        <w:rPr>
          <w:i/>
          <w:iCs/>
          <w:color w:val="000000"/>
          <w:sz w:val="28"/>
          <w:szCs w:val="28"/>
          <w:lang w:val="vi-VN"/>
        </w:rPr>
        <w:t>;</w:t>
      </w:r>
    </w:p>
    <w:p w14:paraId="06D2D786" w14:textId="77777777" w:rsidR="00FC1F11" w:rsidRPr="00BC6FBD"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 xml:space="preserve">Căn cứ Luật </w:t>
      </w:r>
      <w:r w:rsidRPr="00CF6003">
        <w:rPr>
          <w:i/>
          <w:iCs/>
          <w:color w:val="000000"/>
          <w:sz w:val="28"/>
          <w:szCs w:val="28"/>
          <w:lang w:val="vi-VN"/>
        </w:rPr>
        <w:t>H</w:t>
      </w:r>
      <w:r w:rsidRPr="00BC6FBD">
        <w:rPr>
          <w:i/>
          <w:iCs/>
          <w:color w:val="000000"/>
          <w:sz w:val="28"/>
          <w:szCs w:val="28"/>
          <w:lang w:val="vi-VN"/>
        </w:rPr>
        <w:t>óa chất ngày 21 tháng 11 năm 2007;</w:t>
      </w:r>
    </w:p>
    <w:p w14:paraId="61A2E540" w14:textId="77777777" w:rsidR="00675F04" w:rsidRPr="00BC6FBD"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Căn cứ Luật Điều ước qu</w:t>
      </w:r>
      <w:r w:rsidR="00675F04" w:rsidRPr="00BC6FBD">
        <w:rPr>
          <w:i/>
          <w:iCs/>
          <w:color w:val="000000"/>
          <w:sz w:val="28"/>
          <w:szCs w:val="28"/>
          <w:lang w:val="vi-VN"/>
        </w:rPr>
        <w:t>ốc tế ngày 09 tháng 4 năm 2016;</w:t>
      </w:r>
    </w:p>
    <w:p w14:paraId="4141C395" w14:textId="77777777" w:rsidR="00675F04" w:rsidRPr="00BC6FBD" w:rsidRDefault="00675F04" w:rsidP="00BC6FBD">
      <w:pPr>
        <w:widowControl w:val="0"/>
        <w:spacing w:before="240"/>
        <w:ind w:firstLine="567"/>
        <w:jc w:val="both"/>
        <w:rPr>
          <w:i/>
          <w:iCs/>
          <w:color w:val="000000"/>
          <w:sz w:val="28"/>
          <w:szCs w:val="28"/>
          <w:lang w:val="vi-VN"/>
        </w:rPr>
      </w:pPr>
      <w:r w:rsidRPr="00581025">
        <w:rPr>
          <w:rFonts w:ascii="Times New Roman Italic" w:hAnsi="Times New Roman Italic"/>
          <w:i/>
          <w:iCs/>
          <w:color w:val="000000"/>
          <w:spacing w:val="-6"/>
          <w:sz w:val="28"/>
          <w:szCs w:val="28"/>
          <w:lang w:val="vi-VN"/>
        </w:rPr>
        <w:t>Căn cứ Luật Quản lý, sử dụng vũ khí, vật liệu nổ và công cụ hỗ trợ ngày 20</w:t>
      </w:r>
      <w:r w:rsidRPr="00BC6FBD">
        <w:rPr>
          <w:i/>
          <w:iCs/>
          <w:color w:val="000000"/>
          <w:sz w:val="28"/>
          <w:szCs w:val="28"/>
          <w:lang w:val="vi-VN"/>
        </w:rPr>
        <w:t xml:space="preserve"> tháng 6 năm 2017;</w:t>
      </w:r>
    </w:p>
    <w:p w14:paraId="12F90439" w14:textId="77777777" w:rsidR="00FC1F11" w:rsidRPr="00BC6FBD"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Căn cứ Luật Đầu tư ngày 17 tháng 6 năm 2020;</w:t>
      </w:r>
    </w:p>
    <w:p w14:paraId="7623B10E" w14:textId="77777777" w:rsidR="00FC1F11" w:rsidRPr="00BC6FBD"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 xml:space="preserve">Căn cứ Quyết định số 167 HĐ/CTN ngày 24 tháng 8 năm 1998 của Chủ tịch nước về việc phê chuẩn Công ước </w:t>
      </w:r>
      <w:r w:rsidRPr="00CF6003">
        <w:rPr>
          <w:i/>
          <w:iCs/>
          <w:color w:val="000000"/>
          <w:sz w:val="28"/>
          <w:szCs w:val="28"/>
          <w:lang w:val="vi-VN"/>
        </w:rPr>
        <w:t>C</w:t>
      </w:r>
      <w:r w:rsidRPr="00BC6FBD">
        <w:rPr>
          <w:i/>
          <w:iCs/>
          <w:color w:val="000000"/>
          <w:sz w:val="28"/>
          <w:szCs w:val="28"/>
          <w:lang w:val="vi-VN"/>
        </w:rPr>
        <w:t>ấm phát triển, sản xuất, tàng trữ, sử dụng và phá hủy vũ khí hóa học;</w:t>
      </w:r>
    </w:p>
    <w:p w14:paraId="524C68AF" w14:textId="77777777" w:rsidR="00FC1F11" w:rsidRPr="00CF6003"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Theo đề nghị của Bộ trưởng Bộ Công Thương</w:t>
      </w:r>
      <w:r w:rsidR="00581025" w:rsidRPr="00CF6003">
        <w:rPr>
          <w:i/>
          <w:iCs/>
          <w:color w:val="000000"/>
          <w:sz w:val="28"/>
          <w:szCs w:val="28"/>
          <w:lang w:val="vi-VN"/>
        </w:rPr>
        <w:t>;</w:t>
      </w:r>
    </w:p>
    <w:p w14:paraId="5858F27D" w14:textId="77777777" w:rsidR="00FC1F11" w:rsidRPr="00BC6FBD" w:rsidRDefault="00FC1F11" w:rsidP="00BC6FBD">
      <w:pPr>
        <w:widowControl w:val="0"/>
        <w:spacing w:before="240"/>
        <w:ind w:firstLine="567"/>
        <w:jc w:val="both"/>
        <w:rPr>
          <w:i/>
          <w:iCs/>
          <w:color w:val="000000"/>
          <w:sz w:val="28"/>
          <w:szCs w:val="28"/>
          <w:lang w:val="vi-VN"/>
        </w:rPr>
      </w:pPr>
      <w:r w:rsidRPr="00BC6FBD">
        <w:rPr>
          <w:i/>
          <w:iCs/>
          <w:color w:val="000000"/>
          <w:sz w:val="28"/>
          <w:szCs w:val="28"/>
          <w:lang w:val="vi-VN"/>
        </w:rPr>
        <w:t xml:space="preserve">Chính phủ ban hành Nghị định </w:t>
      </w:r>
      <w:r w:rsidRPr="00CF6003">
        <w:rPr>
          <w:i/>
          <w:iCs/>
          <w:color w:val="000000"/>
          <w:sz w:val="28"/>
          <w:szCs w:val="28"/>
          <w:lang w:val="vi-VN"/>
        </w:rPr>
        <w:t>quy định việc thực hiện</w:t>
      </w:r>
      <w:r w:rsidRPr="00BC6FBD">
        <w:rPr>
          <w:i/>
          <w:iCs/>
          <w:color w:val="000000"/>
          <w:sz w:val="28"/>
          <w:szCs w:val="28"/>
          <w:lang w:val="vi-VN"/>
        </w:rPr>
        <w:t xml:space="preserve"> Công ước Cấm phát triển, sản xuất, tàng trữ, sử dụng và phá hủy vũ khí hóa học.</w:t>
      </w:r>
    </w:p>
    <w:bookmarkEnd w:id="0"/>
    <w:bookmarkEnd w:id="1"/>
    <w:p w14:paraId="675B9B58" w14:textId="77777777" w:rsidR="00BC6FBD" w:rsidRPr="00CF6003" w:rsidRDefault="00BC6FBD" w:rsidP="00BC6FBD">
      <w:pPr>
        <w:widowControl w:val="0"/>
        <w:jc w:val="center"/>
        <w:rPr>
          <w:b/>
          <w:bCs/>
          <w:color w:val="000000"/>
          <w:sz w:val="28"/>
          <w:szCs w:val="28"/>
          <w:lang w:val="vi-VN"/>
        </w:rPr>
      </w:pPr>
    </w:p>
    <w:p w14:paraId="40637B6D" w14:textId="77777777" w:rsidR="00FC1F11" w:rsidRPr="00CF6003" w:rsidRDefault="00FC1F11" w:rsidP="00BC6FBD">
      <w:pPr>
        <w:widowControl w:val="0"/>
        <w:jc w:val="center"/>
        <w:rPr>
          <w:b/>
          <w:color w:val="000000"/>
          <w:sz w:val="28"/>
          <w:szCs w:val="28"/>
          <w:lang w:val="vi-VN"/>
        </w:rPr>
      </w:pPr>
      <w:r w:rsidRPr="00CF6003">
        <w:rPr>
          <w:b/>
          <w:bCs/>
          <w:color w:val="000000"/>
          <w:sz w:val="28"/>
          <w:szCs w:val="28"/>
          <w:lang w:val="vi-VN"/>
        </w:rPr>
        <w:t>Chương I</w:t>
      </w:r>
    </w:p>
    <w:p w14:paraId="4382D31F" w14:textId="77777777" w:rsidR="00FC1F11" w:rsidRPr="00BC6FBD" w:rsidRDefault="00FC1F11" w:rsidP="00BC6FBD">
      <w:pPr>
        <w:widowControl w:val="0"/>
        <w:jc w:val="center"/>
        <w:rPr>
          <w:b/>
          <w:bCs/>
          <w:color w:val="000000"/>
          <w:sz w:val="28"/>
          <w:szCs w:val="28"/>
          <w:lang w:val="vi-VN"/>
        </w:rPr>
      </w:pPr>
      <w:bookmarkStart w:id="3" w:name="chuong_1_name"/>
      <w:r w:rsidRPr="00CF6003">
        <w:rPr>
          <w:b/>
          <w:bCs/>
          <w:color w:val="000000"/>
          <w:sz w:val="28"/>
          <w:szCs w:val="28"/>
          <w:lang w:val="vi-VN"/>
        </w:rPr>
        <w:t>CÁC QUY ĐỊNH CHUNG</w:t>
      </w:r>
      <w:bookmarkEnd w:id="3"/>
      <w:r w:rsidRPr="00BC6FBD">
        <w:rPr>
          <w:b/>
          <w:bCs/>
          <w:color w:val="000000"/>
          <w:sz w:val="28"/>
          <w:szCs w:val="28"/>
          <w:lang w:val="vi-VN"/>
        </w:rPr>
        <w:t xml:space="preserve"> </w:t>
      </w:r>
      <w:r w:rsidRPr="00CF6003">
        <w:rPr>
          <w:b/>
          <w:bCs/>
          <w:color w:val="000000"/>
          <w:sz w:val="28"/>
          <w:szCs w:val="28"/>
          <w:lang w:val="vi-VN"/>
        </w:rPr>
        <w:t xml:space="preserve">VỀ VIỆC </w:t>
      </w:r>
      <w:r w:rsidRPr="00BC6FBD">
        <w:rPr>
          <w:b/>
          <w:bCs/>
          <w:color w:val="000000"/>
          <w:sz w:val="28"/>
          <w:szCs w:val="28"/>
          <w:lang w:val="vi-VN"/>
        </w:rPr>
        <w:t xml:space="preserve">THỰC HIỆN </w:t>
      </w:r>
    </w:p>
    <w:p w14:paraId="0CEA33E4" w14:textId="77777777" w:rsidR="00FC1F11" w:rsidRPr="00BC6FBD" w:rsidRDefault="00FC1F11" w:rsidP="00BC6FBD">
      <w:pPr>
        <w:widowControl w:val="0"/>
        <w:jc w:val="center"/>
        <w:rPr>
          <w:b/>
          <w:color w:val="000000"/>
          <w:sz w:val="28"/>
          <w:szCs w:val="28"/>
          <w:lang w:val="vi-VN"/>
        </w:rPr>
      </w:pPr>
      <w:r w:rsidRPr="00BC6FBD">
        <w:rPr>
          <w:b/>
          <w:bCs/>
          <w:color w:val="000000"/>
          <w:sz w:val="28"/>
          <w:szCs w:val="28"/>
          <w:lang w:val="vi-VN"/>
        </w:rPr>
        <w:t>CÔNG ƯỚC CẤM VŨ KHÍ HOÁ HỌC</w:t>
      </w:r>
    </w:p>
    <w:p w14:paraId="0FD56D53" w14:textId="77777777" w:rsidR="00FC1F11" w:rsidRPr="00BC6FBD" w:rsidRDefault="00FC1F11" w:rsidP="00BC6FBD">
      <w:pPr>
        <w:widowControl w:val="0"/>
        <w:spacing w:before="240"/>
        <w:ind w:firstLine="567"/>
        <w:jc w:val="both"/>
        <w:rPr>
          <w:b/>
          <w:bCs/>
          <w:color w:val="000000"/>
          <w:sz w:val="28"/>
          <w:szCs w:val="28"/>
          <w:lang w:val="vi-VN"/>
        </w:rPr>
      </w:pPr>
      <w:bookmarkStart w:id="4" w:name="dieu_1"/>
      <w:r w:rsidRPr="00CF6003">
        <w:rPr>
          <w:b/>
          <w:bCs/>
          <w:color w:val="000000"/>
          <w:sz w:val="28"/>
          <w:szCs w:val="28"/>
          <w:lang w:val="vi-VN"/>
        </w:rPr>
        <w:t>Điều 1. Phạm vi điều chỉnh</w:t>
      </w:r>
    </w:p>
    <w:p w14:paraId="09CFC52C" w14:textId="77777777"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Nghị định này quy định việc thực hiện</w:t>
      </w:r>
      <w:r w:rsidRPr="00BC6FBD">
        <w:rPr>
          <w:color w:val="000000"/>
          <w:sz w:val="28"/>
          <w:szCs w:val="28"/>
          <w:lang w:val="vi-VN"/>
        </w:rPr>
        <w:t xml:space="preserve"> </w:t>
      </w:r>
      <w:r w:rsidRPr="00CF6003">
        <w:rPr>
          <w:color w:val="000000"/>
          <w:sz w:val="28"/>
          <w:szCs w:val="28"/>
          <w:lang w:val="vi-VN"/>
        </w:rPr>
        <w:t>Công ước Cấm phát triển, sản xuất, tàng trữ, sử dụng và phá hủy vũ khí hóa học (sau đây gọi tắt là Công ước Cấm vũ khí hóa học) trên</w:t>
      </w:r>
      <w:r w:rsidRPr="00BC6FBD">
        <w:rPr>
          <w:color w:val="000000"/>
          <w:sz w:val="28"/>
          <w:szCs w:val="28"/>
          <w:lang w:val="vi-VN"/>
        </w:rPr>
        <w:t xml:space="preserve"> </w:t>
      </w:r>
      <w:r w:rsidRPr="00CF6003">
        <w:rPr>
          <w:color w:val="000000"/>
          <w:sz w:val="28"/>
          <w:szCs w:val="28"/>
          <w:lang w:val="vi-VN"/>
        </w:rPr>
        <w:t>lãnh thổ nước Cộng hòa xã hội chủ nghĩa Việt Nam</w:t>
      </w:r>
      <w:r w:rsidRPr="00BC6FBD">
        <w:rPr>
          <w:color w:val="000000"/>
          <w:sz w:val="28"/>
          <w:szCs w:val="28"/>
          <w:lang w:val="vi-VN"/>
        </w:rPr>
        <w:t xml:space="preserve"> </w:t>
      </w:r>
      <w:r w:rsidRPr="00CF6003">
        <w:rPr>
          <w:color w:val="000000"/>
          <w:sz w:val="28"/>
          <w:szCs w:val="28"/>
          <w:lang w:val="vi-VN"/>
        </w:rPr>
        <w:t>bao gồm:</w:t>
      </w:r>
    </w:p>
    <w:p w14:paraId="02CBEF6C" w14:textId="77777777" w:rsidR="00FC1F11" w:rsidRPr="00BC6FBD" w:rsidRDefault="00FC1F11" w:rsidP="00446B17">
      <w:pPr>
        <w:widowControl w:val="0"/>
        <w:spacing w:before="200"/>
        <w:ind w:firstLine="567"/>
        <w:jc w:val="both"/>
        <w:rPr>
          <w:color w:val="000000"/>
          <w:sz w:val="28"/>
          <w:szCs w:val="28"/>
          <w:lang w:val="vi-VN"/>
        </w:rPr>
      </w:pPr>
      <w:r w:rsidRPr="00CF6003">
        <w:rPr>
          <w:color w:val="000000"/>
          <w:sz w:val="28"/>
          <w:szCs w:val="28"/>
          <w:lang w:val="vi-VN"/>
        </w:rPr>
        <w:lastRenderedPageBreak/>
        <w:t xml:space="preserve">1. Các quy </w:t>
      </w:r>
      <w:r w:rsidRPr="00BC6FBD">
        <w:rPr>
          <w:color w:val="000000"/>
          <w:sz w:val="28"/>
          <w:szCs w:val="28"/>
          <w:lang w:val="vi-VN"/>
        </w:rPr>
        <w:t>định</w:t>
      </w:r>
      <w:r w:rsidRPr="00CF6003">
        <w:rPr>
          <w:color w:val="000000"/>
          <w:sz w:val="28"/>
          <w:szCs w:val="28"/>
          <w:lang w:val="vi-VN"/>
        </w:rPr>
        <w:t xml:space="preserve"> chung về việc thực hiện Công ước Cấm vũ khí hoá học.</w:t>
      </w:r>
    </w:p>
    <w:p w14:paraId="64ACABD1" w14:textId="77777777" w:rsidR="00FC1F11" w:rsidRPr="00CF6003" w:rsidRDefault="00FC1F11" w:rsidP="00446B17">
      <w:pPr>
        <w:widowControl w:val="0"/>
        <w:spacing w:before="200"/>
        <w:ind w:firstLine="567"/>
        <w:jc w:val="both"/>
        <w:rPr>
          <w:color w:val="000000"/>
          <w:sz w:val="28"/>
          <w:szCs w:val="28"/>
          <w:lang w:val="vi-VN"/>
        </w:rPr>
      </w:pPr>
      <w:r w:rsidRPr="00CF6003">
        <w:rPr>
          <w:color w:val="000000"/>
          <w:sz w:val="28"/>
          <w:szCs w:val="28"/>
          <w:lang w:val="vi-VN"/>
        </w:rPr>
        <w:t>2. Sản xuất, kinh doanh, xuất khẩu, nhập khẩu, chế biến, sử dụng, tàng trữ hoá chất Bảng; sản xuất hoá chất DOC, DOC-PSF.</w:t>
      </w:r>
    </w:p>
    <w:p w14:paraId="4F4869DD" w14:textId="77777777" w:rsidR="00FC1F11" w:rsidRPr="00CF6003" w:rsidRDefault="00FC1F11" w:rsidP="00446B17">
      <w:pPr>
        <w:widowControl w:val="0"/>
        <w:spacing w:before="200"/>
        <w:ind w:firstLine="567"/>
        <w:jc w:val="both"/>
        <w:rPr>
          <w:color w:val="000000"/>
          <w:sz w:val="28"/>
          <w:szCs w:val="28"/>
          <w:lang w:val="vi-VN"/>
        </w:rPr>
      </w:pPr>
      <w:r w:rsidRPr="00CF6003">
        <w:rPr>
          <w:color w:val="000000"/>
          <w:sz w:val="28"/>
          <w:szCs w:val="28"/>
          <w:lang w:val="vi-VN"/>
        </w:rPr>
        <w:t>3. Báo cáo hoá chất Bảng, hoá chất DOC, DOC-PSF.</w:t>
      </w:r>
    </w:p>
    <w:p w14:paraId="28121436" w14:textId="77777777" w:rsidR="00FC1F11" w:rsidRPr="00BC6FBD" w:rsidRDefault="00FC1F11" w:rsidP="00446B17">
      <w:pPr>
        <w:widowControl w:val="0"/>
        <w:spacing w:before="200"/>
        <w:ind w:firstLine="567"/>
        <w:jc w:val="both"/>
        <w:rPr>
          <w:color w:val="000000"/>
          <w:sz w:val="28"/>
          <w:szCs w:val="28"/>
          <w:lang w:val="vi-VN"/>
        </w:rPr>
      </w:pPr>
      <w:r w:rsidRPr="00CF6003">
        <w:rPr>
          <w:color w:val="000000"/>
          <w:sz w:val="28"/>
          <w:szCs w:val="28"/>
          <w:lang w:val="vi-VN"/>
        </w:rPr>
        <w:t>4. Các quy định về thanh sát và thanh tra, kiểm tra.</w:t>
      </w:r>
    </w:p>
    <w:p w14:paraId="589E15AF" w14:textId="77777777" w:rsidR="00FC1F11" w:rsidRPr="00BC6FBD" w:rsidRDefault="00FC1F11" w:rsidP="00446B17">
      <w:pPr>
        <w:widowControl w:val="0"/>
        <w:spacing w:before="200"/>
        <w:ind w:firstLine="567"/>
        <w:jc w:val="both"/>
        <w:rPr>
          <w:color w:val="000000"/>
          <w:sz w:val="28"/>
          <w:szCs w:val="28"/>
          <w:lang w:val="vi-VN"/>
        </w:rPr>
      </w:pPr>
      <w:r w:rsidRPr="00CF6003">
        <w:rPr>
          <w:color w:val="000000"/>
          <w:sz w:val="28"/>
          <w:szCs w:val="28"/>
          <w:lang w:val="vi-VN"/>
        </w:rPr>
        <w:t>5. Quản lý nhà nước về hoá chất Bảng, hoá chất DOC, DOC-PSF</w:t>
      </w:r>
      <w:r w:rsidRPr="00BC6FBD">
        <w:rPr>
          <w:color w:val="000000"/>
          <w:sz w:val="28"/>
          <w:szCs w:val="28"/>
          <w:lang w:val="vi-VN"/>
        </w:rPr>
        <w:t>.</w:t>
      </w:r>
    </w:p>
    <w:p w14:paraId="43B2D203" w14:textId="77777777" w:rsidR="00FC1F11" w:rsidRPr="00BC6FBD" w:rsidRDefault="00FC1F11" w:rsidP="00446B17">
      <w:pPr>
        <w:widowControl w:val="0"/>
        <w:spacing w:before="200"/>
        <w:ind w:firstLine="567"/>
        <w:jc w:val="both"/>
        <w:rPr>
          <w:b/>
          <w:bCs/>
          <w:color w:val="000000"/>
          <w:sz w:val="28"/>
          <w:szCs w:val="28"/>
          <w:lang w:val="vi-VN"/>
        </w:rPr>
      </w:pPr>
      <w:r w:rsidRPr="00BC6FBD">
        <w:rPr>
          <w:b/>
          <w:bCs/>
          <w:color w:val="000000"/>
          <w:sz w:val="28"/>
          <w:szCs w:val="28"/>
          <w:lang w:val="vi-VN"/>
        </w:rPr>
        <w:t>Điều 2. Đối tượng áp dụng</w:t>
      </w:r>
    </w:p>
    <w:p w14:paraId="3E2F8519" w14:textId="77777777" w:rsidR="00FC1F11" w:rsidRPr="00BC6FBD" w:rsidRDefault="00FC1F11" w:rsidP="00446B17">
      <w:pPr>
        <w:widowControl w:val="0"/>
        <w:spacing w:before="200"/>
        <w:ind w:firstLine="567"/>
        <w:jc w:val="both"/>
        <w:rPr>
          <w:color w:val="000000"/>
          <w:sz w:val="28"/>
          <w:szCs w:val="28"/>
          <w:lang w:val="vi-VN"/>
        </w:rPr>
      </w:pPr>
      <w:r w:rsidRPr="00BC6FBD">
        <w:rPr>
          <w:color w:val="000000"/>
          <w:sz w:val="28"/>
          <w:szCs w:val="28"/>
          <w:lang w:val="vi-VN"/>
        </w:rPr>
        <w:t>Nghị định này áp dụng đối với tổ chức, cá nhân</w:t>
      </w:r>
      <w:r w:rsidRPr="00CF6003">
        <w:rPr>
          <w:color w:val="000000"/>
          <w:sz w:val="28"/>
          <w:szCs w:val="28"/>
          <w:lang w:val="vi-VN"/>
        </w:rPr>
        <w:t xml:space="preserve"> tham gia hoặc</w:t>
      </w:r>
      <w:r w:rsidRPr="00BC6FBD">
        <w:rPr>
          <w:color w:val="000000"/>
          <w:sz w:val="28"/>
          <w:szCs w:val="28"/>
          <w:lang w:val="vi-VN"/>
        </w:rPr>
        <w:t xml:space="preserve"> liên quan đến các hoạt động </w:t>
      </w:r>
      <w:r w:rsidRPr="00CF6003">
        <w:rPr>
          <w:color w:val="000000"/>
          <w:sz w:val="28"/>
          <w:szCs w:val="28"/>
          <w:lang w:val="vi-VN"/>
        </w:rPr>
        <w:t>thực hiện</w:t>
      </w:r>
      <w:r w:rsidRPr="00BC6FBD">
        <w:rPr>
          <w:color w:val="000000"/>
          <w:sz w:val="28"/>
          <w:szCs w:val="28"/>
          <w:lang w:val="vi-VN"/>
        </w:rPr>
        <w:t xml:space="preserve"> Công ước Cấm vũ khí hóa học</w:t>
      </w:r>
      <w:r w:rsidRPr="00CF6003">
        <w:rPr>
          <w:color w:val="000000"/>
          <w:sz w:val="28"/>
          <w:szCs w:val="28"/>
          <w:lang w:val="vi-VN"/>
        </w:rPr>
        <w:t xml:space="preserve"> trên lãnh thổ nước Cộng hoà xã hội chủ nghĩa Việt Nam</w:t>
      </w:r>
      <w:r w:rsidRPr="00BC6FBD">
        <w:rPr>
          <w:color w:val="000000"/>
          <w:sz w:val="28"/>
          <w:szCs w:val="28"/>
          <w:lang w:val="vi-VN"/>
        </w:rPr>
        <w:t>.</w:t>
      </w:r>
    </w:p>
    <w:p w14:paraId="4011D8EA" w14:textId="77777777" w:rsidR="00FC1F11" w:rsidRPr="00BC6FBD" w:rsidRDefault="00FC1F11" w:rsidP="00446B17">
      <w:pPr>
        <w:widowControl w:val="0"/>
        <w:spacing w:before="200"/>
        <w:ind w:firstLine="567"/>
        <w:jc w:val="both"/>
        <w:rPr>
          <w:b/>
          <w:bCs/>
          <w:color w:val="000000"/>
          <w:sz w:val="28"/>
          <w:szCs w:val="28"/>
          <w:lang w:val="vi-VN"/>
        </w:rPr>
      </w:pPr>
      <w:r w:rsidRPr="00BC6FBD">
        <w:rPr>
          <w:b/>
          <w:bCs/>
          <w:color w:val="000000"/>
          <w:sz w:val="28"/>
          <w:szCs w:val="28"/>
          <w:lang w:val="vi-VN"/>
        </w:rPr>
        <w:t>Điều 3. Áp dụng pháp luật</w:t>
      </w:r>
    </w:p>
    <w:p w14:paraId="07BB51C4" w14:textId="77777777" w:rsidR="00FC1F11" w:rsidRPr="00BC6FBD" w:rsidRDefault="00FC1F11" w:rsidP="00446B17">
      <w:pPr>
        <w:widowControl w:val="0"/>
        <w:spacing w:before="200"/>
        <w:ind w:firstLine="567"/>
        <w:jc w:val="both"/>
        <w:rPr>
          <w:color w:val="000000"/>
          <w:sz w:val="28"/>
          <w:szCs w:val="28"/>
          <w:lang w:val="vi-VN"/>
        </w:rPr>
      </w:pPr>
      <w:r w:rsidRPr="00BC6FBD">
        <w:rPr>
          <w:color w:val="000000"/>
          <w:sz w:val="28"/>
          <w:szCs w:val="28"/>
          <w:lang w:val="vi-VN"/>
        </w:rPr>
        <w:t xml:space="preserve">1. Các hoạt động thực hiện Công ước Cấm vũ khí hóa học được áp dụng </w:t>
      </w:r>
      <w:r w:rsidRPr="00446B17">
        <w:rPr>
          <w:color w:val="000000"/>
          <w:spacing w:val="-6"/>
          <w:sz w:val="28"/>
          <w:szCs w:val="28"/>
          <w:lang w:val="vi-VN"/>
        </w:rPr>
        <w:t>theo quy định của Nghị định này và các quy định khác của pháp luật có liên quan</w:t>
      </w:r>
      <w:r w:rsidRPr="00BC6FBD">
        <w:rPr>
          <w:color w:val="000000"/>
          <w:sz w:val="28"/>
          <w:szCs w:val="28"/>
          <w:lang w:val="vi-VN"/>
        </w:rPr>
        <w:t>.</w:t>
      </w:r>
    </w:p>
    <w:p w14:paraId="383C8DFE" w14:textId="77777777" w:rsidR="00FC1F11" w:rsidRPr="00BC6FBD" w:rsidRDefault="00FC1F11" w:rsidP="00446B17">
      <w:pPr>
        <w:widowControl w:val="0"/>
        <w:spacing w:before="200"/>
        <w:ind w:firstLine="567"/>
        <w:jc w:val="both"/>
        <w:rPr>
          <w:color w:val="000000"/>
          <w:sz w:val="28"/>
          <w:szCs w:val="28"/>
          <w:lang w:val="vi-VN"/>
        </w:rPr>
      </w:pPr>
      <w:r w:rsidRPr="00581025">
        <w:rPr>
          <w:color w:val="000000"/>
          <w:spacing w:val="-6"/>
          <w:sz w:val="28"/>
          <w:szCs w:val="28"/>
          <w:lang w:val="vi-VN"/>
        </w:rPr>
        <w:t xml:space="preserve">2. </w:t>
      </w:r>
      <w:bookmarkStart w:id="5" w:name="_Hlk147391768"/>
      <w:r w:rsidRPr="00CF6003">
        <w:rPr>
          <w:color w:val="000000"/>
          <w:spacing w:val="-6"/>
          <w:sz w:val="28"/>
          <w:szCs w:val="28"/>
          <w:lang w:val="vi-VN"/>
        </w:rPr>
        <w:t>Các hành vi bị cấm và các mục đích không bị cấm áp dụng theo khoản 1</w:t>
      </w:r>
      <w:r w:rsidRPr="00CF6003">
        <w:rPr>
          <w:color w:val="000000"/>
          <w:sz w:val="28"/>
          <w:szCs w:val="28"/>
          <w:lang w:val="vi-VN"/>
        </w:rPr>
        <w:t xml:space="preserve"> Điều 1 và khoản 9 Điều 2 Công ước Cấm vũ khí hóa học.</w:t>
      </w:r>
      <w:bookmarkEnd w:id="5"/>
    </w:p>
    <w:p w14:paraId="06200F2F" w14:textId="77777777" w:rsidR="00FC1F11" w:rsidRPr="00BC6FBD" w:rsidRDefault="00FC1F11" w:rsidP="00446B17">
      <w:pPr>
        <w:widowControl w:val="0"/>
        <w:spacing w:before="200"/>
        <w:ind w:firstLine="567"/>
        <w:jc w:val="both"/>
        <w:rPr>
          <w:b/>
          <w:bCs/>
          <w:color w:val="000000"/>
          <w:sz w:val="28"/>
          <w:szCs w:val="28"/>
          <w:lang w:val="vi-VN"/>
        </w:rPr>
      </w:pPr>
      <w:bookmarkStart w:id="6" w:name="dieu_2"/>
      <w:bookmarkEnd w:id="4"/>
      <w:r w:rsidRPr="00BC6FBD">
        <w:rPr>
          <w:b/>
          <w:bCs/>
          <w:color w:val="000000"/>
          <w:sz w:val="28"/>
          <w:szCs w:val="28"/>
          <w:lang w:val="vi-VN"/>
        </w:rPr>
        <w:t>Điều 4. Giải thích từ ngữ</w:t>
      </w:r>
      <w:bookmarkEnd w:id="6"/>
    </w:p>
    <w:p w14:paraId="16F3439C" w14:textId="77777777" w:rsidR="00FC1F11" w:rsidRPr="00BC6FBD" w:rsidRDefault="00FC1F11" w:rsidP="00446B17">
      <w:pPr>
        <w:widowControl w:val="0"/>
        <w:spacing w:before="200"/>
        <w:ind w:firstLine="567"/>
        <w:jc w:val="both"/>
        <w:rPr>
          <w:color w:val="000000"/>
          <w:sz w:val="28"/>
          <w:szCs w:val="28"/>
          <w:lang w:val="vi-VN"/>
        </w:rPr>
      </w:pPr>
      <w:r w:rsidRPr="00BC6FBD">
        <w:rPr>
          <w:color w:val="000000"/>
          <w:sz w:val="28"/>
          <w:szCs w:val="28"/>
          <w:lang w:val="vi-VN"/>
        </w:rPr>
        <w:t>Trong Nghị định này, các từ ngữ dưới đây được hiểu như sau:</w:t>
      </w:r>
    </w:p>
    <w:p w14:paraId="0D7580BB" w14:textId="77777777" w:rsidR="00FC1F11" w:rsidRPr="00BC6FBD" w:rsidRDefault="00FC1F11" w:rsidP="00446B17">
      <w:pPr>
        <w:widowControl w:val="0"/>
        <w:spacing w:before="200"/>
        <w:ind w:firstLine="567"/>
        <w:jc w:val="both"/>
        <w:rPr>
          <w:color w:val="000000"/>
          <w:sz w:val="28"/>
          <w:szCs w:val="28"/>
          <w:lang w:val="vi-VN"/>
        </w:rPr>
      </w:pPr>
      <w:r w:rsidRPr="00CF6003">
        <w:rPr>
          <w:color w:val="000000"/>
          <w:sz w:val="28"/>
          <w:szCs w:val="28"/>
          <w:lang w:val="vi-VN"/>
        </w:rPr>
        <w:t>1</w:t>
      </w:r>
      <w:r w:rsidRPr="00BC6FBD">
        <w:rPr>
          <w:color w:val="000000"/>
          <w:sz w:val="28"/>
          <w:szCs w:val="28"/>
          <w:lang w:val="vi-VN"/>
        </w:rPr>
        <w:t xml:space="preserve">. </w:t>
      </w:r>
      <w:r w:rsidRPr="00BC6FBD">
        <w:rPr>
          <w:iCs/>
          <w:color w:val="000000"/>
          <w:sz w:val="28"/>
          <w:szCs w:val="28"/>
          <w:lang w:val="vi-VN"/>
        </w:rPr>
        <w:t xml:space="preserve">Vũ khí hoá học </w:t>
      </w:r>
      <w:r w:rsidRPr="00BC6FBD">
        <w:rPr>
          <w:color w:val="000000"/>
          <w:sz w:val="28"/>
          <w:szCs w:val="28"/>
          <w:lang w:val="vi-VN"/>
        </w:rPr>
        <w:t>được định nghĩa theo Công ước Cấm vũ khí hoá học</w:t>
      </w:r>
      <w:r w:rsidRPr="00CF6003">
        <w:rPr>
          <w:color w:val="000000"/>
          <w:sz w:val="28"/>
          <w:szCs w:val="28"/>
          <w:lang w:val="vi-VN"/>
        </w:rPr>
        <w:t xml:space="preserve"> </w:t>
      </w:r>
      <w:r w:rsidRPr="00BC6FBD">
        <w:rPr>
          <w:color w:val="000000"/>
          <w:sz w:val="28"/>
          <w:szCs w:val="28"/>
          <w:lang w:val="vi-VN"/>
        </w:rPr>
        <w:t>bao gồm các loại sau đây, riêng biệt hoặc trong tổ hợp:</w:t>
      </w:r>
    </w:p>
    <w:p w14:paraId="6FD83D3A" w14:textId="77777777" w:rsidR="00FC1F11" w:rsidRPr="00BC6FBD" w:rsidRDefault="00FC1F11" w:rsidP="00446B17">
      <w:pPr>
        <w:widowControl w:val="0"/>
        <w:spacing w:before="200"/>
        <w:ind w:firstLine="567"/>
        <w:jc w:val="both"/>
        <w:rPr>
          <w:color w:val="000000"/>
          <w:sz w:val="28"/>
          <w:szCs w:val="28"/>
          <w:lang w:val="vi-VN"/>
        </w:rPr>
      </w:pPr>
      <w:r w:rsidRPr="00BC6FBD">
        <w:rPr>
          <w:color w:val="000000"/>
          <w:sz w:val="28"/>
          <w:szCs w:val="28"/>
          <w:lang w:val="vi-VN"/>
        </w:rPr>
        <w:t>a) Các hóa chất độc và tiền chất của chúng, trừ trường hợp được sử dụng cho những mục đích không bị cấm theo Công ước Cấm vũ khí hóa học với số lượng và chủng loại phù hợp với các mục đích đó;</w:t>
      </w:r>
    </w:p>
    <w:p w14:paraId="55B1DC38" w14:textId="77777777" w:rsidR="00FC1F11" w:rsidRPr="00BC6FBD" w:rsidRDefault="00FC1F11" w:rsidP="00446B17">
      <w:pPr>
        <w:widowControl w:val="0"/>
        <w:spacing w:before="200"/>
        <w:ind w:firstLine="567"/>
        <w:jc w:val="both"/>
        <w:rPr>
          <w:color w:val="000000"/>
          <w:sz w:val="28"/>
          <w:szCs w:val="28"/>
          <w:lang w:val="vi-VN"/>
        </w:rPr>
      </w:pPr>
      <w:r w:rsidRPr="00BC6FBD">
        <w:rPr>
          <w:color w:val="000000"/>
          <w:sz w:val="28"/>
          <w:szCs w:val="28"/>
          <w:lang w:val="vi-VN"/>
        </w:rPr>
        <w:t xml:space="preserve">b) Đạn dược và thiết bị được thiết kế </w:t>
      </w:r>
      <w:r w:rsidRPr="00CF6003">
        <w:rPr>
          <w:color w:val="000000"/>
          <w:sz w:val="28"/>
          <w:szCs w:val="28"/>
          <w:lang w:val="vi-VN"/>
        </w:rPr>
        <w:t>chuyên biệt</w:t>
      </w:r>
      <w:r w:rsidRPr="00BC6FBD">
        <w:rPr>
          <w:color w:val="000000"/>
          <w:sz w:val="28"/>
          <w:szCs w:val="28"/>
          <w:lang w:val="vi-VN"/>
        </w:rPr>
        <w:t xml:space="preserve"> để gây tử vong hoặc </w:t>
      </w:r>
      <w:r w:rsidRPr="00CF6003">
        <w:rPr>
          <w:color w:val="000000"/>
          <w:sz w:val="28"/>
          <w:szCs w:val="28"/>
          <w:lang w:val="vi-VN"/>
        </w:rPr>
        <w:t>gây</w:t>
      </w:r>
      <w:r w:rsidRPr="00BC6FBD">
        <w:rPr>
          <w:color w:val="000000"/>
          <w:sz w:val="28"/>
          <w:szCs w:val="28"/>
          <w:lang w:val="vi-VN"/>
        </w:rPr>
        <w:t xml:space="preserve"> tác hại khác thông qua độc tính của các hoá chất độc nêu tại điểm a khoản này. Độc tính của các hóa chất có thể phát sinh khi sử dụng các loại đạn dược và</w:t>
      </w:r>
      <w:r w:rsidRPr="00CF6003">
        <w:rPr>
          <w:color w:val="000000"/>
          <w:sz w:val="28"/>
          <w:szCs w:val="28"/>
          <w:lang w:val="vi-VN"/>
        </w:rPr>
        <w:t>/hoặc</w:t>
      </w:r>
      <w:r w:rsidRPr="00BC6FBD">
        <w:rPr>
          <w:color w:val="000000"/>
          <w:sz w:val="28"/>
          <w:szCs w:val="28"/>
          <w:lang w:val="vi-VN"/>
        </w:rPr>
        <w:t xml:space="preserve"> thiết bị này; </w:t>
      </w:r>
    </w:p>
    <w:p w14:paraId="235A3DD1" w14:textId="77777777" w:rsidR="00FC1F11" w:rsidRPr="00BC6FBD" w:rsidRDefault="00FC1F11" w:rsidP="00446B17">
      <w:pPr>
        <w:widowControl w:val="0"/>
        <w:spacing w:before="200"/>
        <w:ind w:firstLine="567"/>
        <w:jc w:val="both"/>
        <w:rPr>
          <w:color w:val="000000"/>
          <w:sz w:val="28"/>
          <w:szCs w:val="28"/>
          <w:lang w:val="vi-VN"/>
        </w:rPr>
      </w:pPr>
      <w:r w:rsidRPr="00BC6FBD">
        <w:rPr>
          <w:color w:val="000000"/>
          <w:sz w:val="28"/>
          <w:szCs w:val="28"/>
          <w:lang w:val="vi-VN"/>
        </w:rPr>
        <w:t xml:space="preserve">c) Bất kỳ loại trang thiết bị nào được thiết kế chuyên dụng, trực tiếp liên </w:t>
      </w:r>
      <w:r w:rsidRPr="00446B17">
        <w:rPr>
          <w:color w:val="000000"/>
          <w:spacing w:val="-6"/>
          <w:sz w:val="28"/>
          <w:szCs w:val="28"/>
          <w:lang w:val="vi-VN"/>
        </w:rPr>
        <w:t>quan đến sử dụng các loại đạn dược và</w:t>
      </w:r>
      <w:r w:rsidRPr="00CF6003">
        <w:rPr>
          <w:color w:val="000000"/>
          <w:spacing w:val="-6"/>
          <w:sz w:val="28"/>
          <w:szCs w:val="28"/>
          <w:lang w:val="vi-VN"/>
        </w:rPr>
        <w:t>/hoặc</w:t>
      </w:r>
      <w:r w:rsidRPr="00446B17">
        <w:rPr>
          <w:color w:val="000000"/>
          <w:spacing w:val="-6"/>
          <w:sz w:val="28"/>
          <w:szCs w:val="28"/>
          <w:lang w:val="vi-VN"/>
        </w:rPr>
        <w:t xml:space="preserve"> thiết bị nêu tại điểm b khoản này.</w:t>
      </w:r>
    </w:p>
    <w:p w14:paraId="58023CDD" w14:textId="73A453E8" w:rsidR="00FC1F11" w:rsidRPr="00CF6003" w:rsidRDefault="00FC1F11" w:rsidP="00446B17">
      <w:pPr>
        <w:widowControl w:val="0"/>
        <w:spacing w:before="200"/>
        <w:ind w:firstLine="567"/>
        <w:jc w:val="both"/>
        <w:rPr>
          <w:color w:val="000000"/>
          <w:sz w:val="28"/>
          <w:szCs w:val="28"/>
          <w:lang w:val="vi-VN"/>
        </w:rPr>
      </w:pPr>
      <w:r w:rsidRPr="00CF6003">
        <w:rPr>
          <w:color w:val="000000"/>
          <w:sz w:val="28"/>
          <w:szCs w:val="28"/>
          <w:lang w:val="vi-VN"/>
        </w:rPr>
        <w:t xml:space="preserve">2. </w:t>
      </w:r>
      <w:r w:rsidR="00B53E54" w:rsidRPr="00BC6FBD">
        <w:rPr>
          <w:iCs/>
          <w:color w:val="000000"/>
          <w:sz w:val="28"/>
          <w:szCs w:val="28"/>
          <w:lang w:val="vi-VN"/>
        </w:rPr>
        <w:t>H</w:t>
      </w:r>
      <w:r w:rsidR="00B53E54" w:rsidRPr="00B53E54">
        <w:rPr>
          <w:iCs/>
          <w:color w:val="000000"/>
          <w:sz w:val="28"/>
          <w:szCs w:val="28"/>
          <w:lang w:val="vi-VN"/>
        </w:rPr>
        <w:t>óa</w:t>
      </w:r>
      <w:r w:rsidR="00B53E54" w:rsidRPr="00BC6FBD">
        <w:rPr>
          <w:iCs/>
          <w:color w:val="000000"/>
          <w:sz w:val="28"/>
          <w:szCs w:val="28"/>
          <w:lang w:val="vi-VN"/>
        </w:rPr>
        <w:t xml:space="preserve"> </w:t>
      </w:r>
      <w:r w:rsidRPr="00BC6FBD">
        <w:rPr>
          <w:iCs/>
          <w:color w:val="000000"/>
          <w:sz w:val="28"/>
          <w:szCs w:val="28"/>
          <w:lang w:val="vi-VN"/>
        </w:rPr>
        <w:t>chất độc</w:t>
      </w:r>
      <w:r w:rsidRPr="00BC6FBD">
        <w:rPr>
          <w:color w:val="000000"/>
          <w:sz w:val="28"/>
          <w:szCs w:val="28"/>
          <w:lang w:val="vi-VN"/>
        </w:rPr>
        <w:t xml:space="preserve"> được định nghĩa theo Công ước Cấm vũ khí </w:t>
      </w:r>
      <w:r w:rsidR="00B53E54" w:rsidRPr="00BC6FBD">
        <w:rPr>
          <w:color w:val="000000"/>
          <w:sz w:val="28"/>
          <w:szCs w:val="28"/>
          <w:lang w:val="vi-VN"/>
        </w:rPr>
        <w:t>h</w:t>
      </w:r>
      <w:r w:rsidR="00B53E54" w:rsidRPr="00B53E54">
        <w:rPr>
          <w:color w:val="000000"/>
          <w:sz w:val="28"/>
          <w:szCs w:val="28"/>
          <w:lang w:val="vi-VN"/>
        </w:rPr>
        <w:t>óa</w:t>
      </w:r>
      <w:r w:rsidR="00B53E54" w:rsidRPr="00BC6FBD">
        <w:rPr>
          <w:color w:val="000000"/>
          <w:sz w:val="28"/>
          <w:szCs w:val="28"/>
          <w:lang w:val="vi-VN"/>
        </w:rPr>
        <w:t xml:space="preserve"> </w:t>
      </w:r>
      <w:r w:rsidRPr="00BC6FBD">
        <w:rPr>
          <w:color w:val="000000"/>
          <w:sz w:val="28"/>
          <w:szCs w:val="28"/>
          <w:lang w:val="vi-VN"/>
        </w:rPr>
        <w:t>học</w:t>
      </w:r>
      <w:r w:rsidRPr="00CF6003">
        <w:rPr>
          <w:color w:val="000000"/>
          <w:sz w:val="28"/>
          <w:szCs w:val="28"/>
          <w:lang w:val="vi-VN"/>
        </w:rPr>
        <w:t xml:space="preserve"> </w:t>
      </w:r>
      <w:r w:rsidRPr="00BC6FBD">
        <w:rPr>
          <w:color w:val="000000"/>
          <w:sz w:val="28"/>
          <w:szCs w:val="28"/>
          <w:lang w:val="vi-VN"/>
        </w:rPr>
        <w:t xml:space="preserve">là bất kỳ </w:t>
      </w:r>
      <w:r w:rsidR="00B53E54" w:rsidRPr="00BC6FBD">
        <w:rPr>
          <w:color w:val="000000"/>
          <w:sz w:val="28"/>
          <w:szCs w:val="28"/>
          <w:lang w:val="vi-VN"/>
        </w:rPr>
        <w:t>h</w:t>
      </w:r>
      <w:r w:rsidR="00B53E54" w:rsidRPr="00B53E54">
        <w:rPr>
          <w:color w:val="000000"/>
          <w:sz w:val="28"/>
          <w:szCs w:val="28"/>
          <w:lang w:val="vi-VN"/>
        </w:rPr>
        <w:t>óa</w:t>
      </w:r>
      <w:r w:rsidR="00B53E54" w:rsidRPr="00BC6FBD">
        <w:rPr>
          <w:color w:val="000000"/>
          <w:sz w:val="28"/>
          <w:szCs w:val="28"/>
          <w:lang w:val="vi-VN"/>
        </w:rPr>
        <w:t xml:space="preserve"> </w:t>
      </w:r>
      <w:r w:rsidRPr="00BC6FBD">
        <w:rPr>
          <w:color w:val="000000"/>
          <w:sz w:val="28"/>
          <w:szCs w:val="28"/>
          <w:lang w:val="vi-VN"/>
        </w:rPr>
        <w:t>chất nào</w:t>
      </w:r>
      <w:r w:rsidRPr="00CF6003">
        <w:rPr>
          <w:color w:val="000000"/>
          <w:sz w:val="28"/>
          <w:szCs w:val="28"/>
          <w:lang w:val="vi-VN"/>
        </w:rPr>
        <w:t>,</w:t>
      </w:r>
      <w:r w:rsidRPr="00BC6FBD">
        <w:rPr>
          <w:color w:val="000000"/>
          <w:sz w:val="28"/>
          <w:szCs w:val="28"/>
          <w:lang w:val="vi-VN"/>
        </w:rPr>
        <w:t xml:space="preserve"> thông qua phản ứng </w:t>
      </w:r>
      <w:r w:rsidR="00B53E54" w:rsidRPr="00BC6FBD">
        <w:rPr>
          <w:color w:val="000000"/>
          <w:sz w:val="28"/>
          <w:szCs w:val="28"/>
          <w:lang w:val="vi-VN"/>
        </w:rPr>
        <w:t>h</w:t>
      </w:r>
      <w:r w:rsidR="00B53E54" w:rsidRPr="00B53E54">
        <w:rPr>
          <w:color w:val="000000"/>
          <w:sz w:val="28"/>
          <w:szCs w:val="28"/>
          <w:lang w:val="vi-VN"/>
        </w:rPr>
        <w:t>óa</w:t>
      </w:r>
      <w:r w:rsidR="00B53E54" w:rsidRPr="00BC6FBD">
        <w:rPr>
          <w:color w:val="000000"/>
          <w:sz w:val="28"/>
          <w:szCs w:val="28"/>
          <w:lang w:val="vi-VN"/>
        </w:rPr>
        <w:t xml:space="preserve"> </w:t>
      </w:r>
      <w:r w:rsidRPr="00BC6FBD">
        <w:rPr>
          <w:color w:val="000000"/>
          <w:sz w:val="28"/>
          <w:szCs w:val="28"/>
          <w:lang w:val="vi-VN"/>
        </w:rPr>
        <w:t xml:space="preserve">học của </w:t>
      </w:r>
      <w:r w:rsidR="00B53E54" w:rsidRPr="00CF6003">
        <w:rPr>
          <w:color w:val="000000"/>
          <w:sz w:val="28"/>
          <w:szCs w:val="28"/>
          <w:lang w:val="vi-VN"/>
        </w:rPr>
        <w:t>h</w:t>
      </w:r>
      <w:r w:rsidR="00B53E54" w:rsidRPr="00B53E54">
        <w:rPr>
          <w:color w:val="000000"/>
          <w:sz w:val="28"/>
          <w:szCs w:val="28"/>
          <w:lang w:val="vi-VN"/>
        </w:rPr>
        <w:t>óa</w:t>
      </w:r>
      <w:r w:rsidR="00B53E54" w:rsidRPr="00CF6003">
        <w:rPr>
          <w:color w:val="000000"/>
          <w:sz w:val="28"/>
          <w:szCs w:val="28"/>
          <w:lang w:val="vi-VN"/>
        </w:rPr>
        <w:t xml:space="preserve"> </w:t>
      </w:r>
      <w:r w:rsidRPr="00CF6003">
        <w:rPr>
          <w:color w:val="000000"/>
          <w:sz w:val="28"/>
          <w:szCs w:val="28"/>
          <w:lang w:val="vi-VN"/>
        </w:rPr>
        <w:t>chất đó</w:t>
      </w:r>
      <w:r w:rsidRPr="00BC6FBD">
        <w:rPr>
          <w:color w:val="000000"/>
          <w:sz w:val="28"/>
          <w:szCs w:val="28"/>
          <w:lang w:val="vi-VN"/>
        </w:rPr>
        <w:t xml:space="preserve"> lên quá trình sống</w:t>
      </w:r>
      <w:r w:rsidRPr="00CF6003">
        <w:rPr>
          <w:color w:val="000000"/>
          <w:sz w:val="28"/>
          <w:szCs w:val="28"/>
          <w:lang w:val="vi-VN"/>
        </w:rPr>
        <w:t>,</w:t>
      </w:r>
      <w:r w:rsidRPr="00BC6FBD">
        <w:rPr>
          <w:color w:val="000000"/>
          <w:sz w:val="28"/>
          <w:szCs w:val="28"/>
          <w:lang w:val="vi-VN"/>
        </w:rPr>
        <w:t xml:space="preserve"> có thể gây tử vong, tê liệt tạm thời hoặc tác hại lâu dài đối với con người và động vật. Khái niệm này được áp dụng cho tất cả các loại </w:t>
      </w:r>
      <w:r w:rsidR="00B53E54" w:rsidRPr="00BC6FBD">
        <w:rPr>
          <w:color w:val="000000"/>
          <w:sz w:val="28"/>
          <w:szCs w:val="28"/>
          <w:lang w:val="vi-VN"/>
        </w:rPr>
        <w:t>h</w:t>
      </w:r>
      <w:r w:rsidR="00B53E54" w:rsidRPr="00B53E54">
        <w:rPr>
          <w:color w:val="000000"/>
          <w:sz w:val="28"/>
          <w:szCs w:val="28"/>
          <w:lang w:val="vi-VN"/>
        </w:rPr>
        <w:t>óa</w:t>
      </w:r>
      <w:r w:rsidR="00B53E54" w:rsidRPr="00BC6FBD">
        <w:rPr>
          <w:color w:val="000000"/>
          <w:sz w:val="28"/>
          <w:szCs w:val="28"/>
          <w:lang w:val="vi-VN"/>
        </w:rPr>
        <w:t xml:space="preserve"> </w:t>
      </w:r>
      <w:r w:rsidRPr="00BC6FBD">
        <w:rPr>
          <w:color w:val="000000"/>
          <w:sz w:val="28"/>
          <w:szCs w:val="28"/>
          <w:lang w:val="vi-VN"/>
        </w:rPr>
        <w:t>chất có đặc tính nêu trên, không phân biệt nguồn gốc, phương pháp sản xuất và cơ sở sản xuất, kể cả quân sự hoặc phi quân sự</w:t>
      </w:r>
      <w:r w:rsidRPr="00CF6003">
        <w:rPr>
          <w:color w:val="000000"/>
          <w:sz w:val="28"/>
          <w:szCs w:val="28"/>
          <w:lang w:val="vi-VN"/>
        </w:rPr>
        <w:t>.</w:t>
      </w:r>
    </w:p>
    <w:p w14:paraId="68E5BE21" w14:textId="27B312FD" w:rsidR="00FC1F11" w:rsidRPr="00CF6003" w:rsidRDefault="00FC1F11" w:rsidP="00BC6FBD">
      <w:pPr>
        <w:widowControl w:val="0"/>
        <w:spacing w:before="240"/>
        <w:ind w:firstLine="567"/>
        <w:jc w:val="both"/>
        <w:rPr>
          <w:color w:val="000000"/>
          <w:sz w:val="28"/>
          <w:szCs w:val="28"/>
          <w:lang w:val="vi-VN"/>
        </w:rPr>
      </w:pPr>
      <w:r w:rsidRPr="00CF6003">
        <w:rPr>
          <w:color w:val="000000"/>
          <w:sz w:val="28"/>
          <w:szCs w:val="28"/>
          <w:lang w:val="vi-VN"/>
        </w:rPr>
        <w:lastRenderedPageBreak/>
        <w:t xml:space="preserve">3. </w:t>
      </w:r>
      <w:r w:rsidRPr="00BC6FBD">
        <w:rPr>
          <w:iCs/>
          <w:color w:val="000000"/>
          <w:sz w:val="28"/>
          <w:szCs w:val="28"/>
          <w:lang w:val="vi-VN"/>
        </w:rPr>
        <w:t>Tiền chất</w:t>
      </w:r>
      <w:r w:rsidRPr="00BC6FBD">
        <w:rPr>
          <w:color w:val="000000"/>
          <w:sz w:val="28"/>
          <w:szCs w:val="28"/>
          <w:lang w:val="vi-VN"/>
        </w:rPr>
        <w:t xml:space="preserve"> được định nghĩa theo Công ước Cấm vũ khí </w:t>
      </w:r>
      <w:r w:rsidR="00D574C2" w:rsidRPr="004E46E2">
        <w:rPr>
          <w:color w:val="000000"/>
          <w:sz w:val="28"/>
          <w:szCs w:val="28"/>
          <w:lang w:val="vi-VN"/>
        </w:rPr>
        <w:t>hóa</w:t>
      </w:r>
      <w:r w:rsidR="002D4BB9" w:rsidRPr="00BC6FBD">
        <w:rPr>
          <w:color w:val="000000"/>
          <w:sz w:val="28"/>
          <w:szCs w:val="28"/>
          <w:lang w:val="vi-VN"/>
        </w:rPr>
        <w:t xml:space="preserve"> </w:t>
      </w:r>
      <w:r w:rsidRPr="00BC6FBD">
        <w:rPr>
          <w:color w:val="000000"/>
          <w:sz w:val="28"/>
          <w:szCs w:val="28"/>
          <w:lang w:val="vi-VN"/>
        </w:rPr>
        <w:t>học</w:t>
      </w:r>
      <w:r w:rsidRPr="00CF6003">
        <w:rPr>
          <w:color w:val="000000"/>
          <w:sz w:val="28"/>
          <w:szCs w:val="28"/>
          <w:lang w:val="vi-VN"/>
        </w:rPr>
        <w:t xml:space="preserve"> </w:t>
      </w:r>
      <w:r w:rsidRPr="00BC6FBD">
        <w:rPr>
          <w:color w:val="000000"/>
          <w:sz w:val="28"/>
          <w:szCs w:val="28"/>
          <w:lang w:val="vi-VN"/>
        </w:rPr>
        <w:t xml:space="preserve">là bất kỳ hoá chất nào tham gia ở bất cứ </w:t>
      </w:r>
      <w:r w:rsidRPr="00CF6003">
        <w:rPr>
          <w:color w:val="000000"/>
          <w:sz w:val="28"/>
          <w:szCs w:val="28"/>
          <w:lang w:val="vi-VN"/>
        </w:rPr>
        <w:t>công</w:t>
      </w:r>
      <w:r w:rsidRPr="00BC6FBD">
        <w:rPr>
          <w:color w:val="000000"/>
          <w:sz w:val="28"/>
          <w:szCs w:val="28"/>
          <w:lang w:val="vi-VN"/>
        </w:rPr>
        <w:t xml:space="preserve"> đoạn nào và bằng bất kỳ phương pháp nào trong việc </w:t>
      </w:r>
      <w:r w:rsidRPr="00CF6003">
        <w:rPr>
          <w:color w:val="000000"/>
          <w:sz w:val="28"/>
          <w:szCs w:val="28"/>
          <w:lang w:val="vi-VN"/>
        </w:rPr>
        <w:t>tạo</w:t>
      </w:r>
      <w:r w:rsidRPr="00BC6FBD">
        <w:rPr>
          <w:color w:val="000000"/>
          <w:sz w:val="28"/>
          <w:szCs w:val="28"/>
          <w:lang w:val="vi-VN"/>
        </w:rPr>
        <w:t xml:space="preserve"> ra một hóa chất độc. Tiền chất bao gồm bất kỳ thành phần chủ yếu nào của hệ hoá chất nhị nguyên tố hoặc đa nguyên tố</w:t>
      </w:r>
      <w:r w:rsidRPr="00CF6003">
        <w:rPr>
          <w:color w:val="000000"/>
          <w:sz w:val="28"/>
          <w:szCs w:val="28"/>
          <w:lang w:val="vi-VN"/>
        </w:rPr>
        <w:t>.</w:t>
      </w:r>
    </w:p>
    <w:p w14:paraId="50BBDBA4" w14:textId="50CC0ED0"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4</w:t>
      </w:r>
      <w:r w:rsidRPr="00BC6FBD">
        <w:rPr>
          <w:color w:val="000000"/>
          <w:sz w:val="28"/>
          <w:szCs w:val="28"/>
          <w:lang w:val="vi-VN"/>
        </w:rPr>
        <w:t xml:space="preserve">. </w:t>
      </w:r>
      <w:r w:rsidR="00D574C2" w:rsidRPr="00BC6FBD">
        <w:rPr>
          <w:iCs/>
          <w:color w:val="000000"/>
          <w:sz w:val="28"/>
          <w:szCs w:val="28"/>
          <w:lang w:val="vi-VN"/>
        </w:rPr>
        <w:t>H</w:t>
      </w:r>
      <w:r w:rsidR="00D574C2" w:rsidRPr="004E46E2">
        <w:rPr>
          <w:iCs/>
          <w:color w:val="000000"/>
          <w:sz w:val="28"/>
          <w:szCs w:val="28"/>
          <w:lang w:val="vi-VN"/>
        </w:rPr>
        <w:t>óa</w:t>
      </w:r>
      <w:r w:rsidR="00D574C2" w:rsidRPr="00BC6FBD">
        <w:rPr>
          <w:iCs/>
          <w:color w:val="000000"/>
          <w:sz w:val="28"/>
          <w:szCs w:val="28"/>
          <w:lang w:val="vi-VN"/>
        </w:rPr>
        <w:t xml:space="preserve"> </w:t>
      </w:r>
      <w:r w:rsidRPr="00BC6FBD">
        <w:rPr>
          <w:iCs/>
          <w:color w:val="000000"/>
          <w:sz w:val="28"/>
          <w:szCs w:val="28"/>
          <w:lang w:val="vi-VN"/>
        </w:rPr>
        <w:t>chất Bảng</w:t>
      </w:r>
      <w:r w:rsidRPr="00BC6FBD">
        <w:rPr>
          <w:color w:val="000000"/>
          <w:sz w:val="28"/>
          <w:szCs w:val="28"/>
          <w:lang w:val="vi-VN"/>
        </w:rPr>
        <w:t xml:space="preserve"> là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 xml:space="preserve">chất độc và tiền chất bị kiểm soát theo quy định của Công ước Cấm vũ khí hóa học và được phân theo thứ tự 1, 2, 3 theo tiêu chí quy định tại </w:t>
      </w:r>
      <w:r w:rsidRPr="00CF6003">
        <w:rPr>
          <w:color w:val="000000"/>
          <w:sz w:val="28"/>
          <w:szCs w:val="28"/>
          <w:lang w:val="vi-VN"/>
        </w:rPr>
        <w:t>p</w:t>
      </w:r>
      <w:r w:rsidRPr="00BC6FBD">
        <w:rPr>
          <w:color w:val="000000"/>
          <w:sz w:val="28"/>
          <w:szCs w:val="28"/>
          <w:lang w:val="vi-VN"/>
        </w:rPr>
        <w:t xml:space="preserve">hụ lục </w:t>
      </w:r>
      <w:r w:rsidRPr="00CF6003">
        <w:rPr>
          <w:color w:val="000000"/>
          <w:sz w:val="28"/>
          <w:szCs w:val="28"/>
          <w:lang w:val="vi-VN"/>
        </w:rPr>
        <w:t>H</w:t>
      </w:r>
      <w:r w:rsidRPr="00BC6FBD">
        <w:rPr>
          <w:color w:val="000000"/>
          <w:sz w:val="28"/>
          <w:szCs w:val="28"/>
          <w:lang w:val="vi-VN"/>
        </w:rPr>
        <w:t>óa chất của Công ước</w:t>
      </w:r>
      <w:r w:rsidRPr="00CF6003">
        <w:rPr>
          <w:color w:val="000000"/>
          <w:sz w:val="28"/>
          <w:szCs w:val="28"/>
          <w:lang w:val="vi-VN"/>
        </w:rPr>
        <w:t xml:space="preserve"> </w:t>
      </w:r>
      <w:r w:rsidRPr="00BC6FBD">
        <w:rPr>
          <w:color w:val="000000"/>
          <w:sz w:val="28"/>
          <w:szCs w:val="28"/>
          <w:lang w:val="vi-VN"/>
        </w:rPr>
        <w:t xml:space="preserve">Cấm vũ khí hóa học. Hóa chất Bảng bao gồm chất thuộc </w:t>
      </w:r>
      <w:r w:rsidRPr="00CF6003">
        <w:rPr>
          <w:color w:val="000000"/>
          <w:sz w:val="28"/>
          <w:szCs w:val="28"/>
          <w:lang w:val="vi-VN"/>
        </w:rPr>
        <w:t>D</w:t>
      </w:r>
      <w:r w:rsidRPr="00BC6FBD">
        <w:rPr>
          <w:color w:val="000000"/>
          <w:sz w:val="28"/>
          <w:szCs w:val="28"/>
          <w:lang w:val="vi-VN"/>
        </w:rPr>
        <w:t xml:space="preserve">anh mục và hỗn hợp chất chứa chất thuộc </w:t>
      </w:r>
      <w:r w:rsidRPr="00CF6003">
        <w:rPr>
          <w:color w:val="000000"/>
          <w:sz w:val="28"/>
          <w:szCs w:val="28"/>
          <w:lang w:val="vi-VN"/>
        </w:rPr>
        <w:t>D</w:t>
      </w:r>
      <w:r w:rsidRPr="00BC6FBD">
        <w:rPr>
          <w:color w:val="000000"/>
          <w:sz w:val="28"/>
          <w:szCs w:val="28"/>
          <w:lang w:val="vi-VN"/>
        </w:rPr>
        <w:t xml:space="preserve">anh mục. </w:t>
      </w:r>
    </w:p>
    <w:p w14:paraId="51E612BF" w14:textId="0CBB20B4"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5</w:t>
      </w:r>
      <w:r w:rsidRPr="00BC6FBD">
        <w:rPr>
          <w:color w:val="000000"/>
          <w:sz w:val="28"/>
          <w:szCs w:val="28"/>
          <w:lang w:val="vi-VN"/>
        </w:rPr>
        <w:t xml:space="preserve">. </w:t>
      </w:r>
      <w:r w:rsidRPr="00BC6FBD">
        <w:rPr>
          <w:iCs/>
          <w:color w:val="000000"/>
          <w:sz w:val="28"/>
          <w:szCs w:val="28"/>
          <w:lang w:val="vi-VN"/>
        </w:rPr>
        <w:t>Chất chống bạo loạn</w:t>
      </w:r>
      <w:r w:rsidRPr="00BC6FBD">
        <w:rPr>
          <w:color w:val="000000"/>
          <w:sz w:val="28"/>
          <w:szCs w:val="28"/>
          <w:lang w:val="vi-VN"/>
        </w:rPr>
        <w:t xml:space="preserve"> được định nghĩa theo Công ước Cấm vũ khí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học</w:t>
      </w:r>
      <w:r w:rsidRPr="00CF6003">
        <w:rPr>
          <w:color w:val="000000"/>
          <w:sz w:val="28"/>
          <w:szCs w:val="28"/>
          <w:lang w:val="vi-VN"/>
        </w:rPr>
        <w:t xml:space="preserve"> </w:t>
      </w:r>
      <w:r w:rsidRPr="00BC6FBD">
        <w:rPr>
          <w:color w:val="000000"/>
          <w:sz w:val="28"/>
          <w:szCs w:val="28"/>
          <w:lang w:val="vi-VN"/>
        </w:rPr>
        <w:t xml:space="preserve">là bất kỳ hoá chất nào không phải hoá chất Bảng nhưng có thể nhanh chóng gây ra tác động kích thích trên con người hoặc làm mất khả năng của cơ thể, các tác động này sẽ biến mất trong thời gian ngắn sau khi ngừng tiếp xúc với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chất.</w:t>
      </w:r>
    </w:p>
    <w:p w14:paraId="026A0002" w14:textId="4D2D2FFB"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6</w:t>
      </w:r>
      <w:r w:rsidRPr="00BC6FBD">
        <w:rPr>
          <w:color w:val="000000"/>
          <w:sz w:val="28"/>
          <w:szCs w:val="28"/>
          <w:lang w:val="vi-VN"/>
        </w:rPr>
        <w:t xml:space="preserve">. </w:t>
      </w:r>
      <w:r w:rsidR="00D574C2" w:rsidRPr="00BC6FBD">
        <w:rPr>
          <w:iCs/>
          <w:color w:val="000000"/>
          <w:sz w:val="28"/>
          <w:szCs w:val="28"/>
          <w:lang w:val="vi-VN"/>
        </w:rPr>
        <w:t>H</w:t>
      </w:r>
      <w:r w:rsidR="00D574C2" w:rsidRPr="004E46E2">
        <w:rPr>
          <w:iCs/>
          <w:color w:val="000000"/>
          <w:sz w:val="28"/>
          <w:szCs w:val="28"/>
          <w:lang w:val="vi-VN"/>
        </w:rPr>
        <w:t>óa</w:t>
      </w:r>
      <w:r w:rsidR="00D574C2" w:rsidRPr="00BC6FBD">
        <w:rPr>
          <w:iCs/>
          <w:color w:val="000000"/>
          <w:sz w:val="28"/>
          <w:szCs w:val="28"/>
          <w:lang w:val="vi-VN"/>
        </w:rPr>
        <w:t xml:space="preserve"> </w:t>
      </w:r>
      <w:r w:rsidRPr="00BC6FBD">
        <w:rPr>
          <w:iCs/>
          <w:color w:val="000000"/>
          <w:sz w:val="28"/>
          <w:szCs w:val="28"/>
          <w:lang w:val="vi-VN"/>
        </w:rPr>
        <w:t>chất hữu cơ riêng biệt (hóa chất DOC)</w:t>
      </w:r>
      <w:r w:rsidRPr="00BC6FBD">
        <w:rPr>
          <w:color w:val="000000"/>
          <w:sz w:val="28"/>
          <w:szCs w:val="28"/>
          <w:lang w:val="vi-VN"/>
        </w:rPr>
        <w:t xml:space="preserve"> được định nghĩa theo Công ước Cấm vũ khí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 xml:space="preserve">học bao gồm tất cả các hợp chất có chứa cacbon, ngoại trừ các ôxit, sunfua của </w:t>
      </w:r>
      <w:r w:rsidRPr="00CF6003">
        <w:rPr>
          <w:color w:val="000000"/>
          <w:sz w:val="28"/>
          <w:szCs w:val="28"/>
          <w:lang w:val="vi-VN"/>
        </w:rPr>
        <w:t>các hợp chất này</w:t>
      </w:r>
      <w:r w:rsidRPr="00BC6FBD">
        <w:rPr>
          <w:color w:val="000000"/>
          <w:sz w:val="28"/>
          <w:szCs w:val="28"/>
          <w:lang w:val="vi-VN"/>
        </w:rPr>
        <w:t xml:space="preserve"> và các cacbonat kim loại, được phân biệt bởi tên, công thức cấu tạo (nếu có) hoặc số đăng ký CAS (nếu có) của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 xml:space="preserve">chất đó. </w:t>
      </w:r>
      <w:r w:rsidR="00D574C2" w:rsidRPr="00BC6FBD">
        <w:rPr>
          <w:iCs/>
          <w:color w:val="000000"/>
          <w:sz w:val="28"/>
          <w:szCs w:val="28"/>
          <w:lang w:val="vi-VN"/>
        </w:rPr>
        <w:t>H</w:t>
      </w:r>
      <w:r w:rsidR="00D574C2" w:rsidRPr="004E46E2">
        <w:rPr>
          <w:iCs/>
          <w:color w:val="000000"/>
          <w:sz w:val="28"/>
          <w:szCs w:val="28"/>
          <w:lang w:val="vi-VN"/>
        </w:rPr>
        <w:t>óa</w:t>
      </w:r>
      <w:r w:rsidR="00D574C2" w:rsidRPr="00BC6FBD">
        <w:rPr>
          <w:iCs/>
          <w:color w:val="000000"/>
          <w:sz w:val="28"/>
          <w:szCs w:val="28"/>
          <w:lang w:val="vi-VN"/>
        </w:rPr>
        <w:t xml:space="preserve"> </w:t>
      </w:r>
      <w:r w:rsidRPr="00BC6FBD">
        <w:rPr>
          <w:iCs/>
          <w:color w:val="000000"/>
          <w:sz w:val="28"/>
          <w:szCs w:val="28"/>
          <w:lang w:val="vi-VN"/>
        </w:rPr>
        <w:t>chất DOC-PSF</w:t>
      </w:r>
      <w:r w:rsidRPr="00BC6FBD">
        <w:rPr>
          <w:color w:val="000000"/>
          <w:sz w:val="28"/>
          <w:szCs w:val="28"/>
          <w:lang w:val="vi-VN"/>
        </w:rPr>
        <w:t xml:space="preserve"> được định nghĩa theo Công ước Cấm vũ khí hoá học là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chất hữu cơ riêng biệt có chứa một trong các nguyên tố như phốt pho, lưu huỳnh hoặc flo.</w:t>
      </w:r>
    </w:p>
    <w:p w14:paraId="378EFF4E" w14:textId="108930D4" w:rsidR="00FC1F11" w:rsidRPr="00CF6003" w:rsidRDefault="00FC1F11" w:rsidP="00BC6FBD">
      <w:pPr>
        <w:widowControl w:val="0"/>
        <w:spacing w:before="240"/>
        <w:ind w:firstLine="567"/>
        <w:jc w:val="both"/>
        <w:rPr>
          <w:color w:val="000000"/>
          <w:sz w:val="28"/>
          <w:szCs w:val="28"/>
          <w:lang w:val="vi-VN"/>
        </w:rPr>
      </w:pPr>
      <w:r w:rsidRPr="00CF6003">
        <w:rPr>
          <w:color w:val="000000"/>
          <w:sz w:val="28"/>
          <w:szCs w:val="28"/>
          <w:lang w:val="vi-VN"/>
        </w:rPr>
        <w:t>7</w:t>
      </w:r>
      <w:r w:rsidRPr="00BC6FBD">
        <w:rPr>
          <w:color w:val="000000"/>
          <w:sz w:val="28"/>
          <w:szCs w:val="28"/>
          <w:lang w:val="vi-VN"/>
        </w:rPr>
        <w:t xml:space="preserve">. </w:t>
      </w:r>
      <w:r w:rsidRPr="00BC6FBD">
        <w:rPr>
          <w:iCs/>
          <w:color w:val="000000"/>
          <w:sz w:val="28"/>
          <w:szCs w:val="28"/>
          <w:lang w:val="vi-VN"/>
        </w:rPr>
        <w:t xml:space="preserve">Sản xuất hóa chất </w:t>
      </w:r>
      <w:r w:rsidRPr="00BC6FBD">
        <w:rPr>
          <w:color w:val="000000"/>
          <w:sz w:val="28"/>
          <w:szCs w:val="28"/>
          <w:lang w:val="vi-VN"/>
        </w:rPr>
        <w:t xml:space="preserve">được định nghĩa theo Công ước Cấm vũ khí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 xml:space="preserve">học là hoạt động </w:t>
      </w:r>
      <w:r w:rsidRPr="00CF6003">
        <w:rPr>
          <w:color w:val="000000"/>
          <w:sz w:val="28"/>
          <w:szCs w:val="28"/>
          <w:lang w:val="vi-VN"/>
        </w:rPr>
        <w:t xml:space="preserve">điều chế một </w:t>
      </w:r>
      <w:r w:rsidR="00D574C2" w:rsidRPr="00CF6003">
        <w:rPr>
          <w:color w:val="000000"/>
          <w:sz w:val="28"/>
          <w:szCs w:val="28"/>
          <w:lang w:val="vi-VN"/>
        </w:rPr>
        <w:t>h</w:t>
      </w:r>
      <w:r w:rsidR="00D574C2" w:rsidRPr="004E46E2">
        <w:rPr>
          <w:color w:val="000000"/>
          <w:sz w:val="28"/>
          <w:szCs w:val="28"/>
          <w:lang w:val="vi-VN"/>
        </w:rPr>
        <w:t>óa</w:t>
      </w:r>
      <w:r w:rsidR="00D574C2" w:rsidRPr="00CF6003">
        <w:rPr>
          <w:color w:val="000000"/>
          <w:sz w:val="28"/>
          <w:szCs w:val="28"/>
          <w:lang w:val="vi-VN"/>
        </w:rPr>
        <w:t xml:space="preserve"> </w:t>
      </w:r>
      <w:r w:rsidRPr="00CF6003">
        <w:rPr>
          <w:color w:val="000000"/>
          <w:sz w:val="28"/>
          <w:szCs w:val="28"/>
          <w:lang w:val="vi-VN"/>
        </w:rPr>
        <w:t xml:space="preserve">chất thông qua phản ứng </w:t>
      </w:r>
      <w:r w:rsidR="00D574C2" w:rsidRPr="00CF6003">
        <w:rPr>
          <w:color w:val="000000"/>
          <w:sz w:val="28"/>
          <w:szCs w:val="28"/>
          <w:lang w:val="vi-VN"/>
        </w:rPr>
        <w:t>h</w:t>
      </w:r>
      <w:r w:rsidR="00D574C2" w:rsidRPr="004E46E2">
        <w:rPr>
          <w:color w:val="000000"/>
          <w:sz w:val="28"/>
          <w:szCs w:val="28"/>
          <w:lang w:val="vi-VN"/>
        </w:rPr>
        <w:t>óa</w:t>
      </w:r>
      <w:r w:rsidR="00D574C2" w:rsidRPr="00CF6003">
        <w:rPr>
          <w:color w:val="000000"/>
          <w:sz w:val="28"/>
          <w:szCs w:val="28"/>
          <w:lang w:val="vi-VN"/>
        </w:rPr>
        <w:t xml:space="preserve"> </w:t>
      </w:r>
      <w:r w:rsidRPr="00CF6003">
        <w:rPr>
          <w:color w:val="000000"/>
          <w:sz w:val="28"/>
          <w:szCs w:val="28"/>
          <w:lang w:val="vi-VN"/>
        </w:rPr>
        <w:t>học.</w:t>
      </w:r>
    </w:p>
    <w:p w14:paraId="03E51E1F" w14:textId="77777777" w:rsidR="00FC1F11" w:rsidRPr="00CF6003" w:rsidRDefault="00FC1F11" w:rsidP="00BC6FBD">
      <w:pPr>
        <w:widowControl w:val="0"/>
        <w:spacing w:before="240"/>
        <w:ind w:firstLine="567"/>
        <w:jc w:val="both"/>
        <w:rPr>
          <w:color w:val="000000"/>
          <w:sz w:val="28"/>
          <w:szCs w:val="28"/>
          <w:lang w:val="vi-VN"/>
        </w:rPr>
      </w:pPr>
      <w:r w:rsidRPr="00CF6003">
        <w:rPr>
          <w:color w:val="000000"/>
          <w:sz w:val="28"/>
          <w:szCs w:val="28"/>
          <w:lang w:val="vi-VN"/>
        </w:rPr>
        <w:t xml:space="preserve">8. </w:t>
      </w:r>
      <w:r w:rsidRPr="00CF6003">
        <w:rPr>
          <w:iCs/>
          <w:color w:val="000000"/>
          <w:sz w:val="28"/>
          <w:szCs w:val="28"/>
          <w:lang w:val="vi-VN"/>
        </w:rPr>
        <w:t>Kinh doanh hóa chất</w:t>
      </w:r>
      <w:r w:rsidRPr="00CF6003">
        <w:rPr>
          <w:color w:val="000000"/>
          <w:sz w:val="28"/>
          <w:szCs w:val="28"/>
          <w:lang w:val="vi-VN"/>
        </w:rPr>
        <w:t xml:space="preserve"> bao gồm hoạt động buôn bán, xuất khẩu, nhập khẩu hóa chất để cung ứng hóa chất trên thị trường nhằm mục đích sinh lời. </w:t>
      </w:r>
    </w:p>
    <w:p w14:paraId="07C13A05" w14:textId="60D0A91D"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9</w:t>
      </w:r>
      <w:r w:rsidRPr="00BC6FBD">
        <w:rPr>
          <w:color w:val="000000"/>
          <w:sz w:val="28"/>
          <w:szCs w:val="28"/>
          <w:lang w:val="vi-VN"/>
        </w:rPr>
        <w:t xml:space="preserve">. </w:t>
      </w:r>
      <w:r w:rsidRPr="00BC6FBD">
        <w:rPr>
          <w:iCs/>
          <w:color w:val="000000"/>
          <w:sz w:val="28"/>
          <w:szCs w:val="28"/>
          <w:lang w:val="vi-VN"/>
        </w:rPr>
        <w:t xml:space="preserve">Chế biến </w:t>
      </w:r>
      <w:r w:rsidR="00D574C2" w:rsidRPr="00BC6FBD">
        <w:rPr>
          <w:iCs/>
          <w:color w:val="000000"/>
          <w:sz w:val="28"/>
          <w:szCs w:val="28"/>
          <w:lang w:val="vi-VN"/>
        </w:rPr>
        <w:t>h</w:t>
      </w:r>
      <w:r w:rsidR="00D574C2" w:rsidRPr="004E46E2">
        <w:rPr>
          <w:iCs/>
          <w:color w:val="000000"/>
          <w:sz w:val="28"/>
          <w:szCs w:val="28"/>
          <w:lang w:val="vi-VN"/>
        </w:rPr>
        <w:t>óa</w:t>
      </w:r>
      <w:r w:rsidR="00D574C2" w:rsidRPr="00BC6FBD">
        <w:rPr>
          <w:iCs/>
          <w:color w:val="000000"/>
          <w:sz w:val="28"/>
          <w:szCs w:val="28"/>
          <w:lang w:val="vi-VN"/>
        </w:rPr>
        <w:t xml:space="preserve"> </w:t>
      </w:r>
      <w:r w:rsidRPr="00BC6FBD">
        <w:rPr>
          <w:iCs/>
          <w:color w:val="000000"/>
          <w:sz w:val="28"/>
          <w:szCs w:val="28"/>
          <w:lang w:val="vi-VN"/>
        </w:rPr>
        <w:t>chất</w:t>
      </w:r>
      <w:r w:rsidRPr="00CF6003">
        <w:rPr>
          <w:iCs/>
          <w:color w:val="000000"/>
          <w:sz w:val="28"/>
          <w:szCs w:val="28"/>
          <w:lang w:val="vi-VN"/>
        </w:rPr>
        <w:t xml:space="preserve"> </w:t>
      </w:r>
      <w:r w:rsidRPr="00BC6FBD">
        <w:rPr>
          <w:color w:val="000000"/>
          <w:sz w:val="28"/>
          <w:szCs w:val="28"/>
          <w:lang w:val="vi-VN"/>
        </w:rPr>
        <w:t xml:space="preserve">được định nghĩa theo Công ước Cấm vũ khí hoá học là việc thực hiện </w:t>
      </w:r>
      <w:r w:rsidRPr="00CF6003">
        <w:rPr>
          <w:color w:val="000000"/>
          <w:sz w:val="28"/>
          <w:szCs w:val="28"/>
          <w:lang w:val="vi-VN"/>
        </w:rPr>
        <w:t>các</w:t>
      </w:r>
      <w:r w:rsidRPr="00BC6FBD">
        <w:rPr>
          <w:color w:val="000000"/>
          <w:sz w:val="28"/>
          <w:szCs w:val="28"/>
          <w:lang w:val="vi-VN"/>
        </w:rPr>
        <w:t xml:space="preserve"> quá trình </w:t>
      </w:r>
      <w:r w:rsidRPr="00CF6003">
        <w:rPr>
          <w:color w:val="000000"/>
          <w:sz w:val="28"/>
          <w:szCs w:val="28"/>
          <w:lang w:val="vi-VN"/>
        </w:rPr>
        <w:t>vật lý</w:t>
      </w:r>
      <w:r w:rsidRPr="00BC6FBD">
        <w:rPr>
          <w:color w:val="000000"/>
          <w:sz w:val="28"/>
          <w:szCs w:val="28"/>
          <w:lang w:val="vi-VN"/>
        </w:rPr>
        <w:t xml:space="preserve"> như pha chế, chưng cất, chiết xuất, tinh </w:t>
      </w:r>
      <w:r w:rsidRPr="00CF6003">
        <w:rPr>
          <w:color w:val="000000"/>
          <w:sz w:val="28"/>
          <w:szCs w:val="28"/>
          <w:lang w:val="vi-VN"/>
        </w:rPr>
        <w:t>lọc</w:t>
      </w:r>
      <w:r w:rsidRPr="00BC6FBD">
        <w:rPr>
          <w:color w:val="000000"/>
          <w:sz w:val="28"/>
          <w:szCs w:val="28"/>
          <w:lang w:val="vi-VN"/>
        </w:rPr>
        <w:t xml:space="preserve"> mà ở đó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chất</w:t>
      </w:r>
      <w:r w:rsidRPr="00CF6003">
        <w:rPr>
          <w:color w:val="000000"/>
          <w:sz w:val="28"/>
          <w:szCs w:val="28"/>
          <w:lang w:val="vi-VN"/>
        </w:rPr>
        <w:t xml:space="preserve"> </w:t>
      </w:r>
      <w:r w:rsidRPr="00BC6FBD">
        <w:rPr>
          <w:color w:val="000000"/>
          <w:sz w:val="28"/>
          <w:szCs w:val="28"/>
          <w:lang w:val="vi-VN"/>
        </w:rPr>
        <w:t xml:space="preserve">không bị biến đổi thành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 xml:space="preserve">chất khác. </w:t>
      </w:r>
    </w:p>
    <w:p w14:paraId="1ADB927B" w14:textId="0A4F09D4"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10</w:t>
      </w:r>
      <w:r w:rsidRPr="00BC6FBD">
        <w:rPr>
          <w:color w:val="000000"/>
          <w:sz w:val="28"/>
          <w:szCs w:val="28"/>
          <w:lang w:val="vi-VN"/>
        </w:rPr>
        <w:t xml:space="preserve">. </w:t>
      </w:r>
      <w:r w:rsidRPr="00BC6FBD">
        <w:rPr>
          <w:iCs/>
          <w:color w:val="000000"/>
          <w:sz w:val="28"/>
          <w:szCs w:val="28"/>
          <w:lang w:val="vi-VN"/>
        </w:rPr>
        <w:t xml:space="preserve">Sử dụng </w:t>
      </w:r>
      <w:r w:rsidR="00D574C2" w:rsidRPr="00BC6FBD">
        <w:rPr>
          <w:iCs/>
          <w:color w:val="000000"/>
          <w:sz w:val="28"/>
          <w:szCs w:val="28"/>
          <w:lang w:val="vi-VN"/>
        </w:rPr>
        <w:t>h</w:t>
      </w:r>
      <w:r w:rsidR="00D574C2" w:rsidRPr="004E46E2">
        <w:rPr>
          <w:iCs/>
          <w:color w:val="000000"/>
          <w:sz w:val="28"/>
          <w:szCs w:val="28"/>
          <w:lang w:val="vi-VN"/>
        </w:rPr>
        <w:t>óa</w:t>
      </w:r>
      <w:r w:rsidR="00D574C2" w:rsidRPr="00BC6FBD">
        <w:rPr>
          <w:iCs/>
          <w:color w:val="000000"/>
          <w:sz w:val="28"/>
          <w:szCs w:val="28"/>
          <w:lang w:val="vi-VN"/>
        </w:rPr>
        <w:t xml:space="preserve"> </w:t>
      </w:r>
      <w:r w:rsidRPr="00BC6FBD">
        <w:rPr>
          <w:iCs/>
          <w:color w:val="000000"/>
          <w:sz w:val="28"/>
          <w:szCs w:val="28"/>
          <w:lang w:val="vi-VN"/>
        </w:rPr>
        <w:t xml:space="preserve">chất </w:t>
      </w:r>
      <w:r w:rsidRPr="00BC6FBD">
        <w:rPr>
          <w:color w:val="000000"/>
          <w:sz w:val="28"/>
          <w:szCs w:val="28"/>
          <w:lang w:val="vi-VN"/>
        </w:rPr>
        <w:t xml:space="preserve">được định nghĩa theo Công ước Cấm vũ khí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 xml:space="preserve">học </w:t>
      </w:r>
      <w:r w:rsidRPr="00CF6003">
        <w:rPr>
          <w:color w:val="000000"/>
          <w:sz w:val="28"/>
          <w:szCs w:val="28"/>
          <w:lang w:val="vi-VN"/>
        </w:rPr>
        <w:t xml:space="preserve">là </w:t>
      </w:r>
      <w:r w:rsidRPr="00BC6FBD">
        <w:rPr>
          <w:color w:val="000000"/>
          <w:sz w:val="28"/>
          <w:szCs w:val="28"/>
          <w:lang w:val="vi-VN"/>
        </w:rPr>
        <w:t xml:space="preserve">việc chuyển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CF6003">
        <w:rPr>
          <w:color w:val="000000"/>
          <w:sz w:val="28"/>
          <w:szCs w:val="28"/>
          <w:lang w:val="vi-VN"/>
        </w:rPr>
        <w:t xml:space="preserve">một </w:t>
      </w:r>
      <w:r w:rsidR="00D574C2" w:rsidRPr="00CF6003">
        <w:rPr>
          <w:color w:val="000000"/>
          <w:sz w:val="28"/>
          <w:szCs w:val="28"/>
          <w:lang w:val="vi-VN"/>
        </w:rPr>
        <w:t>h</w:t>
      </w:r>
      <w:r w:rsidR="00D574C2" w:rsidRPr="004E46E2">
        <w:rPr>
          <w:color w:val="000000"/>
          <w:sz w:val="28"/>
          <w:szCs w:val="28"/>
          <w:lang w:val="vi-VN"/>
        </w:rPr>
        <w:t>óa</w:t>
      </w:r>
      <w:r w:rsidR="00D574C2" w:rsidRPr="00CF6003">
        <w:rPr>
          <w:color w:val="000000"/>
          <w:sz w:val="28"/>
          <w:szCs w:val="28"/>
          <w:lang w:val="vi-VN"/>
        </w:rPr>
        <w:t xml:space="preserve"> </w:t>
      </w:r>
      <w:r w:rsidRPr="00CF6003">
        <w:rPr>
          <w:color w:val="000000"/>
          <w:sz w:val="28"/>
          <w:szCs w:val="28"/>
          <w:lang w:val="vi-VN"/>
        </w:rPr>
        <w:t xml:space="preserve">chất </w:t>
      </w:r>
      <w:r w:rsidRPr="00BC6FBD">
        <w:rPr>
          <w:color w:val="000000"/>
          <w:sz w:val="28"/>
          <w:szCs w:val="28"/>
          <w:lang w:val="vi-VN"/>
        </w:rPr>
        <w:t xml:space="preserve">thành một </w:t>
      </w:r>
      <w:r w:rsidR="00D574C2" w:rsidRPr="00BC6FBD">
        <w:rPr>
          <w:color w:val="000000"/>
          <w:sz w:val="28"/>
          <w:szCs w:val="28"/>
          <w:lang w:val="vi-VN"/>
        </w:rPr>
        <w:t>h</w:t>
      </w:r>
      <w:r w:rsidR="00D574C2" w:rsidRPr="004E46E2">
        <w:rPr>
          <w:color w:val="000000"/>
          <w:sz w:val="28"/>
          <w:szCs w:val="28"/>
          <w:lang w:val="vi-VN"/>
        </w:rPr>
        <w:t>óa</w:t>
      </w:r>
      <w:r w:rsidR="00D574C2" w:rsidRPr="00BC6FBD">
        <w:rPr>
          <w:color w:val="000000"/>
          <w:sz w:val="28"/>
          <w:szCs w:val="28"/>
          <w:lang w:val="vi-VN"/>
        </w:rPr>
        <w:t xml:space="preserve"> </w:t>
      </w:r>
      <w:r w:rsidRPr="00BC6FBD">
        <w:rPr>
          <w:color w:val="000000"/>
          <w:sz w:val="28"/>
          <w:szCs w:val="28"/>
          <w:lang w:val="vi-VN"/>
        </w:rPr>
        <w:t xml:space="preserve">chất khác thông qua phản ứng </w:t>
      </w:r>
      <w:r w:rsidR="003F32F1" w:rsidRPr="00BC6FBD">
        <w:rPr>
          <w:color w:val="000000"/>
          <w:sz w:val="28"/>
          <w:szCs w:val="28"/>
          <w:lang w:val="vi-VN"/>
        </w:rPr>
        <w:t>h</w:t>
      </w:r>
      <w:r w:rsidR="003F32F1" w:rsidRPr="004E46E2">
        <w:rPr>
          <w:color w:val="000000"/>
          <w:sz w:val="28"/>
          <w:szCs w:val="28"/>
          <w:lang w:val="vi-VN"/>
        </w:rPr>
        <w:t>óa</w:t>
      </w:r>
      <w:r w:rsidR="003F32F1" w:rsidRPr="00BC6FBD">
        <w:rPr>
          <w:color w:val="000000"/>
          <w:sz w:val="28"/>
          <w:szCs w:val="28"/>
          <w:lang w:val="vi-VN"/>
        </w:rPr>
        <w:t xml:space="preserve"> </w:t>
      </w:r>
      <w:r w:rsidRPr="00BC6FBD">
        <w:rPr>
          <w:color w:val="000000"/>
          <w:sz w:val="28"/>
          <w:szCs w:val="28"/>
          <w:lang w:val="vi-VN"/>
        </w:rPr>
        <w:t>học.</w:t>
      </w:r>
    </w:p>
    <w:p w14:paraId="748F4927" w14:textId="250036C8"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11</w:t>
      </w:r>
      <w:r w:rsidRPr="00BC6FBD">
        <w:rPr>
          <w:color w:val="000000"/>
          <w:sz w:val="28"/>
          <w:szCs w:val="28"/>
          <w:lang w:val="vi-VN"/>
        </w:rPr>
        <w:t xml:space="preserve">. </w:t>
      </w:r>
      <w:r w:rsidRPr="00BC6FBD">
        <w:rPr>
          <w:iCs/>
          <w:color w:val="000000"/>
          <w:sz w:val="28"/>
          <w:szCs w:val="28"/>
          <w:lang w:val="vi-VN"/>
        </w:rPr>
        <w:t xml:space="preserve">Tàng trữ </w:t>
      </w:r>
      <w:r w:rsidR="003F32F1" w:rsidRPr="00BC6FBD">
        <w:rPr>
          <w:iCs/>
          <w:color w:val="000000"/>
          <w:sz w:val="28"/>
          <w:szCs w:val="28"/>
          <w:lang w:val="vi-VN"/>
        </w:rPr>
        <w:t>h</w:t>
      </w:r>
      <w:r w:rsidR="003F32F1" w:rsidRPr="004E46E2">
        <w:rPr>
          <w:iCs/>
          <w:color w:val="000000"/>
          <w:sz w:val="28"/>
          <w:szCs w:val="28"/>
          <w:lang w:val="vi-VN"/>
        </w:rPr>
        <w:t>óa</w:t>
      </w:r>
      <w:r w:rsidR="003F32F1" w:rsidRPr="00BC6FBD">
        <w:rPr>
          <w:iCs/>
          <w:color w:val="000000"/>
          <w:sz w:val="28"/>
          <w:szCs w:val="28"/>
          <w:lang w:val="vi-VN"/>
        </w:rPr>
        <w:t xml:space="preserve"> </w:t>
      </w:r>
      <w:r w:rsidRPr="00BC6FBD">
        <w:rPr>
          <w:iCs/>
          <w:color w:val="000000"/>
          <w:sz w:val="28"/>
          <w:szCs w:val="28"/>
          <w:lang w:val="vi-VN"/>
        </w:rPr>
        <w:t xml:space="preserve">chất </w:t>
      </w:r>
      <w:r w:rsidRPr="00CF6003">
        <w:rPr>
          <w:iCs/>
          <w:color w:val="000000"/>
          <w:sz w:val="28"/>
          <w:szCs w:val="28"/>
          <w:lang w:val="vi-VN"/>
        </w:rPr>
        <w:t>Bảng</w:t>
      </w:r>
      <w:r w:rsidRPr="00CF6003">
        <w:rPr>
          <w:color w:val="000000"/>
          <w:sz w:val="28"/>
          <w:szCs w:val="28"/>
          <w:lang w:val="vi-VN"/>
        </w:rPr>
        <w:t xml:space="preserve"> </w:t>
      </w:r>
      <w:r w:rsidRPr="00BC6FBD">
        <w:rPr>
          <w:color w:val="000000"/>
          <w:sz w:val="28"/>
          <w:szCs w:val="28"/>
          <w:lang w:val="vi-VN"/>
        </w:rPr>
        <w:t xml:space="preserve">được định nghĩa theo Công ước Cấm vũ khí </w:t>
      </w:r>
      <w:r w:rsidR="003F32F1" w:rsidRPr="00BC6FBD">
        <w:rPr>
          <w:color w:val="000000"/>
          <w:sz w:val="28"/>
          <w:szCs w:val="28"/>
          <w:lang w:val="vi-VN"/>
        </w:rPr>
        <w:t>h</w:t>
      </w:r>
      <w:r w:rsidR="003F32F1" w:rsidRPr="004E46E2">
        <w:rPr>
          <w:color w:val="000000"/>
          <w:sz w:val="28"/>
          <w:szCs w:val="28"/>
          <w:lang w:val="vi-VN"/>
        </w:rPr>
        <w:t>óa</w:t>
      </w:r>
      <w:r w:rsidR="003F32F1" w:rsidRPr="00BC6FBD">
        <w:rPr>
          <w:color w:val="000000"/>
          <w:sz w:val="28"/>
          <w:szCs w:val="28"/>
          <w:lang w:val="vi-VN"/>
        </w:rPr>
        <w:t xml:space="preserve"> </w:t>
      </w:r>
      <w:r w:rsidRPr="00BC6FBD">
        <w:rPr>
          <w:color w:val="000000"/>
          <w:sz w:val="28"/>
          <w:szCs w:val="28"/>
          <w:lang w:val="vi-VN"/>
        </w:rPr>
        <w:t xml:space="preserve">học </w:t>
      </w:r>
      <w:r w:rsidRPr="00CF6003">
        <w:rPr>
          <w:color w:val="000000"/>
          <w:sz w:val="28"/>
          <w:szCs w:val="28"/>
          <w:lang w:val="vi-VN"/>
        </w:rPr>
        <w:t>l</w:t>
      </w:r>
      <w:r w:rsidRPr="00BC6FBD">
        <w:rPr>
          <w:color w:val="000000"/>
          <w:sz w:val="28"/>
          <w:szCs w:val="28"/>
          <w:lang w:val="vi-VN"/>
        </w:rPr>
        <w:t xml:space="preserve">à việc lưu giữ, bảo quản </w:t>
      </w:r>
      <w:r w:rsidR="003F32F1" w:rsidRPr="00BC6FBD">
        <w:rPr>
          <w:color w:val="000000"/>
          <w:sz w:val="28"/>
          <w:szCs w:val="28"/>
          <w:lang w:val="vi-VN"/>
        </w:rPr>
        <w:t>h</w:t>
      </w:r>
      <w:r w:rsidR="003F32F1" w:rsidRPr="004E46E2">
        <w:rPr>
          <w:color w:val="000000"/>
          <w:sz w:val="28"/>
          <w:szCs w:val="28"/>
          <w:lang w:val="vi-VN"/>
        </w:rPr>
        <w:t>óa</w:t>
      </w:r>
      <w:r w:rsidR="003F32F1" w:rsidRPr="00BC6FBD">
        <w:rPr>
          <w:color w:val="000000"/>
          <w:sz w:val="28"/>
          <w:szCs w:val="28"/>
          <w:lang w:val="vi-VN"/>
        </w:rPr>
        <w:t xml:space="preserve"> </w:t>
      </w:r>
      <w:r w:rsidRPr="00BC6FBD">
        <w:rPr>
          <w:color w:val="000000"/>
          <w:sz w:val="28"/>
          <w:szCs w:val="28"/>
          <w:lang w:val="vi-VN"/>
        </w:rPr>
        <w:t>chất</w:t>
      </w:r>
      <w:r w:rsidRPr="00CF6003">
        <w:rPr>
          <w:color w:val="000000"/>
          <w:sz w:val="28"/>
          <w:szCs w:val="28"/>
          <w:lang w:val="vi-VN"/>
        </w:rPr>
        <w:t xml:space="preserve"> Bảng </w:t>
      </w:r>
      <w:r w:rsidRPr="00BC6FBD">
        <w:rPr>
          <w:color w:val="000000"/>
          <w:sz w:val="28"/>
          <w:szCs w:val="28"/>
          <w:lang w:val="vi-VN"/>
        </w:rPr>
        <w:t xml:space="preserve">chưa sử dụng hoặc sử dụng </w:t>
      </w:r>
      <w:r w:rsidRPr="00446B17">
        <w:rPr>
          <w:color w:val="000000"/>
          <w:spacing w:val="-6"/>
          <w:sz w:val="28"/>
          <w:szCs w:val="28"/>
          <w:lang w:val="vi-VN"/>
        </w:rPr>
        <w:t>chưa hết trong kho chứa, thùng chứa, bồn chứa chuyên dụng tại cơ sở hóa chấ</w:t>
      </w:r>
      <w:r w:rsidRPr="00BC6FBD">
        <w:rPr>
          <w:color w:val="000000"/>
          <w:sz w:val="28"/>
          <w:szCs w:val="28"/>
          <w:lang w:val="vi-VN"/>
        </w:rPr>
        <w:t xml:space="preserve">t. </w:t>
      </w:r>
    </w:p>
    <w:p w14:paraId="37F66085" w14:textId="1442664F"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12</w:t>
      </w:r>
      <w:r w:rsidRPr="00BC6FBD">
        <w:rPr>
          <w:color w:val="000000"/>
          <w:sz w:val="28"/>
          <w:szCs w:val="28"/>
          <w:lang w:val="vi-VN"/>
        </w:rPr>
        <w:t xml:space="preserve">. </w:t>
      </w:r>
      <w:r w:rsidRPr="00BC6FBD">
        <w:rPr>
          <w:iCs/>
          <w:color w:val="000000"/>
          <w:sz w:val="28"/>
          <w:szCs w:val="28"/>
          <w:lang w:val="vi-VN"/>
        </w:rPr>
        <w:t xml:space="preserve">Tổ chức Cấm vũ khí </w:t>
      </w:r>
      <w:r w:rsidR="003F32F1" w:rsidRPr="00BC6FBD">
        <w:rPr>
          <w:iCs/>
          <w:color w:val="000000"/>
          <w:sz w:val="28"/>
          <w:szCs w:val="28"/>
          <w:lang w:val="vi-VN"/>
        </w:rPr>
        <w:t>h</w:t>
      </w:r>
      <w:r w:rsidR="003F32F1" w:rsidRPr="004E46E2">
        <w:rPr>
          <w:iCs/>
          <w:color w:val="000000"/>
          <w:sz w:val="28"/>
          <w:szCs w:val="28"/>
          <w:lang w:val="vi-VN"/>
        </w:rPr>
        <w:t>óa</w:t>
      </w:r>
      <w:r w:rsidR="003F32F1" w:rsidRPr="00BC6FBD">
        <w:rPr>
          <w:iCs/>
          <w:color w:val="000000"/>
          <w:sz w:val="28"/>
          <w:szCs w:val="28"/>
          <w:lang w:val="vi-VN"/>
        </w:rPr>
        <w:t xml:space="preserve"> </w:t>
      </w:r>
      <w:r w:rsidRPr="00BC6FBD">
        <w:rPr>
          <w:iCs/>
          <w:color w:val="000000"/>
          <w:sz w:val="28"/>
          <w:szCs w:val="28"/>
          <w:lang w:val="vi-VN"/>
        </w:rPr>
        <w:t>học</w:t>
      </w:r>
      <w:r w:rsidRPr="00BC6FBD">
        <w:rPr>
          <w:color w:val="000000"/>
          <w:sz w:val="28"/>
          <w:szCs w:val="28"/>
          <w:lang w:val="vi-VN"/>
        </w:rPr>
        <w:t xml:space="preserve"> (sau đây gọi tắt là </w:t>
      </w:r>
      <w:r w:rsidRPr="00BC6FBD">
        <w:rPr>
          <w:iCs/>
          <w:color w:val="000000"/>
          <w:sz w:val="28"/>
          <w:szCs w:val="28"/>
          <w:lang w:val="vi-VN"/>
        </w:rPr>
        <w:t>Tổ chức Công ước</w:t>
      </w:r>
      <w:r w:rsidRPr="00BC6FBD">
        <w:rPr>
          <w:color w:val="000000"/>
          <w:sz w:val="28"/>
          <w:szCs w:val="28"/>
          <w:lang w:val="vi-VN"/>
        </w:rPr>
        <w:t xml:space="preserve">) là tổ chức do các Quốc gia </w:t>
      </w:r>
      <w:r w:rsidRPr="00CF6003">
        <w:rPr>
          <w:color w:val="000000"/>
          <w:sz w:val="28"/>
          <w:szCs w:val="28"/>
          <w:lang w:val="vi-VN"/>
        </w:rPr>
        <w:t>t</w:t>
      </w:r>
      <w:r w:rsidRPr="00BC6FBD">
        <w:rPr>
          <w:color w:val="000000"/>
          <w:sz w:val="28"/>
          <w:szCs w:val="28"/>
          <w:lang w:val="vi-VN"/>
        </w:rPr>
        <w:t xml:space="preserve">hành viên Công ước thành lập nhằm đạt được mục tiêu và quản lý các đối tượng của Công ước Cấm vũ khí hóa học, đảm bảo việc </w:t>
      </w:r>
      <w:r w:rsidRPr="00BC6FBD">
        <w:rPr>
          <w:color w:val="000000"/>
          <w:sz w:val="28"/>
          <w:szCs w:val="28"/>
          <w:lang w:val="vi-VN"/>
        </w:rPr>
        <w:lastRenderedPageBreak/>
        <w:t xml:space="preserve">thực hiện các điều khoản, kể cả các điều khoản về kiểm chứng quốc tế đối với việc tuân thủ Công ước Cấm vũ khí hóa học và tạo ra diễn đàn tham khảo, hợp tác giữa các Quốc gia </w:t>
      </w:r>
      <w:r w:rsidRPr="00CF6003">
        <w:rPr>
          <w:color w:val="000000"/>
          <w:sz w:val="28"/>
          <w:szCs w:val="28"/>
          <w:lang w:val="vi-VN"/>
        </w:rPr>
        <w:t>t</w:t>
      </w:r>
      <w:r w:rsidRPr="00BC6FBD">
        <w:rPr>
          <w:color w:val="000000"/>
          <w:sz w:val="28"/>
          <w:szCs w:val="28"/>
          <w:lang w:val="vi-VN"/>
        </w:rPr>
        <w:t xml:space="preserve">hành viên. </w:t>
      </w:r>
    </w:p>
    <w:p w14:paraId="01E191D5" w14:textId="77777777" w:rsidR="00FC1F11" w:rsidRPr="00BC6FBD" w:rsidRDefault="00FC1F11" w:rsidP="00446B17">
      <w:pPr>
        <w:widowControl w:val="0"/>
        <w:spacing w:before="180"/>
        <w:ind w:firstLine="567"/>
        <w:jc w:val="both"/>
        <w:rPr>
          <w:color w:val="000000"/>
          <w:sz w:val="28"/>
          <w:szCs w:val="28"/>
          <w:lang w:val="vi-VN"/>
        </w:rPr>
      </w:pPr>
      <w:r w:rsidRPr="00CF6003">
        <w:rPr>
          <w:color w:val="000000"/>
          <w:sz w:val="28"/>
          <w:szCs w:val="28"/>
          <w:lang w:val="vi-VN"/>
        </w:rPr>
        <w:t>13</w:t>
      </w:r>
      <w:r w:rsidRPr="00BC6FBD">
        <w:rPr>
          <w:color w:val="000000"/>
          <w:sz w:val="28"/>
          <w:szCs w:val="28"/>
          <w:lang w:val="vi-VN"/>
        </w:rPr>
        <w:t xml:space="preserve">. </w:t>
      </w:r>
      <w:r w:rsidRPr="00BC6FBD">
        <w:rPr>
          <w:iCs/>
          <w:color w:val="000000"/>
          <w:sz w:val="28"/>
          <w:szCs w:val="28"/>
          <w:lang w:val="vi-VN"/>
        </w:rPr>
        <w:t>Quốc gia thành viên Công ước Cấm vũ khí hóa học</w:t>
      </w:r>
      <w:r w:rsidRPr="00BC6FBD">
        <w:rPr>
          <w:color w:val="000000"/>
          <w:sz w:val="28"/>
          <w:szCs w:val="28"/>
          <w:lang w:val="vi-VN"/>
        </w:rPr>
        <w:t xml:space="preserve"> là quốc gia đã ký và phê chuẩn hoặc gia nhập Công ước Cấm vũ khí hóa học và chính thức trở thành thành viên Công ước Cấm vũ khí hóa học sau ngày thứ 30 kể từ ngày nộp lưu chiểu phê chuẩn hoặc thông báo về việc gia nhập Công ước Cấm vũ khí hóa học cho Tổng thư ký Liên hợp quốc. </w:t>
      </w:r>
    </w:p>
    <w:p w14:paraId="45A43EBE" w14:textId="49F94CFA" w:rsidR="00FC1F11" w:rsidRPr="00BC6FBD" w:rsidRDefault="00FC1F11" w:rsidP="00446B17">
      <w:pPr>
        <w:widowControl w:val="0"/>
        <w:spacing w:before="180"/>
        <w:ind w:firstLine="567"/>
        <w:jc w:val="both"/>
        <w:rPr>
          <w:color w:val="000000"/>
          <w:sz w:val="28"/>
          <w:szCs w:val="28"/>
          <w:lang w:val="vi-VN"/>
        </w:rPr>
      </w:pPr>
      <w:r w:rsidRPr="00CF6003">
        <w:rPr>
          <w:color w:val="000000"/>
          <w:sz w:val="28"/>
          <w:szCs w:val="28"/>
          <w:lang w:val="vi-VN"/>
        </w:rPr>
        <w:t>14</w:t>
      </w:r>
      <w:r w:rsidRPr="00BC6FBD">
        <w:rPr>
          <w:color w:val="000000"/>
          <w:sz w:val="28"/>
          <w:szCs w:val="28"/>
          <w:lang w:val="vi-VN"/>
        </w:rPr>
        <w:t xml:space="preserve">. </w:t>
      </w:r>
      <w:r w:rsidRPr="00BC6FBD">
        <w:rPr>
          <w:iCs/>
          <w:color w:val="000000"/>
          <w:sz w:val="28"/>
          <w:szCs w:val="28"/>
          <w:lang w:val="vi-VN"/>
        </w:rPr>
        <w:t xml:space="preserve">Cơ sở </w:t>
      </w:r>
      <w:r w:rsidR="00BF2276" w:rsidRPr="00BC6FBD">
        <w:rPr>
          <w:iCs/>
          <w:color w:val="000000"/>
          <w:sz w:val="28"/>
          <w:szCs w:val="28"/>
          <w:lang w:val="vi-VN"/>
        </w:rPr>
        <w:t>h</w:t>
      </w:r>
      <w:r w:rsidR="00BF2276" w:rsidRPr="00BF2276">
        <w:rPr>
          <w:iCs/>
          <w:color w:val="000000"/>
          <w:sz w:val="28"/>
          <w:szCs w:val="28"/>
          <w:lang w:val="vi-VN"/>
        </w:rPr>
        <w:t>óa</w:t>
      </w:r>
      <w:r w:rsidR="00BF2276" w:rsidRPr="00BC6FBD">
        <w:rPr>
          <w:iCs/>
          <w:color w:val="000000"/>
          <w:sz w:val="28"/>
          <w:szCs w:val="28"/>
          <w:lang w:val="vi-VN"/>
        </w:rPr>
        <w:t xml:space="preserve"> </w:t>
      </w:r>
      <w:r w:rsidRPr="00BC6FBD">
        <w:rPr>
          <w:iCs/>
          <w:color w:val="000000"/>
          <w:sz w:val="28"/>
          <w:szCs w:val="28"/>
          <w:lang w:val="vi-VN"/>
        </w:rPr>
        <w:t>chất</w:t>
      </w:r>
      <w:r w:rsidRPr="00BC6FBD">
        <w:rPr>
          <w:color w:val="000000"/>
          <w:sz w:val="28"/>
          <w:szCs w:val="28"/>
          <w:lang w:val="vi-VN"/>
        </w:rPr>
        <w:t xml:space="preserve"> được định nghĩa theo Công ước Cấm vũ khí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học là nơi diễn ra một hay nhiều hoạt động sản xuất, chế biến, sử dụng và tàng trữ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chất chịu sự kiểm soát của Công ước Cấm vũ khí hóa học. Cơ sở h</w:t>
      </w:r>
      <w:r w:rsidR="00BF2276" w:rsidRPr="001A28AB">
        <w:rPr>
          <w:color w:val="000000"/>
          <w:sz w:val="28"/>
          <w:szCs w:val="28"/>
          <w:lang w:val="vi-VN"/>
        </w:rPr>
        <w:t>óa</w:t>
      </w:r>
      <w:r w:rsidRPr="00BC6FBD">
        <w:rPr>
          <w:color w:val="000000"/>
          <w:sz w:val="28"/>
          <w:szCs w:val="28"/>
          <w:lang w:val="vi-VN"/>
        </w:rPr>
        <w:t xml:space="preserve"> chất có thể là một địa điểm gồm một hay nhiều nhà máy</w:t>
      </w:r>
      <w:r w:rsidRPr="00CF6003">
        <w:rPr>
          <w:color w:val="000000"/>
          <w:sz w:val="28"/>
          <w:szCs w:val="28"/>
          <w:lang w:val="vi-VN"/>
        </w:rPr>
        <w:t>,</w:t>
      </w:r>
      <w:r w:rsidRPr="00BC6FBD">
        <w:rPr>
          <w:color w:val="000000"/>
          <w:sz w:val="28"/>
          <w:szCs w:val="28"/>
          <w:lang w:val="vi-VN"/>
        </w:rPr>
        <w:t xml:space="preserve"> hoặc một bộ phận sản xuất độc lập.</w:t>
      </w:r>
    </w:p>
    <w:p w14:paraId="4907D8DD" w14:textId="77777777" w:rsidR="00FC1F11" w:rsidRPr="00446B17" w:rsidRDefault="00FC1F11" w:rsidP="00446B17">
      <w:pPr>
        <w:widowControl w:val="0"/>
        <w:spacing w:before="180"/>
        <w:ind w:firstLine="567"/>
        <w:jc w:val="both"/>
        <w:rPr>
          <w:color w:val="000000"/>
          <w:spacing w:val="-4"/>
          <w:sz w:val="28"/>
          <w:szCs w:val="28"/>
          <w:lang w:val="vi-VN"/>
        </w:rPr>
      </w:pPr>
      <w:r w:rsidRPr="00446B17">
        <w:rPr>
          <w:color w:val="000000"/>
          <w:spacing w:val="-8"/>
          <w:sz w:val="28"/>
          <w:szCs w:val="28"/>
          <w:lang w:val="vi-VN"/>
        </w:rPr>
        <w:t>Bộ phận sản xuất là tổ hợp của các chủng loại thiết bị bao gồm cả thùng chứa</w:t>
      </w:r>
      <w:r w:rsidRPr="00446B17">
        <w:rPr>
          <w:color w:val="000000"/>
          <w:spacing w:val="-4"/>
          <w:sz w:val="28"/>
          <w:szCs w:val="28"/>
          <w:lang w:val="vi-VN"/>
        </w:rPr>
        <w:t xml:space="preserve"> đã có hoặc tự tạo cần thiết cho quá trình sản xuất, chế biến và sử dụng hóa chất.</w:t>
      </w:r>
    </w:p>
    <w:p w14:paraId="4D177EF6" w14:textId="5CB910A3" w:rsidR="00FC1F11" w:rsidRPr="00BC6FBD" w:rsidRDefault="00FC1F11" w:rsidP="00446B17">
      <w:pPr>
        <w:widowControl w:val="0"/>
        <w:spacing w:before="180"/>
        <w:ind w:firstLine="567"/>
        <w:jc w:val="both"/>
        <w:rPr>
          <w:color w:val="000000"/>
          <w:sz w:val="28"/>
          <w:szCs w:val="28"/>
          <w:lang w:val="vi-VN"/>
        </w:rPr>
      </w:pPr>
      <w:r w:rsidRPr="00BC6FBD">
        <w:rPr>
          <w:color w:val="000000"/>
          <w:sz w:val="28"/>
          <w:szCs w:val="28"/>
          <w:lang w:val="vi-VN"/>
        </w:rPr>
        <w:t xml:space="preserve">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được phân thành 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Bảng 1, 2, 3 và 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chất DOC, DOC-PSF, trong đó:</w:t>
      </w:r>
    </w:p>
    <w:p w14:paraId="196E73B1" w14:textId="72FB0D17" w:rsidR="00FC1F11" w:rsidRPr="00BC6FBD" w:rsidRDefault="00FC1F11" w:rsidP="00446B17">
      <w:pPr>
        <w:widowControl w:val="0"/>
        <w:spacing w:before="180"/>
        <w:ind w:firstLine="567"/>
        <w:jc w:val="both"/>
        <w:rPr>
          <w:color w:val="000000"/>
          <w:sz w:val="28"/>
          <w:szCs w:val="28"/>
          <w:lang w:val="vi-VN"/>
        </w:rPr>
      </w:pPr>
      <w:r w:rsidRPr="00BC6FBD">
        <w:rPr>
          <w:color w:val="000000"/>
          <w:sz w:val="28"/>
          <w:szCs w:val="28"/>
          <w:lang w:val="vi-VN"/>
        </w:rPr>
        <w:t xml:space="preserve">a) 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Bảng 1 là nơi diễn ra một hay nhiều hoạt động sản xuất, chế biến, sử dụng hoặc tàng trữ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Bảng 1. 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chất Bảng 1 được phân thành cơ sở quy mô đơn lẻ và cơ sở khác, trong đó:</w:t>
      </w:r>
    </w:p>
    <w:p w14:paraId="3D591C5A" w14:textId="24323261" w:rsidR="00FC1F11" w:rsidRPr="00BC6FBD" w:rsidRDefault="00FC1F11" w:rsidP="00446B17">
      <w:pPr>
        <w:widowControl w:val="0"/>
        <w:spacing w:before="180"/>
        <w:ind w:firstLine="567"/>
        <w:jc w:val="both"/>
        <w:rPr>
          <w:color w:val="000000"/>
          <w:sz w:val="28"/>
          <w:szCs w:val="28"/>
          <w:lang w:val="vi-VN"/>
        </w:rPr>
      </w:pPr>
      <w:r w:rsidRPr="00BC6FBD">
        <w:rPr>
          <w:color w:val="000000"/>
          <w:sz w:val="28"/>
          <w:szCs w:val="28"/>
          <w:lang w:val="vi-VN"/>
        </w:rPr>
        <w:t xml:space="preserve">Cơ sở quy mô đơn lẻ là cơ sở sản xuất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Bảng 1 cho các mục đích: Nghiên cứu, y tế, dược phẩm hoặc </w:t>
      </w:r>
      <w:r w:rsidRPr="00CF6003">
        <w:rPr>
          <w:color w:val="000000"/>
          <w:sz w:val="28"/>
          <w:szCs w:val="28"/>
          <w:lang w:val="vi-VN"/>
        </w:rPr>
        <w:t>quốc phòng, an ninh</w:t>
      </w:r>
      <w:r w:rsidRPr="00BC6FBD">
        <w:rPr>
          <w:color w:val="000000"/>
          <w:sz w:val="28"/>
          <w:szCs w:val="28"/>
          <w:lang w:val="vi-VN"/>
        </w:rPr>
        <w:t>. Tại cơ sở quy mô đơn lẻ, việc sản xuất được thực hiện trong các thiết bị phản ứng không cấu thành sản xuất liên tục. Dung tích của các thiết bị phản ứng không vượt quá 100 lít và tổng dung tích của các thiết bị phản ứng có dung tích trên 5 lít không vượt quá 500 lít.</w:t>
      </w:r>
    </w:p>
    <w:p w14:paraId="1EA17460" w14:textId="5FF5966D" w:rsidR="00FC1F11" w:rsidRPr="00BC6FBD" w:rsidRDefault="00FC1F11" w:rsidP="00446B17">
      <w:pPr>
        <w:widowControl w:val="0"/>
        <w:spacing w:before="180"/>
        <w:ind w:firstLine="567"/>
        <w:jc w:val="both"/>
        <w:rPr>
          <w:color w:val="000000"/>
          <w:sz w:val="28"/>
          <w:szCs w:val="28"/>
          <w:lang w:val="vi-VN"/>
        </w:rPr>
      </w:pPr>
      <w:r w:rsidRPr="00BC6FBD">
        <w:rPr>
          <w:color w:val="000000"/>
          <w:sz w:val="28"/>
          <w:szCs w:val="28"/>
          <w:lang w:val="vi-VN"/>
        </w:rPr>
        <w:t xml:space="preserve">Cơ sở khác là 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Bảng 1 nhưng khác với cơ sở quy mô đơn lẻ, bao gồm: Cơ sở sản xuất hóa chất Bảng 1 cho mục đích </w:t>
      </w:r>
      <w:r w:rsidRPr="00CF6003">
        <w:rPr>
          <w:color w:val="000000"/>
          <w:sz w:val="28"/>
          <w:szCs w:val="28"/>
          <w:lang w:val="vi-VN"/>
        </w:rPr>
        <w:t>quốc phòng, an ninh</w:t>
      </w:r>
      <w:r w:rsidRPr="00BC6FBD">
        <w:rPr>
          <w:color w:val="000000"/>
          <w:sz w:val="28"/>
          <w:szCs w:val="28"/>
          <w:lang w:val="vi-VN"/>
        </w:rPr>
        <w:t xml:space="preserve"> với tổng sản lượng không vượt quá 10 kg/năm; cơ sở sản xuất các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Bảng 1 cho mục đích nghiên cứu, y tế hoặc dược phẩm với sản lượng trên 100 gam/năm đối với một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nhưng tổng sản lượng không vượt quá 10 kg/năm; phòng thí nghiệm điều chế tổng hợp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chất Bảng 1 cho mục đích nghiên cứu, y tế, dược phẩm với tổng sản lượng từ 100 gam/năm trở lên;</w:t>
      </w:r>
    </w:p>
    <w:p w14:paraId="32FA4BE3" w14:textId="5E954D14" w:rsidR="00FC1F11" w:rsidRPr="00BC6FBD" w:rsidRDefault="00FC1F11" w:rsidP="00446B17">
      <w:pPr>
        <w:widowControl w:val="0"/>
        <w:spacing w:before="180"/>
        <w:ind w:firstLine="567"/>
        <w:jc w:val="both"/>
        <w:rPr>
          <w:color w:val="000000"/>
          <w:sz w:val="28"/>
          <w:szCs w:val="28"/>
          <w:lang w:val="vi-VN"/>
        </w:rPr>
      </w:pPr>
      <w:r w:rsidRPr="00BC6FBD">
        <w:rPr>
          <w:color w:val="000000"/>
          <w:sz w:val="28"/>
          <w:szCs w:val="28"/>
          <w:lang w:val="vi-VN"/>
        </w:rPr>
        <w:t xml:space="preserve">b) 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Bảng 2 là nơi diễn ra một hay nhiều hoạt động sản xuất, chế biến hoặc sử dụng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chất Bảng 2;</w:t>
      </w:r>
    </w:p>
    <w:p w14:paraId="473E021B" w14:textId="3B3A9A8C" w:rsidR="00FC1F11" w:rsidRPr="00BC6FBD" w:rsidRDefault="00FC1F11" w:rsidP="00446B17">
      <w:pPr>
        <w:widowControl w:val="0"/>
        <w:spacing w:before="180"/>
        <w:ind w:firstLine="567"/>
        <w:jc w:val="both"/>
        <w:rPr>
          <w:color w:val="000000"/>
          <w:sz w:val="28"/>
          <w:szCs w:val="28"/>
          <w:lang w:val="vi-VN"/>
        </w:rPr>
      </w:pPr>
      <w:r w:rsidRPr="00446B17">
        <w:rPr>
          <w:color w:val="000000"/>
          <w:spacing w:val="-4"/>
          <w:sz w:val="28"/>
          <w:szCs w:val="28"/>
          <w:lang w:val="vi-VN"/>
        </w:rPr>
        <w:t xml:space="preserve">c) Cơ sở </w:t>
      </w:r>
      <w:r w:rsidR="002B4E02" w:rsidRPr="00446B17">
        <w:rPr>
          <w:color w:val="000000"/>
          <w:spacing w:val="-4"/>
          <w:sz w:val="28"/>
          <w:szCs w:val="28"/>
          <w:lang w:val="vi-VN"/>
        </w:rPr>
        <w:t>h</w:t>
      </w:r>
      <w:r w:rsidR="002B4E02" w:rsidRPr="002B4E02">
        <w:rPr>
          <w:color w:val="000000"/>
          <w:spacing w:val="-4"/>
          <w:sz w:val="28"/>
          <w:szCs w:val="28"/>
          <w:lang w:val="vi-VN"/>
        </w:rPr>
        <w:t>óa</w:t>
      </w:r>
      <w:r w:rsidR="002B4E02" w:rsidRPr="00446B17">
        <w:rPr>
          <w:color w:val="000000"/>
          <w:spacing w:val="-4"/>
          <w:sz w:val="28"/>
          <w:szCs w:val="28"/>
          <w:lang w:val="vi-VN"/>
        </w:rPr>
        <w:t xml:space="preserve"> </w:t>
      </w:r>
      <w:r w:rsidRPr="00446B17">
        <w:rPr>
          <w:color w:val="000000"/>
          <w:spacing w:val="-4"/>
          <w:sz w:val="28"/>
          <w:szCs w:val="28"/>
          <w:lang w:val="vi-VN"/>
        </w:rPr>
        <w:t xml:space="preserve">chất Bảng 3 là nơi diễn ra hoạt động sản xuất </w:t>
      </w:r>
      <w:r w:rsidR="002B4E02" w:rsidRPr="00446B17">
        <w:rPr>
          <w:color w:val="000000"/>
          <w:spacing w:val="-4"/>
          <w:sz w:val="28"/>
          <w:szCs w:val="28"/>
          <w:lang w:val="vi-VN"/>
        </w:rPr>
        <w:t>h</w:t>
      </w:r>
      <w:r w:rsidR="002B4E02" w:rsidRPr="002B4E02">
        <w:rPr>
          <w:color w:val="000000"/>
          <w:spacing w:val="-4"/>
          <w:sz w:val="28"/>
          <w:szCs w:val="28"/>
          <w:lang w:val="vi-VN"/>
        </w:rPr>
        <w:t>óa</w:t>
      </w:r>
      <w:r w:rsidR="002B4E02" w:rsidRPr="00446B17">
        <w:rPr>
          <w:color w:val="000000"/>
          <w:spacing w:val="-4"/>
          <w:sz w:val="28"/>
          <w:szCs w:val="28"/>
          <w:lang w:val="vi-VN"/>
        </w:rPr>
        <w:t xml:space="preserve"> </w:t>
      </w:r>
      <w:r w:rsidRPr="00446B17">
        <w:rPr>
          <w:color w:val="000000"/>
          <w:spacing w:val="-4"/>
          <w:sz w:val="28"/>
          <w:szCs w:val="28"/>
          <w:lang w:val="vi-VN"/>
        </w:rPr>
        <w:t>chất Bảng 3</w:t>
      </w:r>
      <w:r w:rsidRPr="00BC6FBD">
        <w:rPr>
          <w:color w:val="000000"/>
          <w:sz w:val="28"/>
          <w:szCs w:val="28"/>
          <w:lang w:val="vi-VN"/>
        </w:rPr>
        <w:t>;</w:t>
      </w:r>
    </w:p>
    <w:p w14:paraId="30E399F4" w14:textId="2808C268" w:rsidR="00FC1F11" w:rsidRPr="00CF6003" w:rsidRDefault="00FC1F11" w:rsidP="00446B17">
      <w:pPr>
        <w:widowControl w:val="0"/>
        <w:spacing w:before="180"/>
        <w:ind w:firstLine="567"/>
        <w:jc w:val="both"/>
        <w:rPr>
          <w:color w:val="000000"/>
          <w:sz w:val="28"/>
          <w:szCs w:val="28"/>
          <w:lang w:val="vi-VN"/>
        </w:rPr>
      </w:pPr>
      <w:r w:rsidRPr="00BC6FBD">
        <w:rPr>
          <w:color w:val="000000"/>
          <w:sz w:val="28"/>
          <w:szCs w:val="28"/>
          <w:lang w:val="vi-VN"/>
        </w:rPr>
        <w:t xml:space="preserve">d) Cơ sở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 xml:space="preserve">chất DOC, DOC-PSF là nơi diễn ra hoạt động sản xuất </w:t>
      </w:r>
      <w:r w:rsidR="002B4E02" w:rsidRPr="00BC6FBD">
        <w:rPr>
          <w:color w:val="000000"/>
          <w:sz w:val="28"/>
          <w:szCs w:val="28"/>
          <w:lang w:val="vi-VN"/>
        </w:rPr>
        <w:t>h</w:t>
      </w:r>
      <w:r w:rsidR="002B4E02" w:rsidRPr="002B4E02">
        <w:rPr>
          <w:color w:val="000000"/>
          <w:sz w:val="28"/>
          <w:szCs w:val="28"/>
          <w:lang w:val="vi-VN"/>
        </w:rPr>
        <w:t>óa</w:t>
      </w:r>
      <w:r w:rsidR="002B4E02" w:rsidRPr="00BC6FBD">
        <w:rPr>
          <w:color w:val="000000"/>
          <w:sz w:val="28"/>
          <w:szCs w:val="28"/>
          <w:lang w:val="vi-VN"/>
        </w:rPr>
        <w:t xml:space="preserve"> </w:t>
      </w:r>
      <w:r w:rsidRPr="00BC6FBD">
        <w:rPr>
          <w:color w:val="000000"/>
          <w:sz w:val="28"/>
          <w:szCs w:val="28"/>
          <w:lang w:val="vi-VN"/>
        </w:rPr>
        <w:t>chất DOC, DOC-PSF</w:t>
      </w:r>
      <w:r w:rsidRPr="00CF6003">
        <w:rPr>
          <w:color w:val="000000"/>
          <w:sz w:val="28"/>
          <w:szCs w:val="28"/>
          <w:lang w:val="vi-VN"/>
        </w:rPr>
        <w:t>.</w:t>
      </w:r>
    </w:p>
    <w:p w14:paraId="2695FECF" w14:textId="3FD19648" w:rsidR="00FC1F11" w:rsidRPr="00BC6FBD" w:rsidRDefault="00FC1F11" w:rsidP="00446B17">
      <w:pPr>
        <w:widowControl w:val="0"/>
        <w:spacing w:before="240"/>
        <w:ind w:firstLine="567"/>
        <w:jc w:val="both"/>
        <w:rPr>
          <w:color w:val="000000"/>
          <w:sz w:val="28"/>
          <w:szCs w:val="28"/>
          <w:lang w:val="vi-VN"/>
        </w:rPr>
      </w:pPr>
      <w:r w:rsidRPr="00BC6FBD">
        <w:rPr>
          <w:color w:val="000000"/>
          <w:sz w:val="28"/>
          <w:szCs w:val="28"/>
          <w:lang w:val="vi-VN"/>
        </w:rPr>
        <w:lastRenderedPageBreak/>
        <w:t xml:space="preserve">15. </w:t>
      </w:r>
      <w:r w:rsidRPr="00BC6FBD">
        <w:rPr>
          <w:iCs/>
          <w:color w:val="000000"/>
          <w:sz w:val="28"/>
          <w:szCs w:val="28"/>
          <w:lang w:val="vi-VN"/>
        </w:rPr>
        <w:t>Sản lượng</w:t>
      </w:r>
      <w:r w:rsidRPr="00BC6FBD">
        <w:rPr>
          <w:color w:val="000000"/>
          <w:sz w:val="28"/>
          <w:szCs w:val="28"/>
          <w:lang w:val="vi-VN"/>
        </w:rPr>
        <w:t xml:space="preserve"> được định nghĩa theo Công ước Cấm vũ khí </w:t>
      </w:r>
      <w:r w:rsidR="002E2AED" w:rsidRPr="00BC6FBD">
        <w:rPr>
          <w:color w:val="000000"/>
          <w:sz w:val="28"/>
          <w:szCs w:val="28"/>
          <w:lang w:val="vi-VN"/>
        </w:rPr>
        <w:t>h</w:t>
      </w:r>
      <w:r w:rsidR="002E2AED" w:rsidRPr="00BE626F">
        <w:rPr>
          <w:color w:val="000000"/>
          <w:sz w:val="28"/>
          <w:szCs w:val="28"/>
          <w:lang w:val="vi-VN"/>
        </w:rPr>
        <w:t>óa</w:t>
      </w:r>
      <w:r w:rsidR="002E2AED" w:rsidRPr="00BC6FBD">
        <w:rPr>
          <w:color w:val="000000"/>
          <w:sz w:val="28"/>
          <w:szCs w:val="28"/>
          <w:lang w:val="vi-VN"/>
        </w:rPr>
        <w:t xml:space="preserve"> </w:t>
      </w:r>
      <w:r w:rsidRPr="00BC6FBD">
        <w:rPr>
          <w:color w:val="000000"/>
          <w:sz w:val="28"/>
          <w:szCs w:val="28"/>
          <w:lang w:val="vi-VN"/>
        </w:rPr>
        <w:t xml:space="preserve">học là khối lượng sản phẩm thực tế đã sản xuất, chế biến, sử dụng hoặc dự kiến sản xuất, chế biến, sử dụng một </w:t>
      </w:r>
      <w:r w:rsidR="002E2AED" w:rsidRPr="00BC6FBD">
        <w:rPr>
          <w:color w:val="000000"/>
          <w:sz w:val="28"/>
          <w:szCs w:val="28"/>
          <w:lang w:val="vi-VN"/>
        </w:rPr>
        <w:t>h</w:t>
      </w:r>
      <w:r w:rsidR="002E2AED" w:rsidRPr="00BE626F">
        <w:rPr>
          <w:color w:val="000000"/>
          <w:sz w:val="28"/>
          <w:szCs w:val="28"/>
          <w:lang w:val="vi-VN"/>
        </w:rPr>
        <w:t>óa</w:t>
      </w:r>
      <w:r w:rsidR="002E2AED" w:rsidRPr="00BC6FBD">
        <w:rPr>
          <w:color w:val="000000"/>
          <w:sz w:val="28"/>
          <w:szCs w:val="28"/>
          <w:lang w:val="vi-VN"/>
        </w:rPr>
        <w:t xml:space="preserve"> </w:t>
      </w:r>
      <w:r w:rsidRPr="00BC6FBD">
        <w:rPr>
          <w:color w:val="000000"/>
          <w:sz w:val="28"/>
          <w:szCs w:val="28"/>
          <w:lang w:val="vi-VN"/>
        </w:rPr>
        <w:t>chất cụ thể trong năm nào đó của một cơ sở hóa chất. Sản lượng</w:t>
      </w:r>
      <w:r w:rsidRPr="00CF6003">
        <w:rPr>
          <w:color w:val="000000"/>
          <w:sz w:val="28"/>
          <w:szCs w:val="28"/>
          <w:lang w:val="vi-VN"/>
        </w:rPr>
        <w:t xml:space="preserve"> </w:t>
      </w:r>
      <w:r w:rsidR="00B46E20" w:rsidRPr="00BC6FBD">
        <w:rPr>
          <w:color w:val="000000"/>
          <w:sz w:val="28"/>
          <w:szCs w:val="28"/>
          <w:lang w:val="vi-VN"/>
        </w:rPr>
        <w:t>h</w:t>
      </w:r>
      <w:r w:rsidR="00B46E20" w:rsidRPr="00BE626F">
        <w:rPr>
          <w:color w:val="000000"/>
          <w:sz w:val="28"/>
          <w:szCs w:val="28"/>
          <w:lang w:val="vi-VN"/>
        </w:rPr>
        <w:t>óa</w:t>
      </w:r>
      <w:r w:rsidR="00B46E20" w:rsidRPr="00BC6FBD">
        <w:rPr>
          <w:color w:val="000000"/>
          <w:sz w:val="28"/>
          <w:szCs w:val="28"/>
          <w:lang w:val="vi-VN"/>
        </w:rPr>
        <w:t xml:space="preserve"> </w:t>
      </w:r>
      <w:r w:rsidRPr="00BC6FBD">
        <w:rPr>
          <w:color w:val="000000"/>
          <w:sz w:val="28"/>
          <w:szCs w:val="28"/>
          <w:lang w:val="vi-VN"/>
        </w:rPr>
        <w:t xml:space="preserve">chất có thể bằng hoặc vượt công suất sản xuất </w:t>
      </w:r>
      <w:r w:rsidRPr="00CF6003">
        <w:rPr>
          <w:color w:val="000000"/>
          <w:sz w:val="28"/>
          <w:szCs w:val="28"/>
          <w:lang w:val="vi-VN"/>
        </w:rPr>
        <w:t xml:space="preserve">hóa chất đó </w:t>
      </w:r>
      <w:r w:rsidRPr="00BC6FBD">
        <w:rPr>
          <w:color w:val="000000"/>
          <w:sz w:val="28"/>
          <w:szCs w:val="28"/>
          <w:lang w:val="vi-VN"/>
        </w:rPr>
        <w:t xml:space="preserve">của cơ sở. </w:t>
      </w:r>
    </w:p>
    <w:p w14:paraId="635D0484" w14:textId="667F2A16" w:rsidR="00FC1F11" w:rsidRPr="00BC6FBD" w:rsidRDefault="00FC1F11" w:rsidP="00446B17">
      <w:pPr>
        <w:widowControl w:val="0"/>
        <w:spacing w:before="240"/>
        <w:ind w:firstLine="567"/>
        <w:jc w:val="both"/>
        <w:rPr>
          <w:color w:val="000000"/>
          <w:sz w:val="28"/>
          <w:szCs w:val="28"/>
          <w:lang w:val="vi-VN"/>
        </w:rPr>
      </w:pPr>
      <w:r w:rsidRPr="00BC6FBD">
        <w:rPr>
          <w:color w:val="000000"/>
          <w:sz w:val="28"/>
          <w:szCs w:val="28"/>
          <w:lang w:val="vi-VN"/>
        </w:rPr>
        <w:t xml:space="preserve">16. </w:t>
      </w:r>
      <w:r w:rsidRPr="00BC6FBD">
        <w:rPr>
          <w:iCs/>
          <w:color w:val="000000"/>
          <w:sz w:val="28"/>
          <w:szCs w:val="28"/>
          <w:lang w:val="vi-VN"/>
        </w:rPr>
        <w:t>Kiểm chứng số liệu xuất khẩu, nhập khẩu</w:t>
      </w:r>
      <w:r w:rsidRPr="00BC6FBD">
        <w:rPr>
          <w:color w:val="000000"/>
          <w:sz w:val="28"/>
          <w:szCs w:val="28"/>
          <w:lang w:val="vi-VN"/>
        </w:rPr>
        <w:t xml:space="preserve"> là việc Tổ chức Công ước hoặc Cơ quan </w:t>
      </w:r>
      <w:r w:rsidRPr="00CF6003">
        <w:rPr>
          <w:color w:val="000000"/>
          <w:sz w:val="28"/>
          <w:szCs w:val="28"/>
          <w:lang w:val="vi-VN"/>
        </w:rPr>
        <w:t>Q</w:t>
      </w:r>
      <w:r w:rsidRPr="00BC6FBD">
        <w:rPr>
          <w:color w:val="000000"/>
          <w:sz w:val="28"/>
          <w:szCs w:val="28"/>
          <w:lang w:val="vi-VN"/>
        </w:rPr>
        <w:t xml:space="preserve">uốc gia Việt Nam kiểm tra, xem xét, đối chiếu số liệu xuất khẩu, nhập khẩu các </w:t>
      </w:r>
      <w:r w:rsidR="00B46E20" w:rsidRPr="00BC6FBD">
        <w:rPr>
          <w:color w:val="000000"/>
          <w:sz w:val="28"/>
          <w:szCs w:val="28"/>
          <w:lang w:val="vi-VN"/>
        </w:rPr>
        <w:t>h</w:t>
      </w:r>
      <w:r w:rsidR="00B46E20" w:rsidRPr="00BE626F">
        <w:rPr>
          <w:color w:val="000000"/>
          <w:sz w:val="28"/>
          <w:szCs w:val="28"/>
          <w:lang w:val="vi-VN"/>
        </w:rPr>
        <w:t>óa</w:t>
      </w:r>
      <w:r w:rsidR="00B46E20" w:rsidRPr="00BC6FBD">
        <w:rPr>
          <w:color w:val="000000"/>
          <w:sz w:val="28"/>
          <w:szCs w:val="28"/>
          <w:lang w:val="vi-VN"/>
        </w:rPr>
        <w:t xml:space="preserve"> </w:t>
      </w:r>
      <w:r w:rsidRPr="00BC6FBD">
        <w:rPr>
          <w:color w:val="000000"/>
          <w:sz w:val="28"/>
          <w:szCs w:val="28"/>
          <w:lang w:val="vi-VN"/>
        </w:rPr>
        <w:t xml:space="preserve">chất Bảng của các tổ chức, cá nhân được cấp phép nhằm mục đích tái xác nhận sự phù hợp của các số liệu đã báo cáo hoặc phát hiện các sai sót phải điều chỉnh để bảo đảm sự minh bạch, chính xác và trung thực của việc báo cáo. </w:t>
      </w:r>
    </w:p>
    <w:p w14:paraId="02833A70" w14:textId="09B52D49" w:rsidR="00FC1F11" w:rsidRPr="00446B17" w:rsidRDefault="00FC1F11" w:rsidP="00446B17">
      <w:pPr>
        <w:widowControl w:val="0"/>
        <w:spacing w:before="240"/>
        <w:ind w:firstLine="567"/>
        <w:jc w:val="both"/>
        <w:rPr>
          <w:color w:val="000000"/>
          <w:spacing w:val="-6"/>
          <w:sz w:val="28"/>
          <w:szCs w:val="28"/>
          <w:lang w:val="vi-VN"/>
        </w:rPr>
      </w:pPr>
      <w:r w:rsidRPr="00BC6FBD">
        <w:rPr>
          <w:color w:val="000000"/>
          <w:sz w:val="28"/>
          <w:szCs w:val="28"/>
          <w:lang w:val="vi-VN"/>
        </w:rPr>
        <w:t xml:space="preserve">17. </w:t>
      </w:r>
      <w:r w:rsidRPr="00BC6FBD">
        <w:rPr>
          <w:iCs/>
          <w:color w:val="000000"/>
          <w:sz w:val="28"/>
          <w:szCs w:val="28"/>
          <w:lang w:val="vi-VN"/>
        </w:rPr>
        <w:t>Thanh sát quốc tế</w:t>
      </w:r>
      <w:r w:rsidRPr="00BC6FBD">
        <w:rPr>
          <w:color w:val="000000"/>
          <w:sz w:val="28"/>
          <w:szCs w:val="28"/>
          <w:lang w:val="vi-VN"/>
        </w:rPr>
        <w:t xml:space="preserve"> được định nghĩa theo Công ước Cấm vũ khí </w:t>
      </w:r>
      <w:r w:rsidR="00B46E20" w:rsidRPr="00BC6FBD">
        <w:rPr>
          <w:color w:val="000000"/>
          <w:sz w:val="28"/>
          <w:szCs w:val="28"/>
          <w:lang w:val="vi-VN"/>
        </w:rPr>
        <w:t>h</w:t>
      </w:r>
      <w:r w:rsidR="00B46E20" w:rsidRPr="00BE626F">
        <w:rPr>
          <w:color w:val="000000"/>
          <w:sz w:val="28"/>
          <w:szCs w:val="28"/>
          <w:lang w:val="vi-VN"/>
        </w:rPr>
        <w:t>óa</w:t>
      </w:r>
      <w:r w:rsidR="00B46E20" w:rsidRPr="00BC6FBD">
        <w:rPr>
          <w:color w:val="000000"/>
          <w:sz w:val="28"/>
          <w:szCs w:val="28"/>
          <w:lang w:val="vi-VN"/>
        </w:rPr>
        <w:t xml:space="preserve"> </w:t>
      </w:r>
      <w:r w:rsidRPr="00BC6FBD">
        <w:rPr>
          <w:color w:val="000000"/>
          <w:sz w:val="28"/>
          <w:szCs w:val="28"/>
          <w:lang w:val="vi-VN"/>
        </w:rPr>
        <w:t>học là cuộc kiểm tra tại chỗ do Tổ chức Công ước tiến hành tại một cơ sở h</w:t>
      </w:r>
      <w:r w:rsidR="00B46E20" w:rsidRPr="00BE626F">
        <w:rPr>
          <w:color w:val="000000"/>
          <w:sz w:val="28"/>
          <w:szCs w:val="28"/>
          <w:lang w:val="vi-VN"/>
        </w:rPr>
        <w:t>óa</w:t>
      </w:r>
      <w:r w:rsidRPr="00BC6FBD">
        <w:rPr>
          <w:color w:val="000000"/>
          <w:sz w:val="28"/>
          <w:szCs w:val="28"/>
          <w:lang w:val="vi-VN"/>
        </w:rPr>
        <w:t xml:space="preserve"> chất thuộc diện bị thanh sát đã được Quốc gia thành viên báo cáo với Tổ chức Công ước nhằm xác nhận sự phù hợp của thông tin đã báo cáo và chứng nhận </w:t>
      </w:r>
      <w:r w:rsidRPr="00446B17">
        <w:rPr>
          <w:color w:val="000000"/>
          <w:spacing w:val="-6"/>
          <w:sz w:val="28"/>
          <w:szCs w:val="28"/>
          <w:lang w:val="vi-VN"/>
        </w:rPr>
        <w:t>việc tuân thủ các quy định của Công ước Cấm vũ khí hóa học tại cơ sở nêu trên.</w:t>
      </w:r>
    </w:p>
    <w:p w14:paraId="7F657F2D" w14:textId="0696F37C" w:rsidR="00FC1F11" w:rsidRPr="00BC6FBD" w:rsidRDefault="00FC1F11" w:rsidP="00446B17">
      <w:pPr>
        <w:widowControl w:val="0"/>
        <w:spacing w:before="240"/>
        <w:ind w:firstLine="567"/>
        <w:jc w:val="both"/>
        <w:rPr>
          <w:color w:val="000000"/>
          <w:sz w:val="28"/>
          <w:szCs w:val="28"/>
          <w:lang w:val="vi-VN"/>
        </w:rPr>
      </w:pPr>
      <w:r w:rsidRPr="00BC6FBD">
        <w:rPr>
          <w:color w:val="000000"/>
          <w:sz w:val="28"/>
          <w:szCs w:val="28"/>
          <w:lang w:val="vi-VN"/>
        </w:rPr>
        <w:t xml:space="preserve">a) </w:t>
      </w:r>
      <w:r w:rsidRPr="00BC6FBD">
        <w:rPr>
          <w:iCs/>
          <w:color w:val="000000"/>
          <w:sz w:val="28"/>
          <w:szCs w:val="28"/>
          <w:lang w:val="vi-VN"/>
        </w:rPr>
        <w:t>Thanh sát ban đầu</w:t>
      </w:r>
      <w:r w:rsidRPr="00BC6FBD">
        <w:rPr>
          <w:color w:val="000000"/>
          <w:sz w:val="28"/>
          <w:szCs w:val="28"/>
          <w:lang w:val="vi-VN"/>
        </w:rPr>
        <w:t xml:space="preserve"> là cuộc thanh sát đầu tiên của Tổ chức Công ước đối với một cơ sở </w:t>
      </w:r>
      <w:r w:rsidR="00B46E20" w:rsidRPr="00BC6FBD">
        <w:rPr>
          <w:color w:val="000000"/>
          <w:sz w:val="28"/>
          <w:szCs w:val="28"/>
          <w:lang w:val="vi-VN"/>
        </w:rPr>
        <w:t>h</w:t>
      </w:r>
      <w:r w:rsidR="00B46E20" w:rsidRPr="00BE626F">
        <w:rPr>
          <w:color w:val="000000"/>
          <w:sz w:val="28"/>
          <w:szCs w:val="28"/>
          <w:lang w:val="vi-VN"/>
        </w:rPr>
        <w:t>óa</w:t>
      </w:r>
      <w:r w:rsidR="00B46E20" w:rsidRPr="00BC6FBD">
        <w:rPr>
          <w:color w:val="000000"/>
          <w:sz w:val="28"/>
          <w:szCs w:val="28"/>
          <w:lang w:val="vi-VN"/>
        </w:rPr>
        <w:t xml:space="preserve"> </w:t>
      </w:r>
      <w:r w:rsidRPr="00BC6FBD">
        <w:rPr>
          <w:color w:val="000000"/>
          <w:sz w:val="28"/>
          <w:szCs w:val="28"/>
          <w:lang w:val="vi-VN"/>
        </w:rPr>
        <w:t xml:space="preserve">chất bất kỳ thuộc diện bị thanh sát; </w:t>
      </w:r>
    </w:p>
    <w:p w14:paraId="73CCCCCB" w14:textId="680784BB" w:rsidR="00FC1F11" w:rsidRPr="00BC6FBD" w:rsidRDefault="00FC1F11" w:rsidP="00446B17">
      <w:pPr>
        <w:widowControl w:val="0"/>
        <w:spacing w:before="240"/>
        <w:ind w:firstLine="567"/>
        <w:jc w:val="both"/>
        <w:rPr>
          <w:color w:val="000000"/>
          <w:sz w:val="28"/>
          <w:szCs w:val="28"/>
          <w:lang w:val="vi-VN"/>
        </w:rPr>
      </w:pPr>
      <w:r w:rsidRPr="00BC6FBD">
        <w:rPr>
          <w:color w:val="000000"/>
          <w:sz w:val="28"/>
          <w:szCs w:val="28"/>
          <w:lang w:val="vi-VN"/>
        </w:rPr>
        <w:t xml:space="preserve">b) </w:t>
      </w:r>
      <w:r w:rsidRPr="00BC6FBD">
        <w:rPr>
          <w:iCs/>
          <w:color w:val="000000"/>
          <w:sz w:val="28"/>
          <w:szCs w:val="28"/>
          <w:lang w:val="vi-VN"/>
        </w:rPr>
        <w:t>Thanh sát lại</w:t>
      </w:r>
      <w:r w:rsidRPr="00BC6FBD">
        <w:rPr>
          <w:color w:val="000000"/>
          <w:sz w:val="28"/>
          <w:szCs w:val="28"/>
          <w:lang w:val="vi-VN"/>
        </w:rPr>
        <w:t xml:space="preserve"> là cuộc thanh sát sau cuộc thanh sát ban đầu đối với một cơ sở </w:t>
      </w:r>
      <w:r w:rsidR="00BE626F" w:rsidRPr="00BC6FBD">
        <w:rPr>
          <w:color w:val="000000"/>
          <w:sz w:val="28"/>
          <w:szCs w:val="28"/>
          <w:lang w:val="vi-VN"/>
        </w:rPr>
        <w:t>h</w:t>
      </w:r>
      <w:r w:rsidR="00BE626F" w:rsidRPr="00BE626F">
        <w:rPr>
          <w:color w:val="000000"/>
          <w:sz w:val="28"/>
          <w:szCs w:val="28"/>
          <w:lang w:val="vi-VN"/>
        </w:rPr>
        <w:t>óa</w:t>
      </w:r>
      <w:r w:rsidR="00BE626F" w:rsidRPr="00BC6FBD">
        <w:rPr>
          <w:color w:val="000000"/>
          <w:sz w:val="28"/>
          <w:szCs w:val="28"/>
          <w:lang w:val="vi-VN"/>
        </w:rPr>
        <w:t xml:space="preserve"> </w:t>
      </w:r>
      <w:r w:rsidRPr="00BC6FBD">
        <w:rPr>
          <w:color w:val="000000"/>
          <w:sz w:val="28"/>
          <w:szCs w:val="28"/>
          <w:lang w:val="vi-VN"/>
        </w:rPr>
        <w:t>chất Bảng 3 hoặc cơ sở DOC, DOC-PSF do Tổ chức Công ước tiến hành để tái kiểm tra sự phù hợp của báo cáo mà quốc gia thành viên đã nộp cho Tổ chức Công ước;</w:t>
      </w:r>
    </w:p>
    <w:p w14:paraId="12D98ACC" w14:textId="037BEBFA" w:rsidR="00FC1F11" w:rsidRPr="00BC6FBD" w:rsidRDefault="00FC1F11" w:rsidP="00446B17">
      <w:pPr>
        <w:widowControl w:val="0"/>
        <w:spacing w:before="240"/>
        <w:ind w:firstLine="567"/>
        <w:jc w:val="both"/>
        <w:rPr>
          <w:color w:val="000000"/>
          <w:sz w:val="28"/>
          <w:szCs w:val="28"/>
          <w:lang w:val="vi-VN"/>
        </w:rPr>
      </w:pPr>
      <w:r w:rsidRPr="00BC6FBD">
        <w:rPr>
          <w:color w:val="000000"/>
          <w:sz w:val="28"/>
          <w:szCs w:val="28"/>
          <w:lang w:val="vi-VN"/>
        </w:rPr>
        <w:t xml:space="preserve">c) </w:t>
      </w:r>
      <w:r w:rsidRPr="00BC6FBD">
        <w:rPr>
          <w:iCs/>
          <w:color w:val="000000"/>
          <w:sz w:val="28"/>
          <w:szCs w:val="28"/>
          <w:lang w:val="vi-VN"/>
        </w:rPr>
        <w:t>Thanh sát có hệ thống</w:t>
      </w:r>
      <w:r w:rsidRPr="00BC6FBD">
        <w:rPr>
          <w:color w:val="000000"/>
          <w:sz w:val="28"/>
          <w:szCs w:val="28"/>
          <w:lang w:val="vi-VN"/>
        </w:rPr>
        <w:t xml:space="preserve"> là cuộc thanh sát sau cuộc thanh sát ban đầu được tiến hành định kỳ tại một cơ sở </w:t>
      </w:r>
      <w:r w:rsidR="00BE626F" w:rsidRPr="00BC6FBD">
        <w:rPr>
          <w:color w:val="000000"/>
          <w:sz w:val="28"/>
          <w:szCs w:val="28"/>
          <w:lang w:val="vi-VN"/>
        </w:rPr>
        <w:t>h</w:t>
      </w:r>
      <w:r w:rsidR="00BE626F" w:rsidRPr="00BE626F">
        <w:rPr>
          <w:color w:val="000000"/>
          <w:sz w:val="28"/>
          <w:szCs w:val="28"/>
          <w:lang w:val="vi-VN"/>
        </w:rPr>
        <w:t>óa</w:t>
      </w:r>
      <w:r w:rsidR="00BE626F" w:rsidRPr="00BC6FBD">
        <w:rPr>
          <w:color w:val="000000"/>
          <w:sz w:val="28"/>
          <w:szCs w:val="28"/>
          <w:lang w:val="vi-VN"/>
        </w:rPr>
        <w:t xml:space="preserve"> </w:t>
      </w:r>
      <w:r w:rsidRPr="00BC6FBD">
        <w:rPr>
          <w:color w:val="000000"/>
          <w:sz w:val="28"/>
          <w:szCs w:val="28"/>
          <w:lang w:val="vi-VN"/>
        </w:rPr>
        <w:t xml:space="preserve">chất Bảng 1 hoặc Bảng 2 theo một thoả thuận riêng về cơ sở đó (thoả thuận cơ sở) nhằm mục đích kiểm tra và tái xác nhận sự phù hợp của báo cáo mà </w:t>
      </w:r>
      <w:r w:rsidR="00581025" w:rsidRPr="00CF6003">
        <w:rPr>
          <w:color w:val="000000"/>
          <w:sz w:val="28"/>
          <w:szCs w:val="28"/>
          <w:lang w:val="vi-VN"/>
        </w:rPr>
        <w:t>Q</w:t>
      </w:r>
      <w:r w:rsidRPr="00BC6FBD">
        <w:rPr>
          <w:color w:val="000000"/>
          <w:sz w:val="28"/>
          <w:szCs w:val="28"/>
          <w:lang w:val="vi-VN"/>
        </w:rPr>
        <w:t>uốc gia thành viên đã đệ trình với Tổ chức Công ước;</w:t>
      </w:r>
    </w:p>
    <w:p w14:paraId="3EAE821C" w14:textId="44189AD4" w:rsidR="00FC1F11" w:rsidRPr="00BC6FBD" w:rsidRDefault="00FC1F11" w:rsidP="00446B17">
      <w:pPr>
        <w:widowControl w:val="0"/>
        <w:spacing w:before="240"/>
        <w:ind w:firstLine="567"/>
        <w:jc w:val="both"/>
        <w:rPr>
          <w:color w:val="000000"/>
          <w:sz w:val="28"/>
          <w:szCs w:val="28"/>
          <w:lang w:val="vi-VN"/>
        </w:rPr>
      </w:pPr>
      <w:r w:rsidRPr="00BC6FBD">
        <w:rPr>
          <w:color w:val="000000"/>
          <w:sz w:val="28"/>
          <w:szCs w:val="28"/>
          <w:lang w:val="vi-VN"/>
        </w:rPr>
        <w:t xml:space="preserve">d) </w:t>
      </w:r>
      <w:r w:rsidRPr="00BC6FBD">
        <w:rPr>
          <w:iCs/>
          <w:color w:val="000000"/>
          <w:sz w:val="28"/>
          <w:szCs w:val="28"/>
          <w:lang w:val="vi-VN"/>
        </w:rPr>
        <w:t>Thanh sát đột xuất</w:t>
      </w:r>
      <w:r w:rsidRPr="00BC6FBD">
        <w:rPr>
          <w:color w:val="000000"/>
          <w:sz w:val="28"/>
          <w:szCs w:val="28"/>
          <w:lang w:val="vi-VN"/>
        </w:rPr>
        <w:t xml:space="preserve"> là cuộc thanh sát đối với một cơ sở </w:t>
      </w:r>
      <w:r w:rsidR="00BE626F" w:rsidRPr="00BC6FBD">
        <w:rPr>
          <w:color w:val="000000"/>
          <w:sz w:val="28"/>
          <w:szCs w:val="28"/>
          <w:lang w:val="vi-VN"/>
        </w:rPr>
        <w:t>h</w:t>
      </w:r>
      <w:r w:rsidR="00BE626F" w:rsidRPr="00BE626F">
        <w:rPr>
          <w:color w:val="000000"/>
          <w:sz w:val="28"/>
          <w:szCs w:val="28"/>
          <w:lang w:val="vi-VN"/>
        </w:rPr>
        <w:t>óa</w:t>
      </w:r>
      <w:r w:rsidR="00BE626F" w:rsidRPr="00BC6FBD">
        <w:rPr>
          <w:color w:val="000000"/>
          <w:sz w:val="28"/>
          <w:szCs w:val="28"/>
          <w:lang w:val="vi-VN"/>
        </w:rPr>
        <w:t xml:space="preserve"> </w:t>
      </w:r>
      <w:r w:rsidRPr="00BC6FBD">
        <w:rPr>
          <w:color w:val="000000"/>
          <w:sz w:val="28"/>
          <w:szCs w:val="28"/>
          <w:lang w:val="vi-VN"/>
        </w:rPr>
        <w:t xml:space="preserve">chất bất kỳ nằm trên lãnh thổ hoặc bất cứ nơi nào thuộc quyền tài phán của một </w:t>
      </w:r>
      <w:r w:rsidRPr="00CF6003">
        <w:rPr>
          <w:color w:val="000000"/>
          <w:sz w:val="28"/>
          <w:szCs w:val="28"/>
          <w:lang w:val="vi-VN"/>
        </w:rPr>
        <w:t>Q</w:t>
      </w:r>
      <w:r w:rsidRPr="00BC6FBD">
        <w:rPr>
          <w:color w:val="000000"/>
          <w:sz w:val="28"/>
          <w:szCs w:val="28"/>
          <w:lang w:val="vi-VN"/>
        </w:rPr>
        <w:t xml:space="preserve">uốc gia thành viên vào bất kỳ thời điểm nào nhằm mục đích làm sáng tỏ các cáo buộc về việc không tuân thủ Công ước Cấm vũ khí hóa học tại cơ sở hoá chất nêu trên. </w:t>
      </w:r>
      <w:r w:rsidRPr="00CF6003">
        <w:rPr>
          <w:color w:val="000000"/>
          <w:sz w:val="28"/>
          <w:szCs w:val="28"/>
          <w:lang w:val="vi-VN"/>
        </w:rPr>
        <w:t>T</w:t>
      </w:r>
      <w:r w:rsidRPr="00BC6FBD">
        <w:rPr>
          <w:color w:val="000000"/>
          <w:sz w:val="28"/>
          <w:szCs w:val="28"/>
          <w:lang w:val="vi-VN"/>
        </w:rPr>
        <w:t xml:space="preserve">hanh sát đột xuất được tiến hành </w:t>
      </w:r>
      <w:r w:rsidRPr="00CF6003">
        <w:rPr>
          <w:color w:val="000000"/>
          <w:sz w:val="28"/>
          <w:szCs w:val="28"/>
          <w:lang w:val="vi-VN"/>
        </w:rPr>
        <w:t>trên cơ sở</w:t>
      </w:r>
      <w:r w:rsidRPr="00BC6FBD">
        <w:rPr>
          <w:color w:val="000000"/>
          <w:sz w:val="28"/>
          <w:szCs w:val="28"/>
          <w:lang w:val="vi-VN"/>
        </w:rPr>
        <w:t xml:space="preserve"> yêu cầu của một </w:t>
      </w:r>
      <w:r w:rsidRPr="00CF6003">
        <w:rPr>
          <w:color w:val="000000"/>
          <w:sz w:val="28"/>
          <w:szCs w:val="28"/>
          <w:lang w:val="vi-VN"/>
        </w:rPr>
        <w:t>Q</w:t>
      </w:r>
      <w:r w:rsidRPr="00BC6FBD">
        <w:rPr>
          <w:color w:val="000000"/>
          <w:sz w:val="28"/>
          <w:szCs w:val="28"/>
          <w:lang w:val="vi-VN"/>
        </w:rPr>
        <w:t xml:space="preserve">uốc gia thành viên khác và được Hội đồng Chấp hành của Tổ chức Công ước xem xét, quyết định theo trình tự quy định tại Điều IX và phần X </w:t>
      </w:r>
      <w:r w:rsidRPr="00CF6003">
        <w:rPr>
          <w:color w:val="000000"/>
          <w:sz w:val="28"/>
          <w:szCs w:val="28"/>
          <w:lang w:val="vi-VN"/>
        </w:rPr>
        <w:t>Thanh sát đột xuất theo điều IX</w:t>
      </w:r>
      <w:r w:rsidRPr="00BC6FBD">
        <w:rPr>
          <w:color w:val="000000"/>
          <w:sz w:val="28"/>
          <w:szCs w:val="28"/>
          <w:lang w:val="vi-VN"/>
        </w:rPr>
        <w:t xml:space="preserve"> của Công ước Cấm vũ khí hóa học;</w:t>
      </w:r>
    </w:p>
    <w:p w14:paraId="47C24962" w14:textId="22863FF7" w:rsidR="00FC1F11" w:rsidRPr="00446B17" w:rsidRDefault="00FC1F11" w:rsidP="00446B17">
      <w:pPr>
        <w:widowControl w:val="0"/>
        <w:spacing w:before="240"/>
        <w:ind w:firstLine="567"/>
        <w:jc w:val="both"/>
        <w:rPr>
          <w:color w:val="000000"/>
          <w:spacing w:val="-4"/>
          <w:sz w:val="28"/>
          <w:szCs w:val="28"/>
          <w:lang w:val="vi-VN"/>
        </w:rPr>
      </w:pPr>
      <w:r w:rsidRPr="00446B17">
        <w:rPr>
          <w:color w:val="000000"/>
          <w:spacing w:val="-4"/>
          <w:sz w:val="28"/>
          <w:szCs w:val="28"/>
          <w:lang w:val="vi-VN"/>
        </w:rPr>
        <w:t xml:space="preserve">đ) </w:t>
      </w:r>
      <w:r w:rsidRPr="00446B17">
        <w:rPr>
          <w:iCs/>
          <w:color w:val="000000"/>
          <w:spacing w:val="-4"/>
          <w:sz w:val="28"/>
          <w:szCs w:val="28"/>
          <w:lang w:val="vi-VN"/>
        </w:rPr>
        <w:t>Thoả thuận cơ sở</w:t>
      </w:r>
      <w:r w:rsidRPr="00446B17">
        <w:rPr>
          <w:color w:val="000000"/>
          <w:spacing w:val="-4"/>
          <w:sz w:val="28"/>
          <w:szCs w:val="28"/>
          <w:lang w:val="vi-VN"/>
        </w:rPr>
        <w:t xml:space="preserve"> là thoả thuận được ký kết giữa Quốc gia thành viên với Tổ chức Công ước liên quan đến việc thanh sát một cơ sở </w:t>
      </w:r>
      <w:r w:rsidR="00BE626F" w:rsidRPr="00446B17">
        <w:rPr>
          <w:color w:val="000000"/>
          <w:spacing w:val="-4"/>
          <w:sz w:val="28"/>
          <w:szCs w:val="28"/>
          <w:lang w:val="vi-VN"/>
        </w:rPr>
        <w:t>h</w:t>
      </w:r>
      <w:r w:rsidR="00BE626F" w:rsidRPr="00BE626F">
        <w:rPr>
          <w:color w:val="000000"/>
          <w:spacing w:val="-4"/>
          <w:sz w:val="28"/>
          <w:szCs w:val="28"/>
          <w:lang w:val="vi-VN"/>
        </w:rPr>
        <w:t>óa</w:t>
      </w:r>
      <w:r w:rsidR="00BE626F" w:rsidRPr="00446B17">
        <w:rPr>
          <w:color w:val="000000"/>
          <w:spacing w:val="-4"/>
          <w:sz w:val="28"/>
          <w:szCs w:val="28"/>
          <w:lang w:val="vi-VN"/>
        </w:rPr>
        <w:t xml:space="preserve"> </w:t>
      </w:r>
      <w:r w:rsidRPr="00446B17">
        <w:rPr>
          <w:color w:val="000000"/>
          <w:spacing w:val="-4"/>
          <w:sz w:val="28"/>
          <w:szCs w:val="28"/>
          <w:lang w:val="vi-VN"/>
        </w:rPr>
        <w:t xml:space="preserve">chất cụ thể thuộc diện bị thanh sát. Thoả thuận cơ sở được dự thảo trong thời gian diễn ra cuộc thanh sát ban đầu và thường được lập </w:t>
      </w:r>
      <w:r w:rsidRPr="00CF6003">
        <w:rPr>
          <w:color w:val="000000"/>
          <w:spacing w:val="-4"/>
          <w:sz w:val="28"/>
          <w:szCs w:val="28"/>
          <w:lang w:val="vi-VN"/>
        </w:rPr>
        <w:t>đối với</w:t>
      </w:r>
      <w:r w:rsidRPr="00446B17">
        <w:rPr>
          <w:color w:val="000000"/>
          <w:spacing w:val="-4"/>
          <w:sz w:val="28"/>
          <w:szCs w:val="28"/>
          <w:lang w:val="vi-VN"/>
        </w:rPr>
        <w:t xml:space="preserve"> các cơ sở </w:t>
      </w:r>
      <w:r w:rsidR="00BE626F" w:rsidRPr="00446B17">
        <w:rPr>
          <w:color w:val="000000"/>
          <w:spacing w:val="-4"/>
          <w:sz w:val="28"/>
          <w:szCs w:val="28"/>
          <w:lang w:val="vi-VN"/>
        </w:rPr>
        <w:t>h</w:t>
      </w:r>
      <w:r w:rsidR="00BE626F" w:rsidRPr="00BE626F">
        <w:rPr>
          <w:color w:val="000000"/>
          <w:spacing w:val="-4"/>
          <w:sz w:val="28"/>
          <w:szCs w:val="28"/>
          <w:lang w:val="vi-VN"/>
        </w:rPr>
        <w:t>óa</w:t>
      </w:r>
      <w:r w:rsidR="00BE626F" w:rsidRPr="00446B17">
        <w:rPr>
          <w:color w:val="000000"/>
          <w:spacing w:val="-4"/>
          <w:sz w:val="28"/>
          <w:szCs w:val="28"/>
          <w:lang w:val="vi-VN"/>
        </w:rPr>
        <w:t xml:space="preserve"> </w:t>
      </w:r>
      <w:r w:rsidRPr="00446B17">
        <w:rPr>
          <w:color w:val="000000"/>
          <w:spacing w:val="-4"/>
          <w:sz w:val="28"/>
          <w:szCs w:val="28"/>
          <w:lang w:val="vi-VN"/>
        </w:rPr>
        <w:t>chất Bảng 1 và 2.</w:t>
      </w:r>
    </w:p>
    <w:p w14:paraId="03860CF2" w14:textId="77777777" w:rsidR="00FC1F11" w:rsidRPr="00BC6FBD" w:rsidRDefault="00FC1F11" w:rsidP="00446B17">
      <w:pPr>
        <w:widowControl w:val="0"/>
        <w:spacing w:before="160"/>
        <w:ind w:firstLine="567"/>
        <w:jc w:val="both"/>
        <w:rPr>
          <w:color w:val="000000"/>
          <w:sz w:val="28"/>
          <w:szCs w:val="28"/>
          <w:lang w:val="vi-VN"/>
        </w:rPr>
      </w:pPr>
      <w:r w:rsidRPr="00BC6FBD">
        <w:rPr>
          <w:color w:val="000000"/>
          <w:sz w:val="28"/>
          <w:szCs w:val="28"/>
          <w:lang w:val="vi-VN"/>
        </w:rPr>
        <w:lastRenderedPageBreak/>
        <w:t xml:space="preserve">e) </w:t>
      </w:r>
      <w:r w:rsidRPr="00BC6FBD">
        <w:rPr>
          <w:iCs/>
          <w:color w:val="000000"/>
          <w:sz w:val="28"/>
          <w:szCs w:val="28"/>
          <w:lang w:val="vi-VN"/>
        </w:rPr>
        <w:t>Đội hộ tống</w:t>
      </w:r>
      <w:r w:rsidRPr="00BC6FBD">
        <w:rPr>
          <w:color w:val="000000"/>
          <w:sz w:val="28"/>
          <w:szCs w:val="28"/>
          <w:lang w:val="vi-VN"/>
        </w:rPr>
        <w:t xml:space="preserve"> là nhóm chuyên gia do Cơ quan Quốc gia Việt Nam</w:t>
      </w:r>
      <w:r w:rsidRPr="00CF6003">
        <w:rPr>
          <w:color w:val="000000"/>
          <w:sz w:val="28"/>
          <w:szCs w:val="28"/>
          <w:lang w:val="vi-VN"/>
        </w:rPr>
        <w:t xml:space="preserve"> báo cáo Thủ tướng Chính phủ</w:t>
      </w:r>
      <w:r w:rsidRPr="00BC6FBD">
        <w:rPr>
          <w:color w:val="000000"/>
          <w:sz w:val="28"/>
          <w:szCs w:val="28"/>
          <w:lang w:val="vi-VN"/>
        </w:rPr>
        <w:t xml:space="preserve"> </w:t>
      </w:r>
      <w:r w:rsidRPr="00CF6003">
        <w:rPr>
          <w:color w:val="000000"/>
          <w:sz w:val="28"/>
          <w:szCs w:val="28"/>
          <w:lang w:val="vi-VN"/>
        </w:rPr>
        <w:t>thành lập</w:t>
      </w:r>
      <w:r w:rsidRPr="00BC6FBD">
        <w:rPr>
          <w:color w:val="000000"/>
          <w:sz w:val="28"/>
          <w:szCs w:val="28"/>
          <w:lang w:val="vi-VN"/>
        </w:rPr>
        <w:t xml:space="preserve"> để phối hợp làm việc với Đoàn thanh sát quốc tế của Tổ chức Công ước trong quá trình Đoàn thanh sát quốc tế tiến hành hoạt động thanh sát tại Việt Nam.</w:t>
      </w:r>
    </w:p>
    <w:p w14:paraId="48AB594F" w14:textId="1D891F1B" w:rsidR="00FC1F11" w:rsidRPr="00CF6003" w:rsidRDefault="00FC1F11" w:rsidP="00446B17">
      <w:pPr>
        <w:widowControl w:val="0"/>
        <w:spacing w:before="160"/>
        <w:ind w:firstLine="567"/>
        <w:jc w:val="both"/>
        <w:rPr>
          <w:color w:val="000000"/>
          <w:sz w:val="28"/>
          <w:szCs w:val="28"/>
          <w:lang w:val="vi-VN"/>
        </w:rPr>
      </w:pPr>
      <w:r w:rsidRPr="00CF6003">
        <w:rPr>
          <w:color w:val="000000"/>
          <w:sz w:val="28"/>
          <w:szCs w:val="28"/>
          <w:lang w:val="vi-VN"/>
        </w:rPr>
        <w:t>1</w:t>
      </w:r>
      <w:r w:rsidR="00581025" w:rsidRPr="00CF6003">
        <w:rPr>
          <w:color w:val="000000"/>
          <w:sz w:val="28"/>
          <w:szCs w:val="28"/>
          <w:lang w:val="vi-VN"/>
        </w:rPr>
        <w:t>8</w:t>
      </w:r>
      <w:r w:rsidRPr="00CF6003">
        <w:rPr>
          <w:color w:val="000000"/>
          <w:sz w:val="28"/>
          <w:szCs w:val="28"/>
          <w:lang w:val="vi-VN"/>
        </w:rPr>
        <w:t xml:space="preserve">. Bản sao </w:t>
      </w:r>
      <w:r w:rsidRPr="00CF6003">
        <w:rPr>
          <w:iCs/>
          <w:color w:val="000000"/>
          <w:sz w:val="28"/>
          <w:szCs w:val="28"/>
          <w:lang w:val="vi-VN"/>
        </w:rPr>
        <w:t xml:space="preserve">là bản chụp từ bản chính hoặc bản đánh máy có nội dung đầy đủ, chính xác như nội dung ghi trong </w:t>
      </w:r>
      <w:r w:rsidR="00995A4F" w:rsidRPr="00571740">
        <w:rPr>
          <w:iCs/>
          <w:color w:val="000000"/>
          <w:sz w:val="28"/>
          <w:szCs w:val="28"/>
          <w:lang w:val="vi-VN"/>
        </w:rPr>
        <w:t>b</w:t>
      </w:r>
      <w:r w:rsidR="005669E3" w:rsidRPr="00571740">
        <w:rPr>
          <w:iCs/>
          <w:color w:val="000000"/>
          <w:sz w:val="28"/>
          <w:szCs w:val="28"/>
          <w:lang w:val="vi-VN"/>
        </w:rPr>
        <w:t>ản</w:t>
      </w:r>
      <w:r w:rsidR="00995A4F" w:rsidRPr="00CF6003">
        <w:rPr>
          <w:iCs/>
          <w:color w:val="000000"/>
          <w:sz w:val="28"/>
          <w:szCs w:val="28"/>
          <w:lang w:val="vi-VN"/>
        </w:rPr>
        <w:t xml:space="preserve"> </w:t>
      </w:r>
      <w:r w:rsidRPr="00CF6003">
        <w:rPr>
          <w:iCs/>
          <w:color w:val="000000"/>
          <w:sz w:val="28"/>
          <w:szCs w:val="28"/>
          <w:lang w:val="vi-VN"/>
        </w:rPr>
        <w:t>gốc</w:t>
      </w:r>
      <w:r w:rsidRPr="00CF6003">
        <w:rPr>
          <w:color w:val="000000"/>
          <w:sz w:val="28"/>
          <w:szCs w:val="28"/>
          <w:lang w:val="vi-VN"/>
        </w:rPr>
        <w:t>.</w:t>
      </w:r>
    </w:p>
    <w:p w14:paraId="708E0AC8" w14:textId="77777777" w:rsidR="00FC1F11" w:rsidRPr="00CF6003" w:rsidRDefault="00FC1F11" w:rsidP="00446B17">
      <w:pPr>
        <w:widowControl w:val="0"/>
        <w:spacing w:before="160"/>
        <w:ind w:firstLine="567"/>
        <w:jc w:val="both"/>
        <w:rPr>
          <w:color w:val="000000"/>
          <w:sz w:val="28"/>
          <w:szCs w:val="28"/>
          <w:lang w:val="vi-VN"/>
        </w:rPr>
      </w:pPr>
      <w:r w:rsidRPr="00CF6003">
        <w:rPr>
          <w:color w:val="000000"/>
          <w:sz w:val="28"/>
          <w:szCs w:val="28"/>
          <w:lang w:val="vi-VN"/>
        </w:rPr>
        <w:t xml:space="preserve">Đối với hồ sơ nộp trực tiếp hoặc qua đường bưu chính, bản sao là bản sao có chứng thực hoặc bản sao kèm bản chính để đối chiếu. Đối với hồ sơ nộp qua </w:t>
      </w:r>
      <w:r w:rsidRPr="00BC6FBD">
        <w:rPr>
          <w:color w:val="000000"/>
          <w:sz w:val="28"/>
          <w:szCs w:val="28"/>
          <w:lang w:val="vi-VN"/>
        </w:rPr>
        <w:t>hệ thống dịch vụ công trực tuyến</w:t>
      </w:r>
      <w:r w:rsidRPr="00CF6003">
        <w:rPr>
          <w:color w:val="000000"/>
          <w:sz w:val="28"/>
          <w:szCs w:val="28"/>
          <w:lang w:val="vi-VN"/>
        </w:rPr>
        <w:t xml:space="preserve"> thì bản sao là bản scan từ bản gốc hoặc bản điện tử hợp lệ do </w:t>
      </w:r>
      <w:r w:rsidR="00581025" w:rsidRPr="00CF6003">
        <w:rPr>
          <w:color w:val="000000"/>
          <w:sz w:val="28"/>
          <w:szCs w:val="28"/>
          <w:lang w:val="vi-VN"/>
        </w:rPr>
        <w:t>c</w:t>
      </w:r>
      <w:r w:rsidRPr="00CF6003">
        <w:rPr>
          <w:color w:val="000000"/>
          <w:sz w:val="28"/>
          <w:szCs w:val="28"/>
          <w:lang w:val="vi-VN"/>
        </w:rPr>
        <w:t>ơ quan nhà nước có thẩm quyền cấp.</w:t>
      </w:r>
    </w:p>
    <w:p w14:paraId="144087C1" w14:textId="77777777" w:rsidR="00FC1F11" w:rsidRPr="00CF6003" w:rsidRDefault="00581025" w:rsidP="00446B17">
      <w:pPr>
        <w:widowControl w:val="0"/>
        <w:spacing w:before="160"/>
        <w:ind w:firstLine="567"/>
        <w:jc w:val="both"/>
        <w:rPr>
          <w:color w:val="000000"/>
          <w:sz w:val="28"/>
          <w:szCs w:val="28"/>
          <w:lang w:val="vi-VN"/>
        </w:rPr>
      </w:pPr>
      <w:r w:rsidRPr="00CF6003">
        <w:rPr>
          <w:color w:val="000000"/>
          <w:sz w:val="28"/>
          <w:szCs w:val="28"/>
          <w:lang w:val="vi-VN"/>
        </w:rPr>
        <w:t>19</w:t>
      </w:r>
      <w:r w:rsidR="00FC1F11" w:rsidRPr="00CF6003">
        <w:rPr>
          <w:color w:val="000000"/>
          <w:sz w:val="28"/>
          <w:szCs w:val="28"/>
          <w:lang w:val="vi-VN"/>
        </w:rPr>
        <w:t xml:space="preserve">. </w:t>
      </w:r>
      <w:r w:rsidR="00FC1F11" w:rsidRPr="00CF6003">
        <w:rPr>
          <w:iCs/>
          <w:color w:val="000000"/>
          <w:sz w:val="28"/>
          <w:szCs w:val="28"/>
          <w:lang w:val="vi-VN"/>
        </w:rPr>
        <w:t xml:space="preserve">CAS </w:t>
      </w:r>
      <w:r w:rsidR="00FC1F11" w:rsidRPr="00CF6003">
        <w:rPr>
          <w:color w:val="000000"/>
          <w:sz w:val="28"/>
          <w:szCs w:val="28"/>
          <w:lang w:val="vi-VN"/>
        </w:rPr>
        <w:t xml:space="preserve">là mã số định danh duy nhất cho các nguyên tố hóa học, các </w:t>
      </w:r>
      <w:r w:rsidR="00FC1F11" w:rsidRPr="00CF6003">
        <w:rPr>
          <w:color w:val="000000"/>
          <w:spacing w:val="-6"/>
          <w:sz w:val="28"/>
          <w:szCs w:val="28"/>
          <w:lang w:val="vi-VN"/>
        </w:rPr>
        <w:t>hợp chất hóa học, các polyme, các chuỗi sinh học, các hỗn hợp và các hợp kim.</w:t>
      </w:r>
      <w:r w:rsidR="00FC1F11" w:rsidRPr="00CF6003">
        <w:rPr>
          <w:color w:val="000000"/>
          <w:sz w:val="28"/>
          <w:szCs w:val="28"/>
          <w:lang w:val="vi-VN"/>
        </w:rPr>
        <w:t xml:space="preserve"> </w:t>
      </w:r>
    </w:p>
    <w:p w14:paraId="0AA4BC93" w14:textId="77777777" w:rsidR="00FC1F11" w:rsidRPr="00CF6003" w:rsidRDefault="00FC1F11" w:rsidP="00446B17">
      <w:pPr>
        <w:widowControl w:val="0"/>
        <w:spacing w:before="160"/>
        <w:ind w:firstLine="567"/>
        <w:jc w:val="both"/>
        <w:rPr>
          <w:color w:val="000000"/>
          <w:sz w:val="28"/>
          <w:szCs w:val="28"/>
          <w:lang w:val="vi-VN"/>
        </w:rPr>
      </w:pPr>
      <w:r w:rsidRPr="00CF6003">
        <w:rPr>
          <w:color w:val="000000"/>
          <w:sz w:val="28"/>
          <w:szCs w:val="28"/>
          <w:lang w:val="vi-VN"/>
        </w:rPr>
        <w:t>2</w:t>
      </w:r>
      <w:r w:rsidR="00581025" w:rsidRPr="00CF6003">
        <w:rPr>
          <w:color w:val="000000"/>
          <w:sz w:val="28"/>
          <w:szCs w:val="28"/>
          <w:lang w:val="vi-VN"/>
        </w:rPr>
        <w:t>0</w:t>
      </w:r>
      <w:r w:rsidRPr="00CF6003">
        <w:rPr>
          <w:color w:val="000000"/>
          <w:sz w:val="28"/>
          <w:szCs w:val="28"/>
          <w:lang w:val="vi-VN"/>
        </w:rPr>
        <w:t xml:space="preserve">. </w:t>
      </w:r>
      <w:r w:rsidRPr="00CF6003">
        <w:rPr>
          <w:iCs/>
          <w:color w:val="000000"/>
          <w:sz w:val="28"/>
          <w:szCs w:val="28"/>
          <w:lang w:val="vi-VN"/>
        </w:rPr>
        <w:t>Danh mục thiết bị thanh sát</w:t>
      </w:r>
      <w:r w:rsidRPr="00CF6003">
        <w:rPr>
          <w:color w:val="000000"/>
          <w:sz w:val="28"/>
          <w:szCs w:val="28"/>
          <w:lang w:val="vi-VN"/>
        </w:rPr>
        <w:t xml:space="preserve"> </w:t>
      </w:r>
      <w:r w:rsidRPr="00BC6FBD">
        <w:rPr>
          <w:color w:val="000000"/>
          <w:sz w:val="28"/>
          <w:szCs w:val="28"/>
          <w:lang w:val="vi-VN"/>
        </w:rPr>
        <w:t xml:space="preserve">được định nghĩa theo Công ước Cấm vũ khí hoá học </w:t>
      </w:r>
      <w:r w:rsidRPr="00CF6003">
        <w:rPr>
          <w:color w:val="000000"/>
          <w:sz w:val="28"/>
          <w:szCs w:val="28"/>
          <w:lang w:val="vi-VN"/>
        </w:rPr>
        <w:t>là những thiết bị và dụng cụ cần thiết cho việc thực hiện các nhiệm vụ của Đoàn thanh sát đã được Tổ chức Công ước xác nhận.</w:t>
      </w:r>
    </w:p>
    <w:p w14:paraId="6CE3157D" w14:textId="77777777" w:rsidR="00FC1F11" w:rsidRPr="00BC6FBD" w:rsidRDefault="00FC1F11" w:rsidP="00446B17">
      <w:pPr>
        <w:pStyle w:val="NormalWeb"/>
        <w:widowControl w:val="0"/>
        <w:spacing w:before="160" w:beforeAutospacing="0" w:after="0" w:afterAutospacing="0"/>
        <w:ind w:firstLine="567"/>
        <w:jc w:val="both"/>
        <w:rPr>
          <w:color w:val="000000"/>
          <w:sz w:val="28"/>
          <w:szCs w:val="28"/>
          <w:lang w:val="vi-VN"/>
        </w:rPr>
      </w:pPr>
      <w:r w:rsidRPr="00BC6FBD">
        <w:rPr>
          <w:b/>
          <w:bCs/>
          <w:color w:val="000000"/>
          <w:sz w:val="28"/>
          <w:szCs w:val="28"/>
          <w:lang w:val="vi-VN"/>
        </w:rPr>
        <w:t xml:space="preserve">Điều 5. Danh mục hóa chất Bảng </w:t>
      </w:r>
    </w:p>
    <w:p w14:paraId="5EBC3E31" w14:textId="77777777" w:rsidR="00FC1F11" w:rsidRPr="00BC6FBD" w:rsidRDefault="00FC1F11" w:rsidP="00446B17">
      <w:pPr>
        <w:widowControl w:val="0"/>
        <w:spacing w:before="160"/>
        <w:ind w:firstLine="567"/>
        <w:jc w:val="both"/>
        <w:rPr>
          <w:color w:val="000000"/>
          <w:sz w:val="28"/>
          <w:szCs w:val="28"/>
          <w:lang w:val="vi-VN"/>
        </w:rPr>
      </w:pPr>
      <w:r w:rsidRPr="00BC6FBD">
        <w:rPr>
          <w:color w:val="000000"/>
          <w:sz w:val="28"/>
          <w:szCs w:val="28"/>
          <w:lang w:val="vi-VN"/>
        </w:rPr>
        <w:t xml:space="preserve">1. Ban hành Danh mục các hóa chất Bảng 1, hóa chất Bảng 2 và hóa chất Bảng 3 tại Phụ lục I kèm theo Nghị định này. </w:t>
      </w:r>
    </w:p>
    <w:p w14:paraId="76AAB949" w14:textId="79A343E3" w:rsidR="00FC1F11" w:rsidRPr="00BC6FBD" w:rsidRDefault="00FC1F11" w:rsidP="00446B17">
      <w:pPr>
        <w:widowControl w:val="0"/>
        <w:spacing w:before="160"/>
        <w:ind w:firstLine="567"/>
        <w:jc w:val="both"/>
        <w:rPr>
          <w:color w:val="000000"/>
          <w:sz w:val="28"/>
          <w:szCs w:val="28"/>
          <w:lang w:val="vi-VN"/>
        </w:rPr>
      </w:pPr>
      <w:r w:rsidRPr="00BC6FBD">
        <w:rPr>
          <w:color w:val="000000"/>
          <w:sz w:val="28"/>
          <w:szCs w:val="28"/>
          <w:lang w:val="vi-VN"/>
        </w:rPr>
        <w:t xml:space="preserve">2. </w:t>
      </w:r>
      <w:r w:rsidRPr="00CF6003">
        <w:rPr>
          <w:color w:val="000000"/>
          <w:sz w:val="28"/>
          <w:szCs w:val="28"/>
          <w:lang w:val="vi-VN"/>
        </w:rPr>
        <w:t>Bổ sung trường hợp ngoại trừ đối với</w:t>
      </w:r>
      <w:r w:rsidRPr="00BC6FBD">
        <w:rPr>
          <w:color w:val="000000"/>
          <w:sz w:val="28"/>
          <w:szCs w:val="28"/>
          <w:lang w:val="vi-VN"/>
        </w:rPr>
        <w:t xml:space="preserve"> một số </w:t>
      </w:r>
      <w:r w:rsidR="008779D7" w:rsidRPr="00BC6FBD">
        <w:rPr>
          <w:color w:val="000000"/>
          <w:sz w:val="28"/>
          <w:szCs w:val="28"/>
          <w:lang w:val="vi-VN"/>
        </w:rPr>
        <w:t>h</w:t>
      </w:r>
      <w:r w:rsidR="008779D7" w:rsidRPr="008B7FB8">
        <w:rPr>
          <w:color w:val="000000"/>
          <w:sz w:val="28"/>
          <w:szCs w:val="28"/>
          <w:lang w:val="vi-VN"/>
        </w:rPr>
        <w:t>óa</w:t>
      </w:r>
      <w:r w:rsidR="008779D7" w:rsidRPr="00BC6FBD">
        <w:rPr>
          <w:color w:val="000000"/>
          <w:sz w:val="28"/>
          <w:szCs w:val="28"/>
          <w:lang w:val="vi-VN"/>
        </w:rPr>
        <w:t xml:space="preserve"> </w:t>
      </w:r>
      <w:r w:rsidRPr="00BC6FBD">
        <w:rPr>
          <w:color w:val="000000"/>
          <w:sz w:val="28"/>
          <w:szCs w:val="28"/>
          <w:lang w:val="vi-VN"/>
        </w:rPr>
        <w:t xml:space="preserve">chất thuộc </w:t>
      </w:r>
      <w:r w:rsidRPr="00CF6003">
        <w:rPr>
          <w:color w:val="000000"/>
          <w:sz w:val="28"/>
          <w:szCs w:val="28"/>
          <w:lang w:val="vi-VN"/>
        </w:rPr>
        <w:t>Danh mục hóa chất hạn</w:t>
      </w:r>
      <w:r w:rsidRPr="00BC6FBD">
        <w:rPr>
          <w:color w:val="000000"/>
          <w:sz w:val="28"/>
          <w:szCs w:val="28"/>
          <w:lang w:val="vi-VN"/>
        </w:rPr>
        <w:t xml:space="preserve"> chế sản xuất, kinh doanh trong</w:t>
      </w:r>
      <w:r w:rsidRPr="00CF6003">
        <w:rPr>
          <w:color w:val="000000"/>
          <w:sz w:val="28"/>
          <w:szCs w:val="28"/>
          <w:lang w:val="vi-VN"/>
        </w:rPr>
        <w:t xml:space="preserve"> lĩnh vực công nghiệp tại Phụ lục II kèm theo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như sau</w:t>
      </w:r>
      <w:r w:rsidRPr="00BC6FBD">
        <w:rPr>
          <w:color w:val="000000"/>
          <w:sz w:val="28"/>
          <w:szCs w:val="28"/>
          <w:lang w:val="vi-VN"/>
        </w:rPr>
        <w:t>:</w:t>
      </w:r>
    </w:p>
    <w:p w14:paraId="0E931D68" w14:textId="77777777" w:rsidR="00FC1F11" w:rsidRPr="00446B17" w:rsidRDefault="00FC1F11" w:rsidP="00BC6FBD">
      <w:pPr>
        <w:widowControl w:val="0"/>
        <w:spacing w:after="120"/>
        <w:ind w:firstLine="562"/>
        <w:jc w:val="both"/>
        <w:rPr>
          <w:color w:val="000000"/>
          <w:sz w:val="18"/>
          <w:szCs w:val="28"/>
          <w:lang w:val="vi-VN"/>
        </w:rPr>
      </w:pPr>
    </w:p>
    <w:tbl>
      <w:tblPr>
        <w:tblW w:w="9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9"/>
        <w:gridCol w:w="1854"/>
        <w:gridCol w:w="2551"/>
        <w:gridCol w:w="1276"/>
        <w:gridCol w:w="1559"/>
        <w:gridCol w:w="1363"/>
      </w:tblGrid>
      <w:tr w:rsidR="00FC1F11" w:rsidRPr="00BC6FBD" w14:paraId="38C2EF3D" w14:textId="77777777" w:rsidTr="00BC6FBD">
        <w:trPr>
          <w:jc w:val="center"/>
        </w:trPr>
        <w:tc>
          <w:tcPr>
            <w:tcW w:w="669" w:type="dxa"/>
            <w:vAlign w:val="center"/>
          </w:tcPr>
          <w:p w14:paraId="3CDBEA3C" w14:textId="77777777" w:rsidR="00FC1F11" w:rsidRPr="00446B17" w:rsidRDefault="00FC1F11" w:rsidP="00446B17">
            <w:pPr>
              <w:tabs>
                <w:tab w:val="left" w:pos="1152"/>
              </w:tabs>
              <w:ind w:left="-152" w:right="-114"/>
              <w:jc w:val="center"/>
              <w:rPr>
                <w:rFonts w:ascii="Times New Roman Bold" w:hAnsi="Times New Roman Bold"/>
                <w:b/>
                <w:noProof/>
                <w:color w:val="000000"/>
                <w:spacing w:val="-6"/>
                <w:sz w:val="28"/>
                <w:szCs w:val="28"/>
                <w:lang w:val="vi-VN"/>
              </w:rPr>
            </w:pPr>
            <w:r w:rsidRPr="00446B17">
              <w:rPr>
                <w:rFonts w:ascii="Times New Roman Bold" w:hAnsi="Times New Roman Bold"/>
                <w:b/>
                <w:noProof/>
                <w:color w:val="000000"/>
                <w:spacing w:val="-6"/>
                <w:sz w:val="28"/>
                <w:szCs w:val="28"/>
                <w:lang w:val="vi-VN"/>
              </w:rPr>
              <w:t>STT</w:t>
            </w:r>
          </w:p>
        </w:tc>
        <w:tc>
          <w:tcPr>
            <w:tcW w:w="1854" w:type="dxa"/>
            <w:vAlign w:val="center"/>
          </w:tcPr>
          <w:p w14:paraId="5BB5D643" w14:textId="77777777" w:rsid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 xml:space="preserve">Tên </w:t>
            </w:r>
          </w:p>
          <w:p w14:paraId="69E9B9B4"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tiếng Việt</w:t>
            </w:r>
          </w:p>
        </w:tc>
        <w:tc>
          <w:tcPr>
            <w:tcW w:w="2551" w:type="dxa"/>
            <w:vAlign w:val="center"/>
          </w:tcPr>
          <w:p w14:paraId="468627C6"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Tên tiếng Anh</w:t>
            </w:r>
          </w:p>
        </w:tc>
        <w:tc>
          <w:tcPr>
            <w:tcW w:w="1276" w:type="dxa"/>
            <w:vAlign w:val="center"/>
          </w:tcPr>
          <w:p w14:paraId="23B0BAA9" w14:textId="77777777" w:rsidR="00FC1F11" w:rsidRPr="00BC6FBD" w:rsidRDefault="00FC1F11" w:rsidP="00BC6FBD">
            <w:pPr>
              <w:tabs>
                <w:tab w:val="left" w:pos="1152"/>
              </w:tabs>
              <w:jc w:val="center"/>
              <w:rPr>
                <w:b/>
                <w:noProof/>
                <w:color w:val="000000"/>
                <w:sz w:val="28"/>
                <w:szCs w:val="28"/>
                <w:vertAlign w:val="superscript"/>
                <w:lang w:val="vi-VN"/>
              </w:rPr>
            </w:pPr>
            <w:r w:rsidRPr="00BC6FBD">
              <w:rPr>
                <w:b/>
                <w:noProof/>
                <w:color w:val="000000"/>
                <w:sz w:val="28"/>
                <w:szCs w:val="28"/>
                <w:lang w:val="vi-VN"/>
              </w:rPr>
              <w:t>Mã HS</w:t>
            </w:r>
          </w:p>
        </w:tc>
        <w:tc>
          <w:tcPr>
            <w:tcW w:w="1559" w:type="dxa"/>
            <w:vAlign w:val="center"/>
          </w:tcPr>
          <w:p w14:paraId="4DF5B62B"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Mã CAS</w:t>
            </w:r>
          </w:p>
        </w:tc>
        <w:tc>
          <w:tcPr>
            <w:tcW w:w="1363" w:type="dxa"/>
            <w:vAlign w:val="center"/>
          </w:tcPr>
          <w:p w14:paraId="665A621D" w14:textId="77777777" w:rsidR="00FC1F11" w:rsidRPr="00BC6FBD" w:rsidRDefault="00FC1F11" w:rsidP="00BC6FBD">
            <w:pPr>
              <w:tabs>
                <w:tab w:val="left" w:pos="1152"/>
              </w:tabs>
              <w:jc w:val="center"/>
              <w:rPr>
                <w:rFonts w:ascii="Times New Roman Bold" w:hAnsi="Times New Roman Bold"/>
                <w:b/>
                <w:noProof/>
                <w:color w:val="000000"/>
                <w:spacing w:val="-16"/>
                <w:sz w:val="28"/>
                <w:szCs w:val="28"/>
                <w:lang w:val="vi-VN"/>
              </w:rPr>
            </w:pPr>
            <w:r w:rsidRPr="00BC6FBD">
              <w:rPr>
                <w:rFonts w:ascii="Times New Roman Bold" w:hAnsi="Times New Roman Bold"/>
                <w:b/>
                <w:noProof/>
                <w:color w:val="000000"/>
                <w:spacing w:val="-16"/>
                <w:sz w:val="28"/>
                <w:szCs w:val="28"/>
                <w:lang w:val="vi-VN"/>
              </w:rPr>
              <w:t xml:space="preserve">Công thức </w:t>
            </w:r>
          </w:p>
          <w:p w14:paraId="3472F237"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hóa học</w:t>
            </w:r>
          </w:p>
        </w:tc>
      </w:tr>
      <w:tr w:rsidR="00FC1F11" w:rsidRPr="00BC6FBD" w14:paraId="47F1B9C1" w14:textId="77777777" w:rsidTr="00BC6FBD">
        <w:trPr>
          <w:jc w:val="center"/>
        </w:trPr>
        <w:tc>
          <w:tcPr>
            <w:tcW w:w="669" w:type="dxa"/>
            <w:vMerge w:val="restart"/>
          </w:tcPr>
          <w:p w14:paraId="2960C709" w14:textId="77777777" w:rsidR="00FC1F11" w:rsidRPr="00BC6FBD" w:rsidRDefault="00FC1F11" w:rsidP="00446B17">
            <w:pPr>
              <w:jc w:val="center"/>
              <w:rPr>
                <w:noProof/>
                <w:color w:val="000000"/>
                <w:sz w:val="28"/>
                <w:szCs w:val="28"/>
              </w:rPr>
            </w:pPr>
            <w:r w:rsidRPr="00BC6FBD">
              <w:rPr>
                <w:noProof/>
                <w:color w:val="000000"/>
                <w:sz w:val="28"/>
                <w:szCs w:val="28"/>
              </w:rPr>
              <w:t>55</w:t>
            </w:r>
          </w:p>
        </w:tc>
        <w:tc>
          <w:tcPr>
            <w:tcW w:w="1854" w:type="dxa"/>
          </w:tcPr>
          <w:p w14:paraId="00C06FE0" w14:textId="77777777" w:rsidR="00FC1F11" w:rsidRPr="00BC6FBD" w:rsidRDefault="00FC1F11" w:rsidP="00446B17">
            <w:pPr>
              <w:tabs>
                <w:tab w:val="left" w:pos="1152"/>
              </w:tabs>
              <w:rPr>
                <w:noProof/>
                <w:color w:val="000000"/>
                <w:sz w:val="28"/>
                <w:szCs w:val="28"/>
                <w:lang w:val="vi-VN"/>
              </w:rPr>
            </w:pPr>
            <w:r w:rsidRPr="00BC6FBD">
              <w:rPr>
                <w:color w:val="000000"/>
                <w:sz w:val="28"/>
                <w:szCs w:val="28"/>
              </w:rPr>
              <w:t xml:space="preserve">Asen và hợp </w:t>
            </w:r>
            <w:r w:rsidRPr="00BC6FBD">
              <w:rPr>
                <w:color w:val="000000"/>
                <w:spacing w:val="-8"/>
                <w:sz w:val="28"/>
                <w:szCs w:val="28"/>
              </w:rPr>
              <w:t>chất của asen</w:t>
            </w:r>
            <w:r w:rsidRPr="00BC6FBD">
              <w:rPr>
                <w:color w:val="000000"/>
                <w:sz w:val="28"/>
                <w:szCs w:val="28"/>
                <w:lang w:val="vi-VN"/>
              </w:rPr>
              <w:t>, ngoại trừ:</w:t>
            </w:r>
          </w:p>
        </w:tc>
        <w:tc>
          <w:tcPr>
            <w:tcW w:w="2551" w:type="dxa"/>
          </w:tcPr>
          <w:p w14:paraId="7190A26A" w14:textId="77777777" w:rsidR="00FC1F11" w:rsidRPr="00BC6FBD" w:rsidRDefault="00FC1F11" w:rsidP="00446B17">
            <w:pPr>
              <w:tabs>
                <w:tab w:val="left" w:pos="1152"/>
              </w:tabs>
              <w:rPr>
                <w:color w:val="000000"/>
                <w:sz w:val="28"/>
                <w:szCs w:val="28"/>
              </w:rPr>
            </w:pPr>
            <w:r w:rsidRPr="00BC6FBD">
              <w:rPr>
                <w:color w:val="000000"/>
                <w:sz w:val="28"/>
                <w:szCs w:val="28"/>
              </w:rPr>
              <w:t>Arsenic and arsenic compounds. Exemption:</w:t>
            </w:r>
          </w:p>
        </w:tc>
        <w:tc>
          <w:tcPr>
            <w:tcW w:w="1276" w:type="dxa"/>
          </w:tcPr>
          <w:p w14:paraId="54B3A5A2" w14:textId="77777777" w:rsidR="00FC1F11" w:rsidRPr="00BC6FBD" w:rsidRDefault="00FC1F11" w:rsidP="00446B17">
            <w:pPr>
              <w:tabs>
                <w:tab w:val="left" w:pos="1152"/>
              </w:tabs>
              <w:jc w:val="center"/>
              <w:rPr>
                <w:noProof/>
                <w:color w:val="000000"/>
                <w:sz w:val="28"/>
                <w:szCs w:val="28"/>
                <w:lang w:val="vi-VN"/>
              </w:rPr>
            </w:pPr>
            <w:r w:rsidRPr="00BC6FBD">
              <w:rPr>
                <w:color w:val="000000"/>
                <w:sz w:val="28"/>
                <w:szCs w:val="28"/>
              </w:rPr>
              <w:t>2812.10</w:t>
            </w:r>
          </w:p>
        </w:tc>
        <w:tc>
          <w:tcPr>
            <w:tcW w:w="1559" w:type="dxa"/>
          </w:tcPr>
          <w:p w14:paraId="0AE6173D" w14:textId="77777777" w:rsidR="00FC1F11" w:rsidRPr="00BC6FBD" w:rsidRDefault="00FC1F11" w:rsidP="00446B17">
            <w:pPr>
              <w:tabs>
                <w:tab w:val="left" w:pos="1152"/>
              </w:tabs>
              <w:jc w:val="center"/>
              <w:rPr>
                <w:color w:val="000000"/>
                <w:sz w:val="28"/>
                <w:szCs w:val="28"/>
                <w:lang w:val="vi-VN"/>
              </w:rPr>
            </w:pPr>
            <w:r w:rsidRPr="00BC6FBD">
              <w:rPr>
                <w:color w:val="000000"/>
                <w:sz w:val="28"/>
                <w:szCs w:val="28"/>
                <w:lang w:val="vi-VN"/>
              </w:rPr>
              <w:t>---</w:t>
            </w:r>
          </w:p>
        </w:tc>
        <w:tc>
          <w:tcPr>
            <w:tcW w:w="1363" w:type="dxa"/>
          </w:tcPr>
          <w:p w14:paraId="38163B67" w14:textId="77777777" w:rsidR="00FC1F11" w:rsidRPr="00BC6FBD" w:rsidRDefault="00FC1F11" w:rsidP="00446B17">
            <w:pPr>
              <w:tabs>
                <w:tab w:val="left" w:pos="1152"/>
              </w:tabs>
              <w:jc w:val="center"/>
              <w:rPr>
                <w:color w:val="000000"/>
                <w:sz w:val="28"/>
                <w:szCs w:val="28"/>
              </w:rPr>
            </w:pPr>
            <w:r w:rsidRPr="00BC6FBD">
              <w:rPr>
                <w:color w:val="000000"/>
                <w:sz w:val="28"/>
                <w:szCs w:val="28"/>
              </w:rPr>
              <w:t>---</w:t>
            </w:r>
          </w:p>
        </w:tc>
      </w:tr>
      <w:tr w:rsidR="00FC1F11" w:rsidRPr="00BC6FBD" w14:paraId="68DFEB05" w14:textId="77777777" w:rsidTr="00BC6FBD">
        <w:trPr>
          <w:trHeight w:val="50"/>
          <w:jc w:val="center"/>
        </w:trPr>
        <w:tc>
          <w:tcPr>
            <w:tcW w:w="669" w:type="dxa"/>
            <w:vMerge/>
          </w:tcPr>
          <w:p w14:paraId="1F700B10" w14:textId="77777777" w:rsidR="00FC1F11" w:rsidRPr="00BC6FBD" w:rsidRDefault="00FC1F11" w:rsidP="00446B17">
            <w:pPr>
              <w:contextualSpacing/>
              <w:jc w:val="center"/>
              <w:rPr>
                <w:noProof/>
                <w:color w:val="000000"/>
                <w:sz w:val="28"/>
                <w:szCs w:val="28"/>
              </w:rPr>
            </w:pPr>
          </w:p>
        </w:tc>
        <w:tc>
          <w:tcPr>
            <w:tcW w:w="1854" w:type="dxa"/>
          </w:tcPr>
          <w:p w14:paraId="28653882" w14:textId="77777777" w:rsidR="00FC1F11" w:rsidRPr="00BC6FBD" w:rsidRDefault="00FC1F11" w:rsidP="00446B17">
            <w:pPr>
              <w:tabs>
                <w:tab w:val="left" w:pos="1152"/>
              </w:tabs>
              <w:rPr>
                <w:noProof/>
                <w:color w:val="000000"/>
                <w:sz w:val="28"/>
                <w:szCs w:val="28"/>
                <w:lang w:val="vi-VN"/>
              </w:rPr>
            </w:pPr>
            <w:r w:rsidRPr="00BC6FBD">
              <w:rPr>
                <w:color w:val="000000"/>
                <w:sz w:val="28"/>
                <w:szCs w:val="28"/>
              </w:rPr>
              <w:t>Arsenic trichloride</w:t>
            </w:r>
          </w:p>
        </w:tc>
        <w:tc>
          <w:tcPr>
            <w:tcW w:w="2551" w:type="dxa"/>
          </w:tcPr>
          <w:p w14:paraId="4E35A8F2" w14:textId="77777777" w:rsidR="00FC1F11" w:rsidRPr="00BC6FBD" w:rsidRDefault="00FC1F11" w:rsidP="00446B17">
            <w:pPr>
              <w:tabs>
                <w:tab w:val="left" w:pos="1152"/>
              </w:tabs>
              <w:rPr>
                <w:color w:val="000000"/>
                <w:sz w:val="28"/>
                <w:szCs w:val="28"/>
              </w:rPr>
            </w:pPr>
            <w:r w:rsidRPr="00BC6FBD">
              <w:rPr>
                <w:color w:val="000000"/>
                <w:sz w:val="28"/>
                <w:szCs w:val="28"/>
              </w:rPr>
              <w:t>Arsenic trichloride</w:t>
            </w:r>
          </w:p>
        </w:tc>
        <w:tc>
          <w:tcPr>
            <w:tcW w:w="1276" w:type="dxa"/>
          </w:tcPr>
          <w:p w14:paraId="7B9F1DF5" w14:textId="77777777" w:rsidR="00FC1F11" w:rsidRPr="00BC6FBD" w:rsidRDefault="00FC1F11" w:rsidP="00446B17">
            <w:pPr>
              <w:tabs>
                <w:tab w:val="left" w:pos="1152"/>
              </w:tabs>
              <w:jc w:val="center"/>
              <w:rPr>
                <w:noProof/>
                <w:color w:val="000000"/>
                <w:sz w:val="28"/>
                <w:szCs w:val="28"/>
                <w:lang w:val="vi-VN"/>
              </w:rPr>
            </w:pPr>
            <w:r w:rsidRPr="00BC6FBD">
              <w:rPr>
                <w:color w:val="000000"/>
                <w:sz w:val="28"/>
                <w:szCs w:val="28"/>
              </w:rPr>
              <w:t>2812.10</w:t>
            </w:r>
          </w:p>
        </w:tc>
        <w:tc>
          <w:tcPr>
            <w:tcW w:w="1559" w:type="dxa"/>
          </w:tcPr>
          <w:p w14:paraId="224D3C3D" w14:textId="77777777" w:rsidR="00FC1F11" w:rsidRPr="00BC6FBD" w:rsidRDefault="00FC1F11" w:rsidP="00446B17">
            <w:pPr>
              <w:tabs>
                <w:tab w:val="left" w:pos="1152"/>
              </w:tabs>
              <w:jc w:val="center"/>
              <w:rPr>
                <w:noProof/>
                <w:color w:val="000000"/>
                <w:sz w:val="28"/>
                <w:szCs w:val="28"/>
                <w:lang w:val="vi-VN"/>
              </w:rPr>
            </w:pPr>
            <w:r w:rsidRPr="00BC6FBD">
              <w:rPr>
                <w:color w:val="000000"/>
                <w:sz w:val="28"/>
                <w:szCs w:val="28"/>
              </w:rPr>
              <w:t>7784-34-1</w:t>
            </w:r>
          </w:p>
        </w:tc>
        <w:tc>
          <w:tcPr>
            <w:tcW w:w="1363" w:type="dxa"/>
          </w:tcPr>
          <w:p w14:paraId="080CA9EF" w14:textId="77777777" w:rsidR="00FC1F11" w:rsidRPr="00BC6FBD" w:rsidRDefault="00FC1F11" w:rsidP="00446B17">
            <w:pPr>
              <w:tabs>
                <w:tab w:val="left" w:pos="1152"/>
              </w:tabs>
              <w:jc w:val="center"/>
              <w:rPr>
                <w:noProof/>
                <w:color w:val="000000"/>
                <w:sz w:val="28"/>
                <w:szCs w:val="28"/>
                <w:lang w:val="vi-VN"/>
              </w:rPr>
            </w:pPr>
            <w:r w:rsidRPr="00BC6FBD">
              <w:rPr>
                <w:color w:val="000000"/>
                <w:sz w:val="28"/>
                <w:szCs w:val="28"/>
              </w:rPr>
              <w:t>AsCl</w:t>
            </w:r>
            <w:r w:rsidRPr="00BC6FBD">
              <w:rPr>
                <w:color w:val="000000"/>
                <w:sz w:val="28"/>
                <w:szCs w:val="28"/>
                <w:vertAlign w:val="subscript"/>
              </w:rPr>
              <w:t>3</w:t>
            </w:r>
          </w:p>
        </w:tc>
      </w:tr>
      <w:tr w:rsidR="00FC1F11" w:rsidRPr="00BC6FBD" w14:paraId="4DF74553" w14:textId="77777777" w:rsidTr="00BC6FBD">
        <w:trPr>
          <w:jc w:val="center"/>
        </w:trPr>
        <w:tc>
          <w:tcPr>
            <w:tcW w:w="669" w:type="dxa"/>
            <w:vMerge w:val="restart"/>
          </w:tcPr>
          <w:p w14:paraId="71481DAB" w14:textId="77777777" w:rsidR="00FC1F11" w:rsidRPr="00BC6FBD" w:rsidRDefault="00FC1F11" w:rsidP="00446B17">
            <w:pPr>
              <w:contextualSpacing/>
              <w:jc w:val="center"/>
              <w:rPr>
                <w:noProof/>
                <w:color w:val="000000"/>
                <w:sz w:val="28"/>
                <w:szCs w:val="28"/>
              </w:rPr>
            </w:pPr>
            <w:r w:rsidRPr="00BC6FBD">
              <w:rPr>
                <w:noProof/>
                <w:color w:val="000000"/>
                <w:sz w:val="28"/>
                <w:szCs w:val="28"/>
              </w:rPr>
              <w:t>79</w:t>
            </w:r>
          </w:p>
        </w:tc>
        <w:tc>
          <w:tcPr>
            <w:tcW w:w="1854" w:type="dxa"/>
          </w:tcPr>
          <w:p w14:paraId="76A716D0" w14:textId="77777777" w:rsidR="00FC1F11" w:rsidRPr="00BC6FBD" w:rsidRDefault="00FC1F11" w:rsidP="00446B17">
            <w:pPr>
              <w:tabs>
                <w:tab w:val="left" w:pos="1152"/>
              </w:tabs>
              <w:rPr>
                <w:color w:val="000000"/>
                <w:sz w:val="28"/>
                <w:szCs w:val="28"/>
                <w:lang w:val="vi-VN"/>
              </w:rPr>
            </w:pPr>
            <w:r w:rsidRPr="00BC6FBD">
              <w:rPr>
                <w:color w:val="000000"/>
                <w:spacing w:val="-16"/>
                <w:sz w:val="28"/>
                <w:szCs w:val="28"/>
              </w:rPr>
              <w:t>Xyanua và hợp</w:t>
            </w:r>
            <w:r w:rsidRPr="00BC6FBD">
              <w:rPr>
                <w:color w:val="000000"/>
                <w:sz w:val="28"/>
                <w:szCs w:val="28"/>
              </w:rPr>
              <w:t xml:space="preserve"> chất xyanua</w:t>
            </w:r>
            <w:r w:rsidRPr="00BC6FBD">
              <w:rPr>
                <w:color w:val="000000"/>
                <w:sz w:val="28"/>
                <w:szCs w:val="28"/>
                <w:lang w:val="vi-VN"/>
              </w:rPr>
              <w:t>, ngoại trừ:</w:t>
            </w:r>
          </w:p>
        </w:tc>
        <w:tc>
          <w:tcPr>
            <w:tcW w:w="2551" w:type="dxa"/>
          </w:tcPr>
          <w:p w14:paraId="032326C6" w14:textId="77777777" w:rsidR="00FC1F11" w:rsidRPr="00BC6FBD" w:rsidRDefault="00FC1F11" w:rsidP="00446B17">
            <w:pPr>
              <w:tabs>
                <w:tab w:val="left" w:pos="1152"/>
              </w:tabs>
              <w:rPr>
                <w:color w:val="000000"/>
                <w:sz w:val="28"/>
                <w:szCs w:val="28"/>
              </w:rPr>
            </w:pPr>
            <w:r w:rsidRPr="00BC6FBD">
              <w:rPr>
                <w:color w:val="000000"/>
                <w:spacing w:val="-8"/>
                <w:sz w:val="28"/>
                <w:szCs w:val="28"/>
              </w:rPr>
              <w:t>Cyanide and cyanide</w:t>
            </w:r>
            <w:r w:rsidRPr="00BC6FBD">
              <w:rPr>
                <w:color w:val="000000"/>
                <w:sz w:val="28"/>
                <w:szCs w:val="28"/>
              </w:rPr>
              <w:t xml:space="preserve"> compound. Exemption:</w:t>
            </w:r>
          </w:p>
        </w:tc>
        <w:tc>
          <w:tcPr>
            <w:tcW w:w="1276" w:type="dxa"/>
          </w:tcPr>
          <w:p w14:paraId="76931B1F" w14:textId="77777777" w:rsidR="00FC1F11" w:rsidRPr="00BC6FBD" w:rsidRDefault="00FC1F11" w:rsidP="00446B17">
            <w:pPr>
              <w:tabs>
                <w:tab w:val="left" w:pos="1152"/>
              </w:tabs>
              <w:jc w:val="center"/>
              <w:rPr>
                <w:color w:val="000000"/>
                <w:sz w:val="28"/>
                <w:szCs w:val="28"/>
              </w:rPr>
            </w:pPr>
            <w:r w:rsidRPr="00BC6FBD">
              <w:rPr>
                <w:color w:val="000000"/>
                <w:sz w:val="28"/>
                <w:szCs w:val="28"/>
              </w:rPr>
              <w:t>2811.19</w:t>
            </w:r>
          </w:p>
        </w:tc>
        <w:tc>
          <w:tcPr>
            <w:tcW w:w="1559" w:type="dxa"/>
          </w:tcPr>
          <w:p w14:paraId="04846004" w14:textId="77777777" w:rsidR="00FC1F11" w:rsidRPr="00BC6FBD" w:rsidRDefault="00FC1F11" w:rsidP="00446B17">
            <w:pPr>
              <w:tabs>
                <w:tab w:val="left" w:pos="1152"/>
              </w:tabs>
              <w:jc w:val="center"/>
              <w:rPr>
                <w:color w:val="000000"/>
                <w:sz w:val="28"/>
                <w:szCs w:val="28"/>
                <w:lang w:val="vi-VN"/>
              </w:rPr>
            </w:pPr>
            <w:r w:rsidRPr="00BC6FBD">
              <w:rPr>
                <w:color w:val="000000"/>
                <w:sz w:val="28"/>
                <w:szCs w:val="28"/>
                <w:lang w:val="vi-VN"/>
              </w:rPr>
              <w:t>---</w:t>
            </w:r>
          </w:p>
        </w:tc>
        <w:tc>
          <w:tcPr>
            <w:tcW w:w="1363" w:type="dxa"/>
          </w:tcPr>
          <w:p w14:paraId="65642549" w14:textId="77777777" w:rsidR="00FC1F11" w:rsidRPr="00BC6FBD" w:rsidRDefault="00FC1F11" w:rsidP="00446B17">
            <w:pPr>
              <w:tabs>
                <w:tab w:val="left" w:pos="1152"/>
              </w:tabs>
              <w:jc w:val="center"/>
              <w:rPr>
                <w:noProof/>
                <w:color w:val="000000"/>
                <w:sz w:val="28"/>
                <w:szCs w:val="28"/>
                <w:lang w:val="vi-VN"/>
              </w:rPr>
            </w:pPr>
            <w:r w:rsidRPr="00BC6FBD">
              <w:rPr>
                <w:noProof/>
                <w:color w:val="000000"/>
                <w:sz w:val="28"/>
                <w:szCs w:val="28"/>
                <w:lang w:val="vi-VN"/>
              </w:rPr>
              <w:t>---</w:t>
            </w:r>
          </w:p>
        </w:tc>
      </w:tr>
      <w:tr w:rsidR="00FC1F11" w:rsidRPr="00BC6FBD" w14:paraId="6543E0C3" w14:textId="77777777" w:rsidTr="00BC6FBD">
        <w:trPr>
          <w:trHeight w:val="197"/>
          <w:jc w:val="center"/>
        </w:trPr>
        <w:tc>
          <w:tcPr>
            <w:tcW w:w="669" w:type="dxa"/>
            <w:vMerge/>
          </w:tcPr>
          <w:p w14:paraId="222B58E5" w14:textId="77777777" w:rsidR="00FC1F11" w:rsidRPr="00BC6FBD" w:rsidRDefault="00FC1F11" w:rsidP="00446B17">
            <w:pPr>
              <w:contextualSpacing/>
              <w:jc w:val="center"/>
              <w:rPr>
                <w:noProof/>
                <w:color w:val="000000"/>
                <w:sz w:val="28"/>
                <w:szCs w:val="28"/>
              </w:rPr>
            </w:pPr>
          </w:p>
        </w:tc>
        <w:tc>
          <w:tcPr>
            <w:tcW w:w="1854" w:type="dxa"/>
          </w:tcPr>
          <w:p w14:paraId="73FE1790" w14:textId="77777777" w:rsidR="00FC1F11" w:rsidRPr="00BC6FBD" w:rsidRDefault="00FC1F11" w:rsidP="00446B17">
            <w:pPr>
              <w:tabs>
                <w:tab w:val="left" w:pos="1152"/>
              </w:tabs>
              <w:rPr>
                <w:color w:val="000000"/>
                <w:sz w:val="28"/>
                <w:szCs w:val="28"/>
              </w:rPr>
            </w:pPr>
            <w:r w:rsidRPr="00BC6FBD">
              <w:rPr>
                <w:color w:val="000000"/>
                <w:sz w:val="28"/>
                <w:szCs w:val="28"/>
              </w:rPr>
              <w:t>Cyanogen chloride</w:t>
            </w:r>
          </w:p>
        </w:tc>
        <w:tc>
          <w:tcPr>
            <w:tcW w:w="2551" w:type="dxa"/>
          </w:tcPr>
          <w:p w14:paraId="75DAEF5D" w14:textId="77777777" w:rsidR="00FC1F11" w:rsidRPr="00BC6FBD" w:rsidRDefault="00FC1F11" w:rsidP="00446B17">
            <w:pPr>
              <w:tabs>
                <w:tab w:val="left" w:pos="1152"/>
              </w:tabs>
              <w:rPr>
                <w:color w:val="000000"/>
                <w:sz w:val="28"/>
                <w:szCs w:val="28"/>
              </w:rPr>
            </w:pPr>
            <w:r w:rsidRPr="00BC6FBD">
              <w:rPr>
                <w:color w:val="000000"/>
                <w:sz w:val="28"/>
                <w:szCs w:val="28"/>
              </w:rPr>
              <w:t>Cyanogen chloride</w:t>
            </w:r>
          </w:p>
        </w:tc>
        <w:tc>
          <w:tcPr>
            <w:tcW w:w="1276" w:type="dxa"/>
          </w:tcPr>
          <w:p w14:paraId="6B1DACF5" w14:textId="77777777" w:rsidR="00FC1F11" w:rsidRPr="00BC6FBD" w:rsidRDefault="00FC1F11" w:rsidP="00446B17">
            <w:pPr>
              <w:tabs>
                <w:tab w:val="left" w:pos="1152"/>
              </w:tabs>
              <w:jc w:val="center"/>
              <w:rPr>
                <w:color w:val="000000"/>
                <w:sz w:val="28"/>
                <w:szCs w:val="28"/>
              </w:rPr>
            </w:pPr>
            <w:r w:rsidRPr="00BC6FBD">
              <w:rPr>
                <w:color w:val="000000"/>
                <w:sz w:val="28"/>
                <w:szCs w:val="28"/>
                <w:lang w:val="vi-VN" w:eastAsia="vi-VN"/>
              </w:rPr>
              <w:t>2853.10</w:t>
            </w:r>
          </w:p>
        </w:tc>
        <w:tc>
          <w:tcPr>
            <w:tcW w:w="1559" w:type="dxa"/>
          </w:tcPr>
          <w:p w14:paraId="6C811BAD" w14:textId="77777777" w:rsidR="00FC1F11" w:rsidRPr="00BC6FBD" w:rsidRDefault="00FC1F11" w:rsidP="00446B17">
            <w:pPr>
              <w:tabs>
                <w:tab w:val="left" w:pos="1152"/>
              </w:tabs>
              <w:jc w:val="center"/>
              <w:rPr>
                <w:color w:val="000000"/>
                <w:sz w:val="28"/>
                <w:szCs w:val="28"/>
              </w:rPr>
            </w:pPr>
            <w:r w:rsidRPr="00BC6FBD">
              <w:rPr>
                <w:color w:val="000000"/>
                <w:sz w:val="28"/>
                <w:szCs w:val="28"/>
              </w:rPr>
              <w:t>506-77-4</w:t>
            </w:r>
          </w:p>
        </w:tc>
        <w:tc>
          <w:tcPr>
            <w:tcW w:w="1363" w:type="dxa"/>
          </w:tcPr>
          <w:p w14:paraId="300FB29C" w14:textId="77777777" w:rsidR="00FC1F11" w:rsidRPr="00BC6FBD" w:rsidRDefault="00FC1F11" w:rsidP="00446B17">
            <w:pPr>
              <w:tabs>
                <w:tab w:val="left" w:pos="1152"/>
              </w:tabs>
              <w:jc w:val="center"/>
              <w:rPr>
                <w:color w:val="000000"/>
                <w:sz w:val="28"/>
                <w:szCs w:val="28"/>
              </w:rPr>
            </w:pPr>
            <w:r w:rsidRPr="00BC6FBD">
              <w:rPr>
                <w:color w:val="000000"/>
                <w:sz w:val="28"/>
                <w:szCs w:val="28"/>
              </w:rPr>
              <w:t>CClN</w:t>
            </w:r>
          </w:p>
        </w:tc>
      </w:tr>
      <w:tr w:rsidR="00FC1F11" w:rsidRPr="00BC6FBD" w14:paraId="39697A50" w14:textId="77777777" w:rsidTr="00BC6FBD">
        <w:trPr>
          <w:jc w:val="center"/>
        </w:trPr>
        <w:tc>
          <w:tcPr>
            <w:tcW w:w="669" w:type="dxa"/>
            <w:vMerge/>
          </w:tcPr>
          <w:p w14:paraId="78128DBA" w14:textId="77777777" w:rsidR="00FC1F11" w:rsidRPr="00BC6FBD" w:rsidRDefault="00FC1F11" w:rsidP="00446B17">
            <w:pPr>
              <w:contextualSpacing/>
              <w:jc w:val="center"/>
              <w:rPr>
                <w:noProof/>
                <w:color w:val="000000"/>
                <w:sz w:val="28"/>
                <w:szCs w:val="28"/>
              </w:rPr>
            </w:pPr>
          </w:p>
        </w:tc>
        <w:tc>
          <w:tcPr>
            <w:tcW w:w="1854" w:type="dxa"/>
          </w:tcPr>
          <w:p w14:paraId="7AD40031" w14:textId="77777777" w:rsidR="00FC1F11" w:rsidRPr="00BC6FBD" w:rsidRDefault="00FC1F11" w:rsidP="00446B17">
            <w:pPr>
              <w:tabs>
                <w:tab w:val="left" w:pos="1152"/>
              </w:tabs>
              <w:rPr>
                <w:color w:val="000000"/>
                <w:sz w:val="28"/>
                <w:szCs w:val="28"/>
              </w:rPr>
            </w:pPr>
            <w:r w:rsidRPr="00BC6FBD">
              <w:rPr>
                <w:color w:val="000000"/>
                <w:sz w:val="28"/>
                <w:szCs w:val="28"/>
              </w:rPr>
              <w:t>Hydrogen cyanide</w:t>
            </w:r>
          </w:p>
        </w:tc>
        <w:tc>
          <w:tcPr>
            <w:tcW w:w="2551" w:type="dxa"/>
          </w:tcPr>
          <w:p w14:paraId="32186019" w14:textId="77777777" w:rsidR="00FC1F11" w:rsidRPr="00BC6FBD" w:rsidRDefault="00FC1F11" w:rsidP="00446B17">
            <w:pPr>
              <w:tabs>
                <w:tab w:val="left" w:pos="1152"/>
              </w:tabs>
              <w:rPr>
                <w:color w:val="000000"/>
                <w:sz w:val="28"/>
                <w:szCs w:val="28"/>
              </w:rPr>
            </w:pPr>
            <w:r w:rsidRPr="00BC6FBD">
              <w:rPr>
                <w:color w:val="000000"/>
                <w:sz w:val="28"/>
                <w:szCs w:val="28"/>
              </w:rPr>
              <w:t>Hydrogen cyanide</w:t>
            </w:r>
          </w:p>
        </w:tc>
        <w:tc>
          <w:tcPr>
            <w:tcW w:w="1276" w:type="dxa"/>
          </w:tcPr>
          <w:p w14:paraId="6C2B6224" w14:textId="77777777" w:rsidR="00FC1F11" w:rsidRPr="00BC6FBD" w:rsidRDefault="00FC1F11" w:rsidP="00446B17">
            <w:pPr>
              <w:tabs>
                <w:tab w:val="left" w:pos="1152"/>
              </w:tabs>
              <w:jc w:val="center"/>
              <w:rPr>
                <w:color w:val="000000"/>
                <w:sz w:val="28"/>
                <w:szCs w:val="28"/>
              </w:rPr>
            </w:pPr>
            <w:r w:rsidRPr="00BC6FBD">
              <w:rPr>
                <w:color w:val="000000"/>
                <w:sz w:val="28"/>
                <w:szCs w:val="28"/>
                <w:lang w:val="vi-VN" w:eastAsia="vi-VN"/>
              </w:rPr>
              <w:t>2811.12</w:t>
            </w:r>
          </w:p>
        </w:tc>
        <w:tc>
          <w:tcPr>
            <w:tcW w:w="1559" w:type="dxa"/>
          </w:tcPr>
          <w:p w14:paraId="5760EEB8" w14:textId="77777777" w:rsidR="00FC1F11" w:rsidRPr="00BC6FBD" w:rsidRDefault="00FC1F11" w:rsidP="00446B17">
            <w:pPr>
              <w:tabs>
                <w:tab w:val="left" w:pos="1152"/>
              </w:tabs>
              <w:jc w:val="center"/>
              <w:rPr>
                <w:color w:val="000000"/>
                <w:sz w:val="28"/>
                <w:szCs w:val="28"/>
              </w:rPr>
            </w:pPr>
            <w:r w:rsidRPr="00BC6FBD">
              <w:rPr>
                <w:color w:val="000000"/>
                <w:sz w:val="28"/>
                <w:szCs w:val="28"/>
              </w:rPr>
              <w:t>74-90-8</w:t>
            </w:r>
          </w:p>
        </w:tc>
        <w:tc>
          <w:tcPr>
            <w:tcW w:w="1363" w:type="dxa"/>
          </w:tcPr>
          <w:p w14:paraId="3CB2FB8F" w14:textId="77777777" w:rsidR="00FC1F11" w:rsidRPr="00BC6FBD" w:rsidRDefault="00FC1F11" w:rsidP="00446B17">
            <w:pPr>
              <w:tabs>
                <w:tab w:val="left" w:pos="1152"/>
              </w:tabs>
              <w:jc w:val="center"/>
              <w:rPr>
                <w:color w:val="000000"/>
                <w:sz w:val="28"/>
                <w:szCs w:val="28"/>
              </w:rPr>
            </w:pPr>
            <w:r w:rsidRPr="00BC6FBD">
              <w:rPr>
                <w:color w:val="000000"/>
                <w:sz w:val="28"/>
                <w:szCs w:val="28"/>
              </w:rPr>
              <w:t>HCN</w:t>
            </w:r>
          </w:p>
        </w:tc>
      </w:tr>
    </w:tbl>
    <w:p w14:paraId="1E860EFB" w14:textId="77777777" w:rsidR="00FC1F11" w:rsidRDefault="00FC1F11" w:rsidP="00BC6FBD">
      <w:pPr>
        <w:widowControl w:val="0"/>
        <w:spacing w:before="240"/>
        <w:ind w:firstLine="567"/>
        <w:jc w:val="both"/>
        <w:rPr>
          <w:color w:val="000000"/>
          <w:sz w:val="28"/>
          <w:szCs w:val="28"/>
        </w:rPr>
      </w:pPr>
      <w:r w:rsidRPr="00BC6FBD">
        <w:rPr>
          <w:color w:val="000000"/>
          <w:sz w:val="28"/>
          <w:szCs w:val="28"/>
          <w:lang w:val="vi-VN"/>
        </w:rPr>
        <w:lastRenderedPageBreak/>
        <w:t xml:space="preserve">3. </w:t>
      </w:r>
      <w:r w:rsidRPr="00BC6FBD">
        <w:rPr>
          <w:color w:val="000000"/>
          <w:sz w:val="28"/>
          <w:szCs w:val="28"/>
        </w:rPr>
        <w:t>Bãi bỏ một số hóa chất thuộc Danh mục hóa chất sản xuất, kinh doanh có điều kiện trong lĩnh vực công nghiệp tại Phụ lục I kèm theo Nghị định số 113/2017/NĐ-CP ngày 09 tháng 10 năm 2017 của Chính phủ được sửa đổi, bổ sung bởi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như sau: </w:t>
      </w:r>
    </w:p>
    <w:p w14:paraId="17F96457" w14:textId="77777777" w:rsidR="00BC6FBD" w:rsidRPr="00E62572" w:rsidRDefault="00BC6FBD" w:rsidP="00BC6FBD">
      <w:pPr>
        <w:widowControl w:val="0"/>
        <w:spacing w:before="240"/>
        <w:ind w:firstLine="567"/>
        <w:jc w:val="both"/>
        <w:rPr>
          <w:color w:val="000000"/>
          <w:sz w:val="2"/>
          <w:szCs w:val="28"/>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9"/>
        <w:gridCol w:w="2292"/>
        <w:gridCol w:w="2268"/>
        <w:gridCol w:w="1417"/>
        <w:gridCol w:w="1418"/>
        <w:gridCol w:w="1393"/>
      </w:tblGrid>
      <w:tr w:rsidR="00FC1F11" w:rsidRPr="00BC6FBD" w14:paraId="250418FB" w14:textId="77777777" w:rsidTr="00384E73">
        <w:trPr>
          <w:jc w:val="center"/>
        </w:trPr>
        <w:tc>
          <w:tcPr>
            <w:tcW w:w="659" w:type="dxa"/>
            <w:vAlign w:val="center"/>
          </w:tcPr>
          <w:p w14:paraId="558B1713" w14:textId="77777777" w:rsidR="00FC1F11" w:rsidRPr="00BC6FBD" w:rsidRDefault="00FC1F11" w:rsidP="00446B17">
            <w:pPr>
              <w:tabs>
                <w:tab w:val="left" w:pos="1152"/>
              </w:tabs>
              <w:ind w:left="-95" w:right="-86"/>
              <w:jc w:val="center"/>
              <w:rPr>
                <w:b/>
                <w:noProof/>
                <w:color w:val="000000"/>
                <w:sz w:val="28"/>
                <w:szCs w:val="28"/>
                <w:lang w:val="vi-VN"/>
              </w:rPr>
            </w:pPr>
            <w:r w:rsidRPr="00BC6FBD">
              <w:rPr>
                <w:b/>
                <w:noProof/>
                <w:color w:val="000000"/>
                <w:sz w:val="28"/>
                <w:szCs w:val="28"/>
                <w:lang w:val="vi-VN"/>
              </w:rPr>
              <w:t>STT</w:t>
            </w:r>
          </w:p>
        </w:tc>
        <w:tc>
          <w:tcPr>
            <w:tcW w:w="2292" w:type="dxa"/>
            <w:vAlign w:val="center"/>
          </w:tcPr>
          <w:p w14:paraId="540119F4"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Tên tiếng Việt</w:t>
            </w:r>
          </w:p>
        </w:tc>
        <w:tc>
          <w:tcPr>
            <w:tcW w:w="2268" w:type="dxa"/>
            <w:vAlign w:val="center"/>
          </w:tcPr>
          <w:p w14:paraId="494D8E9D"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Tên tiếng Anh</w:t>
            </w:r>
          </w:p>
        </w:tc>
        <w:tc>
          <w:tcPr>
            <w:tcW w:w="1417" w:type="dxa"/>
            <w:vAlign w:val="center"/>
          </w:tcPr>
          <w:p w14:paraId="3F65093B" w14:textId="77777777" w:rsidR="00FC1F11" w:rsidRPr="00BC6FBD" w:rsidRDefault="00FC1F11" w:rsidP="00BC6FBD">
            <w:pPr>
              <w:tabs>
                <w:tab w:val="left" w:pos="1152"/>
              </w:tabs>
              <w:jc w:val="center"/>
              <w:rPr>
                <w:b/>
                <w:noProof/>
                <w:color w:val="000000"/>
                <w:sz w:val="28"/>
                <w:szCs w:val="28"/>
                <w:vertAlign w:val="superscript"/>
                <w:lang w:val="vi-VN"/>
              </w:rPr>
            </w:pPr>
            <w:r w:rsidRPr="00BC6FBD">
              <w:rPr>
                <w:b/>
                <w:noProof/>
                <w:color w:val="000000"/>
                <w:sz w:val="28"/>
                <w:szCs w:val="28"/>
                <w:lang w:val="vi-VN"/>
              </w:rPr>
              <w:t>Mã HS</w:t>
            </w:r>
          </w:p>
        </w:tc>
        <w:tc>
          <w:tcPr>
            <w:tcW w:w="1418" w:type="dxa"/>
            <w:vAlign w:val="center"/>
          </w:tcPr>
          <w:p w14:paraId="2220015D"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Mã CAS</w:t>
            </w:r>
          </w:p>
        </w:tc>
        <w:tc>
          <w:tcPr>
            <w:tcW w:w="1393" w:type="dxa"/>
            <w:vAlign w:val="center"/>
          </w:tcPr>
          <w:p w14:paraId="40E119F6" w14:textId="77777777" w:rsidR="00FC1F11" w:rsidRPr="00384E73" w:rsidRDefault="00FC1F11" w:rsidP="00BC6FBD">
            <w:pPr>
              <w:tabs>
                <w:tab w:val="left" w:pos="1152"/>
              </w:tabs>
              <w:jc w:val="center"/>
              <w:rPr>
                <w:rFonts w:ascii="Times New Roman Bold" w:hAnsi="Times New Roman Bold"/>
                <w:b/>
                <w:noProof/>
                <w:color w:val="000000"/>
                <w:spacing w:val="-14"/>
                <w:sz w:val="28"/>
                <w:szCs w:val="28"/>
                <w:lang w:val="vi-VN"/>
              </w:rPr>
            </w:pPr>
            <w:r w:rsidRPr="00384E73">
              <w:rPr>
                <w:rFonts w:ascii="Times New Roman Bold" w:hAnsi="Times New Roman Bold"/>
                <w:b/>
                <w:noProof/>
                <w:color w:val="000000"/>
                <w:spacing w:val="-14"/>
                <w:sz w:val="28"/>
                <w:szCs w:val="28"/>
                <w:lang w:val="vi-VN"/>
              </w:rPr>
              <w:t xml:space="preserve">Công thức </w:t>
            </w:r>
          </w:p>
          <w:p w14:paraId="16ADCFA8"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hóa học</w:t>
            </w:r>
          </w:p>
        </w:tc>
      </w:tr>
      <w:tr w:rsidR="00FC1F11" w:rsidRPr="00BC6FBD" w14:paraId="230F84A9" w14:textId="77777777" w:rsidTr="00384E73">
        <w:trPr>
          <w:jc w:val="center"/>
        </w:trPr>
        <w:tc>
          <w:tcPr>
            <w:tcW w:w="659" w:type="dxa"/>
          </w:tcPr>
          <w:p w14:paraId="293F0A76" w14:textId="77777777" w:rsidR="00FC1F11" w:rsidRPr="00BC6FBD" w:rsidRDefault="00FC1F11" w:rsidP="00BC6FBD">
            <w:pPr>
              <w:jc w:val="center"/>
              <w:rPr>
                <w:color w:val="000000"/>
                <w:sz w:val="28"/>
                <w:szCs w:val="28"/>
              </w:rPr>
            </w:pPr>
            <w:r w:rsidRPr="00BC6FBD">
              <w:rPr>
                <w:color w:val="000000"/>
                <w:sz w:val="28"/>
                <w:szCs w:val="28"/>
              </w:rPr>
              <w:t>263</w:t>
            </w:r>
          </w:p>
        </w:tc>
        <w:tc>
          <w:tcPr>
            <w:tcW w:w="2292" w:type="dxa"/>
          </w:tcPr>
          <w:p w14:paraId="728109F6" w14:textId="77777777" w:rsidR="00FC1F11" w:rsidRPr="00446B17" w:rsidRDefault="00FC1F11" w:rsidP="00BC6FBD">
            <w:pPr>
              <w:jc w:val="both"/>
              <w:rPr>
                <w:color w:val="000000"/>
                <w:spacing w:val="-8"/>
                <w:sz w:val="28"/>
                <w:szCs w:val="28"/>
              </w:rPr>
            </w:pPr>
            <w:r w:rsidRPr="00446B17">
              <w:rPr>
                <w:color w:val="000000"/>
                <w:spacing w:val="-8"/>
                <w:sz w:val="28"/>
                <w:szCs w:val="28"/>
              </w:rPr>
              <w:t>Dimetyl pho</w:t>
            </w:r>
            <w:r w:rsidRPr="00446B17">
              <w:rPr>
                <w:color w:val="000000"/>
                <w:spacing w:val="-8"/>
                <w:sz w:val="28"/>
                <w:szCs w:val="28"/>
                <w:lang w:val="vi-VN"/>
              </w:rPr>
              <w:t>t</w:t>
            </w:r>
            <w:r w:rsidRPr="00446B17">
              <w:rPr>
                <w:color w:val="000000"/>
                <w:spacing w:val="-8"/>
                <w:sz w:val="28"/>
                <w:szCs w:val="28"/>
              </w:rPr>
              <w:t>phit</w:t>
            </w:r>
          </w:p>
        </w:tc>
        <w:tc>
          <w:tcPr>
            <w:tcW w:w="2268" w:type="dxa"/>
          </w:tcPr>
          <w:p w14:paraId="5B680BF1" w14:textId="77777777" w:rsidR="00FC1F11" w:rsidRPr="00446B17" w:rsidRDefault="00FC1F11" w:rsidP="00BC6FBD">
            <w:pPr>
              <w:jc w:val="both"/>
              <w:rPr>
                <w:color w:val="000000"/>
                <w:spacing w:val="-14"/>
                <w:sz w:val="28"/>
                <w:szCs w:val="28"/>
              </w:rPr>
            </w:pPr>
            <w:r w:rsidRPr="00446B17">
              <w:rPr>
                <w:color w:val="000000"/>
                <w:spacing w:val="-14"/>
                <w:sz w:val="28"/>
                <w:szCs w:val="28"/>
              </w:rPr>
              <w:t>Dimethyl phosphite</w:t>
            </w:r>
          </w:p>
        </w:tc>
        <w:tc>
          <w:tcPr>
            <w:tcW w:w="1417" w:type="dxa"/>
            <w:vAlign w:val="center"/>
          </w:tcPr>
          <w:p w14:paraId="419EF3D8" w14:textId="77777777" w:rsidR="00FC1F11" w:rsidRPr="00BC6FBD" w:rsidRDefault="00B74F50" w:rsidP="00BC6FBD">
            <w:pPr>
              <w:jc w:val="both"/>
              <w:rPr>
                <w:color w:val="000000"/>
                <w:sz w:val="28"/>
                <w:szCs w:val="28"/>
              </w:rPr>
            </w:pPr>
            <w:hyperlink r:id="rId11" w:history="1">
              <w:r w:rsidR="00FC1F11" w:rsidRPr="00BC6FBD">
                <w:rPr>
                  <w:color w:val="000000"/>
                  <w:sz w:val="28"/>
                  <w:szCs w:val="28"/>
                </w:rPr>
                <w:t>29209090</w:t>
              </w:r>
            </w:hyperlink>
          </w:p>
        </w:tc>
        <w:tc>
          <w:tcPr>
            <w:tcW w:w="1418" w:type="dxa"/>
            <w:vAlign w:val="center"/>
          </w:tcPr>
          <w:p w14:paraId="09FD7067" w14:textId="77777777" w:rsidR="00FC1F11" w:rsidRPr="00BC6FBD" w:rsidRDefault="00FC1F11" w:rsidP="00BC6FBD">
            <w:pPr>
              <w:jc w:val="both"/>
              <w:rPr>
                <w:color w:val="000000"/>
                <w:sz w:val="28"/>
                <w:szCs w:val="28"/>
              </w:rPr>
            </w:pPr>
            <w:r w:rsidRPr="00BC6FBD">
              <w:rPr>
                <w:color w:val="000000"/>
                <w:sz w:val="28"/>
                <w:szCs w:val="28"/>
              </w:rPr>
              <w:t>868-85-9</w:t>
            </w:r>
          </w:p>
        </w:tc>
        <w:tc>
          <w:tcPr>
            <w:tcW w:w="1393" w:type="dxa"/>
            <w:vAlign w:val="center"/>
          </w:tcPr>
          <w:p w14:paraId="5ACDC51B" w14:textId="77777777" w:rsidR="00FC1F11" w:rsidRPr="00BC6FBD" w:rsidRDefault="00FC1F11" w:rsidP="00BC6FBD">
            <w:pPr>
              <w:jc w:val="both"/>
              <w:rPr>
                <w:color w:val="000000"/>
                <w:sz w:val="28"/>
                <w:szCs w:val="28"/>
              </w:rPr>
            </w:pPr>
            <w:r w:rsidRPr="00BC6FBD">
              <w:rPr>
                <w:color w:val="000000"/>
                <w:sz w:val="28"/>
                <w:szCs w:val="28"/>
              </w:rPr>
              <w:t>C</w:t>
            </w:r>
            <w:r w:rsidRPr="00BC6FBD">
              <w:rPr>
                <w:color w:val="000000"/>
                <w:sz w:val="28"/>
                <w:szCs w:val="28"/>
                <w:vertAlign w:val="subscript"/>
              </w:rPr>
              <w:t>2</w:t>
            </w:r>
            <w:r w:rsidRPr="00BC6FBD">
              <w:rPr>
                <w:color w:val="000000"/>
                <w:sz w:val="28"/>
                <w:szCs w:val="28"/>
              </w:rPr>
              <w:t>H</w:t>
            </w:r>
            <w:r w:rsidRPr="00BC6FBD">
              <w:rPr>
                <w:color w:val="000000"/>
                <w:sz w:val="28"/>
                <w:szCs w:val="28"/>
                <w:vertAlign w:val="subscript"/>
              </w:rPr>
              <w:t>7</w:t>
            </w:r>
            <w:r w:rsidRPr="00BC6FBD">
              <w:rPr>
                <w:color w:val="000000"/>
                <w:sz w:val="28"/>
                <w:szCs w:val="28"/>
              </w:rPr>
              <w:t>O</w:t>
            </w:r>
            <w:r w:rsidRPr="00BC6FBD">
              <w:rPr>
                <w:color w:val="000000"/>
                <w:sz w:val="28"/>
                <w:szCs w:val="28"/>
                <w:vertAlign w:val="subscript"/>
              </w:rPr>
              <w:t>3</w:t>
            </w:r>
            <w:r w:rsidRPr="00BC6FBD">
              <w:rPr>
                <w:color w:val="000000"/>
                <w:sz w:val="28"/>
                <w:szCs w:val="28"/>
              </w:rPr>
              <w:t>P</w:t>
            </w:r>
          </w:p>
        </w:tc>
      </w:tr>
      <w:tr w:rsidR="00FC1F11" w:rsidRPr="00BC6FBD" w14:paraId="3D4573A5" w14:textId="77777777" w:rsidTr="00384E73">
        <w:trPr>
          <w:jc w:val="center"/>
        </w:trPr>
        <w:tc>
          <w:tcPr>
            <w:tcW w:w="659" w:type="dxa"/>
          </w:tcPr>
          <w:p w14:paraId="256117CB" w14:textId="77777777" w:rsidR="00FC1F11" w:rsidRPr="00BC6FBD" w:rsidRDefault="00FC1F11" w:rsidP="00BC6FBD">
            <w:pPr>
              <w:jc w:val="center"/>
              <w:rPr>
                <w:color w:val="000000"/>
                <w:sz w:val="28"/>
                <w:szCs w:val="28"/>
              </w:rPr>
            </w:pPr>
            <w:r w:rsidRPr="00BC6FBD">
              <w:rPr>
                <w:color w:val="000000"/>
                <w:sz w:val="28"/>
                <w:szCs w:val="28"/>
              </w:rPr>
              <w:t>333</w:t>
            </w:r>
          </w:p>
        </w:tc>
        <w:tc>
          <w:tcPr>
            <w:tcW w:w="2292" w:type="dxa"/>
          </w:tcPr>
          <w:p w14:paraId="18DA9CC4" w14:textId="77777777" w:rsidR="00FC1F11" w:rsidRPr="00BC6FBD" w:rsidRDefault="00FC1F11" w:rsidP="00BC6FBD">
            <w:pPr>
              <w:jc w:val="both"/>
              <w:rPr>
                <w:color w:val="000000"/>
                <w:sz w:val="28"/>
                <w:szCs w:val="28"/>
              </w:rPr>
            </w:pPr>
            <w:r w:rsidRPr="00BC6FBD">
              <w:rPr>
                <w:color w:val="000000"/>
                <w:sz w:val="28"/>
                <w:szCs w:val="28"/>
              </w:rPr>
              <w:t>Fonofos (O-Etyl S-pheny</w:t>
            </w:r>
            <w:r w:rsidRPr="00BC6FBD">
              <w:rPr>
                <w:color w:val="000000"/>
                <w:sz w:val="28"/>
                <w:szCs w:val="28"/>
                <w:lang w:val="vi-VN"/>
              </w:rPr>
              <w:t xml:space="preserve"> </w:t>
            </w:r>
            <w:r w:rsidRPr="00BC6FBD">
              <w:rPr>
                <w:color w:val="000000"/>
                <w:sz w:val="28"/>
                <w:szCs w:val="28"/>
              </w:rPr>
              <w:t>letyl</w:t>
            </w:r>
            <w:r w:rsidRPr="00BC6FBD">
              <w:rPr>
                <w:color w:val="000000"/>
                <w:sz w:val="28"/>
                <w:szCs w:val="28"/>
                <w:lang w:val="vi-VN"/>
              </w:rPr>
              <w:t xml:space="preserve"> </w:t>
            </w:r>
            <w:r w:rsidRPr="00446B17">
              <w:rPr>
                <w:color w:val="000000"/>
                <w:spacing w:val="-8"/>
                <w:sz w:val="28"/>
                <w:szCs w:val="28"/>
              </w:rPr>
              <w:t>pho</w:t>
            </w:r>
            <w:r w:rsidRPr="00446B17">
              <w:rPr>
                <w:color w:val="000000"/>
                <w:spacing w:val="-8"/>
                <w:sz w:val="28"/>
                <w:szCs w:val="28"/>
                <w:lang w:val="vi-VN"/>
              </w:rPr>
              <w:t>t</w:t>
            </w:r>
            <w:r w:rsidRPr="00446B17">
              <w:rPr>
                <w:color w:val="000000"/>
                <w:spacing w:val="-8"/>
                <w:sz w:val="28"/>
                <w:szCs w:val="28"/>
              </w:rPr>
              <w:t>phonodithioat)</w:t>
            </w:r>
            <w:r w:rsidRPr="00BC6FBD">
              <w:rPr>
                <w:color w:val="000000"/>
                <w:sz w:val="28"/>
                <w:szCs w:val="28"/>
                <w:lang w:val="vi-VN"/>
              </w:rPr>
              <w:t xml:space="preserve"> </w:t>
            </w:r>
            <w:r w:rsidRPr="00BC6FBD">
              <w:rPr>
                <w:color w:val="000000"/>
                <w:sz w:val="28"/>
                <w:szCs w:val="28"/>
              </w:rPr>
              <w:t>onofos</w:t>
            </w:r>
          </w:p>
        </w:tc>
        <w:tc>
          <w:tcPr>
            <w:tcW w:w="2268" w:type="dxa"/>
          </w:tcPr>
          <w:p w14:paraId="15BCD2C3" w14:textId="77777777" w:rsidR="00FC1F11" w:rsidRPr="00BC6FBD" w:rsidRDefault="00FC1F11" w:rsidP="00BC6FBD">
            <w:pPr>
              <w:jc w:val="both"/>
              <w:rPr>
                <w:color w:val="000000"/>
                <w:sz w:val="28"/>
                <w:szCs w:val="28"/>
              </w:rPr>
            </w:pPr>
            <w:r w:rsidRPr="00BC6FBD">
              <w:rPr>
                <w:color w:val="000000"/>
                <w:sz w:val="28"/>
                <w:szCs w:val="28"/>
              </w:rPr>
              <w:t>Fonofos (O-Ethyl S-phenylethylphosphonodithioate)</w:t>
            </w:r>
          </w:p>
        </w:tc>
        <w:tc>
          <w:tcPr>
            <w:tcW w:w="1417" w:type="dxa"/>
            <w:vAlign w:val="center"/>
          </w:tcPr>
          <w:p w14:paraId="07EE483A" w14:textId="77777777" w:rsidR="00FC1F11" w:rsidRPr="00BC6FBD" w:rsidRDefault="00B74F50" w:rsidP="00BC6FBD">
            <w:pPr>
              <w:jc w:val="both"/>
              <w:rPr>
                <w:color w:val="000000"/>
                <w:sz w:val="28"/>
                <w:szCs w:val="28"/>
              </w:rPr>
            </w:pPr>
            <w:hyperlink r:id="rId12" w:history="1">
              <w:r w:rsidR="00FC1F11" w:rsidRPr="00BC6FBD">
                <w:rPr>
                  <w:color w:val="000000"/>
                  <w:sz w:val="28"/>
                  <w:szCs w:val="28"/>
                </w:rPr>
                <w:t>29309090</w:t>
              </w:r>
            </w:hyperlink>
          </w:p>
        </w:tc>
        <w:tc>
          <w:tcPr>
            <w:tcW w:w="1418" w:type="dxa"/>
            <w:vAlign w:val="center"/>
          </w:tcPr>
          <w:p w14:paraId="5B559430" w14:textId="77777777" w:rsidR="00FC1F11" w:rsidRPr="00BC6FBD" w:rsidRDefault="00FC1F11" w:rsidP="00BC6FBD">
            <w:pPr>
              <w:jc w:val="both"/>
              <w:rPr>
                <w:color w:val="000000"/>
                <w:sz w:val="28"/>
                <w:szCs w:val="28"/>
              </w:rPr>
            </w:pPr>
            <w:r w:rsidRPr="00BC6FBD">
              <w:rPr>
                <w:color w:val="000000"/>
                <w:sz w:val="28"/>
                <w:szCs w:val="28"/>
              </w:rPr>
              <w:t>944-22-9</w:t>
            </w:r>
          </w:p>
        </w:tc>
        <w:tc>
          <w:tcPr>
            <w:tcW w:w="1393" w:type="dxa"/>
            <w:vAlign w:val="center"/>
          </w:tcPr>
          <w:p w14:paraId="7D22DB56" w14:textId="77777777" w:rsidR="00FC1F11" w:rsidRPr="00384E73" w:rsidRDefault="00FC1F11" w:rsidP="00BC6FBD">
            <w:pPr>
              <w:jc w:val="both"/>
              <w:rPr>
                <w:color w:val="000000"/>
                <w:spacing w:val="-18"/>
                <w:sz w:val="28"/>
                <w:szCs w:val="28"/>
              </w:rPr>
            </w:pPr>
            <w:r w:rsidRPr="00384E73">
              <w:rPr>
                <w:color w:val="000000"/>
                <w:spacing w:val="-18"/>
                <w:sz w:val="28"/>
                <w:szCs w:val="28"/>
              </w:rPr>
              <w:t>C</w:t>
            </w:r>
            <w:r w:rsidRPr="00384E73">
              <w:rPr>
                <w:color w:val="000000"/>
                <w:spacing w:val="-18"/>
                <w:sz w:val="28"/>
                <w:szCs w:val="28"/>
                <w:vertAlign w:val="subscript"/>
              </w:rPr>
              <w:t>10</w:t>
            </w:r>
            <w:r w:rsidRPr="00384E73">
              <w:rPr>
                <w:color w:val="000000"/>
                <w:spacing w:val="-18"/>
                <w:sz w:val="28"/>
                <w:szCs w:val="28"/>
              </w:rPr>
              <w:t>H</w:t>
            </w:r>
            <w:r w:rsidRPr="00384E73">
              <w:rPr>
                <w:color w:val="000000"/>
                <w:spacing w:val="-18"/>
                <w:sz w:val="28"/>
                <w:szCs w:val="28"/>
                <w:vertAlign w:val="subscript"/>
              </w:rPr>
              <w:t>15</w:t>
            </w:r>
            <w:r w:rsidRPr="00384E73">
              <w:rPr>
                <w:color w:val="000000"/>
                <w:spacing w:val="-18"/>
                <w:sz w:val="28"/>
                <w:szCs w:val="28"/>
              </w:rPr>
              <w:t>OS</w:t>
            </w:r>
            <w:r w:rsidRPr="00384E73">
              <w:rPr>
                <w:color w:val="000000"/>
                <w:spacing w:val="-18"/>
                <w:sz w:val="28"/>
                <w:szCs w:val="28"/>
                <w:vertAlign w:val="subscript"/>
              </w:rPr>
              <w:t>2</w:t>
            </w:r>
            <w:r w:rsidRPr="00384E73">
              <w:rPr>
                <w:color w:val="000000"/>
                <w:spacing w:val="-18"/>
                <w:sz w:val="28"/>
                <w:szCs w:val="28"/>
              </w:rPr>
              <w:t>P</w:t>
            </w:r>
          </w:p>
        </w:tc>
      </w:tr>
      <w:tr w:rsidR="00FC1F11" w:rsidRPr="00BC6FBD" w14:paraId="76034DAE" w14:textId="77777777" w:rsidTr="00384E73">
        <w:trPr>
          <w:trHeight w:val="341"/>
          <w:jc w:val="center"/>
        </w:trPr>
        <w:tc>
          <w:tcPr>
            <w:tcW w:w="659" w:type="dxa"/>
          </w:tcPr>
          <w:p w14:paraId="2C724F18" w14:textId="77777777" w:rsidR="00FC1F11" w:rsidRPr="00BC6FBD" w:rsidRDefault="00FC1F11" w:rsidP="00BC6FBD">
            <w:pPr>
              <w:jc w:val="center"/>
              <w:rPr>
                <w:color w:val="000000"/>
                <w:sz w:val="28"/>
                <w:szCs w:val="28"/>
              </w:rPr>
            </w:pPr>
            <w:r w:rsidRPr="00BC6FBD">
              <w:rPr>
                <w:color w:val="000000"/>
                <w:sz w:val="28"/>
                <w:szCs w:val="28"/>
              </w:rPr>
              <w:t>489</w:t>
            </w:r>
          </w:p>
        </w:tc>
        <w:tc>
          <w:tcPr>
            <w:tcW w:w="2292" w:type="dxa"/>
          </w:tcPr>
          <w:p w14:paraId="38511081" w14:textId="77777777" w:rsidR="00FC1F11" w:rsidRPr="00446B17" w:rsidRDefault="00FC1F11" w:rsidP="00BC6FBD">
            <w:pPr>
              <w:jc w:val="both"/>
              <w:rPr>
                <w:color w:val="000000"/>
                <w:spacing w:val="-12"/>
                <w:sz w:val="28"/>
                <w:szCs w:val="28"/>
              </w:rPr>
            </w:pPr>
            <w:r w:rsidRPr="00446B17">
              <w:rPr>
                <w:color w:val="000000"/>
                <w:spacing w:val="-12"/>
                <w:sz w:val="28"/>
                <w:szCs w:val="28"/>
              </w:rPr>
              <w:t>Metyl</w:t>
            </w:r>
            <w:r w:rsidRPr="00446B17">
              <w:rPr>
                <w:color w:val="000000"/>
                <w:spacing w:val="-12"/>
                <w:sz w:val="28"/>
                <w:szCs w:val="28"/>
                <w:lang w:val="vi-VN"/>
              </w:rPr>
              <w:t xml:space="preserve"> </w:t>
            </w:r>
            <w:r w:rsidRPr="00446B17">
              <w:rPr>
                <w:color w:val="000000"/>
                <w:spacing w:val="-12"/>
                <w:sz w:val="28"/>
                <w:szCs w:val="28"/>
              </w:rPr>
              <w:t>dietanol</w:t>
            </w:r>
            <w:r w:rsidRPr="00446B17">
              <w:rPr>
                <w:color w:val="000000"/>
                <w:spacing w:val="-12"/>
                <w:sz w:val="28"/>
                <w:szCs w:val="28"/>
                <w:lang w:val="vi-VN"/>
              </w:rPr>
              <w:t xml:space="preserve"> </w:t>
            </w:r>
            <w:r w:rsidRPr="00446B17">
              <w:rPr>
                <w:color w:val="000000"/>
                <w:spacing w:val="-12"/>
                <w:sz w:val="28"/>
                <w:szCs w:val="28"/>
              </w:rPr>
              <w:t>amin</w:t>
            </w:r>
          </w:p>
        </w:tc>
        <w:tc>
          <w:tcPr>
            <w:tcW w:w="2268" w:type="dxa"/>
          </w:tcPr>
          <w:p w14:paraId="18F2F4F7" w14:textId="77777777" w:rsidR="00FC1F11" w:rsidRPr="00BC6FBD" w:rsidRDefault="00FC1F11" w:rsidP="00BC6FBD">
            <w:pPr>
              <w:jc w:val="both"/>
              <w:rPr>
                <w:color w:val="000000"/>
                <w:sz w:val="28"/>
                <w:szCs w:val="28"/>
              </w:rPr>
            </w:pPr>
            <w:r w:rsidRPr="00BC6FBD">
              <w:rPr>
                <w:color w:val="000000"/>
                <w:sz w:val="28"/>
                <w:szCs w:val="28"/>
              </w:rPr>
              <w:t>Methyldiethanol amine</w:t>
            </w:r>
          </w:p>
        </w:tc>
        <w:tc>
          <w:tcPr>
            <w:tcW w:w="1417" w:type="dxa"/>
            <w:vAlign w:val="center"/>
          </w:tcPr>
          <w:p w14:paraId="3BAC61E0" w14:textId="77777777" w:rsidR="00FC1F11" w:rsidRPr="00BC6FBD" w:rsidRDefault="00FC1F11" w:rsidP="00BC6FBD">
            <w:pPr>
              <w:jc w:val="both"/>
              <w:rPr>
                <w:color w:val="000000"/>
                <w:sz w:val="28"/>
                <w:szCs w:val="28"/>
              </w:rPr>
            </w:pPr>
            <w:r w:rsidRPr="00BC6FBD">
              <w:rPr>
                <w:color w:val="000000"/>
                <w:sz w:val="28"/>
                <w:szCs w:val="28"/>
              </w:rPr>
              <w:t>29221990</w:t>
            </w:r>
          </w:p>
        </w:tc>
        <w:tc>
          <w:tcPr>
            <w:tcW w:w="1418" w:type="dxa"/>
            <w:vAlign w:val="center"/>
          </w:tcPr>
          <w:p w14:paraId="5F33A66A" w14:textId="77777777" w:rsidR="00FC1F11" w:rsidRPr="00BC6FBD" w:rsidRDefault="00FC1F11" w:rsidP="00BC6FBD">
            <w:pPr>
              <w:jc w:val="both"/>
              <w:rPr>
                <w:color w:val="000000"/>
                <w:sz w:val="28"/>
                <w:szCs w:val="28"/>
              </w:rPr>
            </w:pPr>
            <w:r w:rsidRPr="00BC6FBD">
              <w:rPr>
                <w:color w:val="000000"/>
                <w:sz w:val="28"/>
                <w:szCs w:val="28"/>
              </w:rPr>
              <w:t>105-59-9</w:t>
            </w:r>
          </w:p>
        </w:tc>
        <w:tc>
          <w:tcPr>
            <w:tcW w:w="1393" w:type="dxa"/>
            <w:vAlign w:val="center"/>
          </w:tcPr>
          <w:p w14:paraId="5B841AC1" w14:textId="77777777" w:rsidR="00FC1F11" w:rsidRPr="00BC6FBD" w:rsidRDefault="00FC1F11" w:rsidP="00BC6FBD">
            <w:pPr>
              <w:jc w:val="both"/>
              <w:rPr>
                <w:color w:val="000000"/>
                <w:sz w:val="28"/>
                <w:szCs w:val="28"/>
              </w:rPr>
            </w:pPr>
            <w:r w:rsidRPr="00BC6FBD">
              <w:rPr>
                <w:color w:val="000000"/>
                <w:sz w:val="28"/>
                <w:szCs w:val="28"/>
              </w:rPr>
              <w:t>C</w:t>
            </w:r>
            <w:r w:rsidRPr="00BC6FBD">
              <w:rPr>
                <w:color w:val="000000"/>
                <w:sz w:val="28"/>
                <w:szCs w:val="28"/>
                <w:vertAlign w:val="subscript"/>
              </w:rPr>
              <w:t>5</w:t>
            </w:r>
            <w:r w:rsidRPr="00BC6FBD">
              <w:rPr>
                <w:color w:val="000000"/>
                <w:sz w:val="28"/>
                <w:szCs w:val="28"/>
              </w:rPr>
              <w:t>H</w:t>
            </w:r>
            <w:r w:rsidRPr="00BC6FBD">
              <w:rPr>
                <w:color w:val="000000"/>
                <w:sz w:val="28"/>
                <w:szCs w:val="28"/>
                <w:vertAlign w:val="subscript"/>
              </w:rPr>
              <w:t>13</w:t>
            </w:r>
            <w:r w:rsidRPr="00BC6FBD">
              <w:rPr>
                <w:color w:val="000000"/>
                <w:sz w:val="28"/>
                <w:szCs w:val="28"/>
              </w:rPr>
              <w:t>ON</w:t>
            </w:r>
          </w:p>
        </w:tc>
      </w:tr>
      <w:tr w:rsidR="00FC1F11" w:rsidRPr="00BC6FBD" w14:paraId="7F679F45" w14:textId="77777777" w:rsidTr="00384E73">
        <w:trPr>
          <w:jc w:val="center"/>
        </w:trPr>
        <w:tc>
          <w:tcPr>
            <w:tcW w:w="659" w:type="dxa"/>
          </w:tcPr>
          <w:p w14:paraId="77C7F7CE" w14:textId="77777777" w:rsidR="00FC1F11" w:rsidRPr="00BC6FBD" w:rsidRDefault="00FC1F11" w:rsidP="00BC6FBD">
            <w:pPr>
              <w:jc w:val="center"/>
              <w:rPr>
                <w:color w:val="000000"/>
                <w:sz w:val="28"/>
                <w:szCs w:val="28"/>
              </w:rPr>
            </w:pPr>
            <w:r w:rsidRPr="00BC6FBD">
              <w:rPr>
                <w:color w:val="000000"/>
                <w:sz w:val="28"/>
                <w:szCs w:val="28"/>
              </w:rPr>
              <w:t>618</w:t>
            </w:r>
          </w:p>
        </w:tc>
        <w:tc>
          <w:tcPr>
            <w:tcW w:w="2292" w:type="dxa"/>
          </w:tcPr>
          <w:p w14:paraId="4D7A93BE" w14:textId="77777777" w:rsidR="00FC1F11" w:rsidRPr="00BC6FBD" w:rsidRDefault="00FC1F11" w:rsidP="00BC6FBD">
            <w:pPr>
              <w:jc w:val="both"/>
              <w:rPr>
                <w:color w:val="000000"/>
                <w:sz w:val="28"/>
                <w:szCs w:val="28"/>
              </w:rPr>
            </w:pPr>
            <w:r w:rsidRPr="00BC6FBD">
              <w:rPr>
                <w:color w:val="000000"/>
                <w:sz w:val="28"/>
                <w:szCs w:val="28"/>
              </w:rPr>
              <w:t>Pinacolyl alcohol: 3,3-Dimetyl</w:t>
            </w:r>
            <w:r w:rsidRPr="00BC6FBD">
              <w:rPr>
                <w:color w:val="000000"/>
                <w:sz w:val="28"/>
                <w:szCs w:val="28"/>
                <w:lang w:val="vi-VN"/>
              </w:rPr>
              <w:t xml:space="preserve"> </w:t>
            </w:r>
            <w:r w:rsidRPr="00BC6FBD">
              <w:rPr>
                <w:color w:val="000000"/>
                <w:sz w:val="28"/>
                <w:szCs w:val="28"/>
              </w:rPr>
              <w:t>butan-2-ol</w:t>
            </w:r>
          </w:p>
        </w:tc>
        <w:tc>
          <w:tcPr>
            <w:tcW w:w="2268" w:type="dxa"/>
          </w:tcPr>
          <w:p w14:paraId="7282CE3D" w14:textId="77777777" w:rsidR="00FC1F11" w:rsidRPr="00BC6FBD" w:rsidRDefault="00FC1F11" w:rsidP="00BC6FBD">
            <w:pPr>
              <w:jc w:val="both"/>
              <w:rPr>
                <w:color w:val="000000"/>
                <w:sz w:val="28"/>
                <w:szCs w:val="28"/>
              </w:rPr>
            </w:pPr>
            <w:r w:rsidRPr="00BC6FBD">
              <w:rPr>
                <w:color w:val="000000"/>
                <w:sz w:val="28"/>
                <w:szCs w:val="28"/>
              </w:rPr>
              <w:t xml:space="preserve">Pinacolyl alcohol: </w:t>
            </w:r>
            <w:r w:rsidRPr="00446B17">
              <w:rPr>
                <w:color w:val="000000"/>
                <w:spacing w:val="-6"/>
                <w:sz w:val="28"/>
                <w:szCs w:val="28"/>
              </w:rPr>
              <w:t>3,3-Dimetylbutan-2-</w:t>
            </w:r>
            <w:r w:rsidRPr="00446B17">
              <w:rPr>
                <w:color w:val="000000"/>
                <w:spacing w:val="-18"/>
                <w:sz w:val="28"/>
                <w:szCs w:val="28"/>
              </w:rPr>
              <w:t>ol</w:t>
            </w:r>
          </w:p>
        </w:tc>
        <w:tc>
          <w:tcPr>
            <w:tcW w:w="1417" w:type="dxa"/>
            <w:vAlign w:val="center"/>
          </w:tcPr>
          <w:p w14:paraId="1F2F01C8" w14:textId="77777777" w:rsidR="00FC1F11" w:rsidRPr="00BC6FBD" w:rsidRDefault="00B74F50" w:rsidP="00BC6FBD">
            <w:pPr>
              <w:jc w:val="both"/>
              <w:rPr>
                <w:color w:val="000000"/>
                <w:sz w:val="28"/>
                <w:szCs w:val="28"/>
              </w:rPr>
            </w:pPr>
            <w:hyperlink r:id="rId13" w:history="1">
              <w:r w:rsidR="00FC1F11" w:rsidRPr="00BC6FBD">
                <w:rPr>
                  <w:color w:val="000000"/>
                  <w:sz w:val="28"/>
                  <w:szCs w:val="28"/>
                </w:rPr>
                <w:t>29051900</w:t>
              </w:r>
            </w:hyperlink>
          </w:p>
        </w:tc>
        <w:tc>
          <w:tcPr>
            <w:tcW w:w="1418" w:type="dxa"/>
            <w:vAlign w:val="center"/>
          </w:tcPr>
          <w:p w14:paraId="696426CD" w14:textId="77777777" w:rsidR="00FC1F11" w:rsidRPr="00BC6FBD" w:rsidRDefault="00FC1F11" w:rsidP="00BC6FBD">
            <w:pPr>
              <w:jc w:val="both"/>
              <w:rPr>
                <w:color w:val="000000"/>
                <w:sz w:val="28"/>
                <w:szCs w:val="28"/>
              </w:rPr>
            </w:pPr>
            <w:r w:rsidRPr="00BC6FBD">
              <w:rPr>
                <w:color w:val="000000"/>
                <w:sz w:val="28"/>
                <w:szCs w:val="28"/>
              </w:rPr>
              <w:t>464-07-3</w:t>
            </w:r>
          </w:p>
        </w:tc>
        <w:tc>
          <w:tcPr>
            <w:tcW w:w="1393" w:type="dxa"/>
            <w:vAlign w:val="center"/>
          </w:tcPr>
          <w:p w14:paraId="42317BD0" w14:textId="77777777" w:rsidR="00FC1F11" w:rsidRPr="00BC6FBD" w:rsidRDefault="00FC1F11" w:rsidP="00BC6FBD">
            <w:pPr>
              <w:jc w:val="both"/>
              <w:rPr>
                <w:color w:val="000000"/>
                <w:sz w:val="28"/>
                <w:szCs w:val="28"/>
              </w:rPr>
            </w:pPr>
            <w:r w:rsidRPr="00BC6FBD">
              <w:rPr>
                <w:color w:val="000000"/>
                <w:sz w:val="28"/>
                <w:szCs w:val="28"/>
              </w:rPr>
              <w:t>C</w:t>
            </w:r>
            <w:r w:rsidRPr="00BC6FBD">
              <w:rPr>
                <w:color w:val="000000"/>
                <w:sz w:val="28"/>
                <w:szCs w:val="28"/>
                <w:vertAlign w:val="subscript"/>
              </w:rPr>
              <w:t>6</w:t>
            </w:r>
            <w:r w:rsidRPr="00BC6FBD">
              <w:rPr>
                <w:color w:val="000000"/>
                <w:sz w:val="28"/>
                <w:szCs w:val="28"/>
              </w:rPr>
              <w:t>H</w:t>
            </w:r>
            <w:r w:rsidRPr="00BC6FBD">
              <w:rPr>
                <w:color w:val="000000"/>
                <w:sz w:val="28"/>
                <w:szCs w:val="28"/>
                <w:vertAlign w:val="subscript"/>
              </w:rPr>
              <w:t>14</w:t>
            </w:r>
            <w:r w:rsidRPr="00BC6FBD">
              <w:rPr>
                <w:color w:val="000000"/>
                <w:sz w:val="28"/>
                <w:szCs w:val="28"/>
              </w:rPr>
              <w:t>O</w:t>
            </w:r>
          </w:p>
        </w:tc>
      </w:tr>
      <w:tr w:rsidR="00FC1F11" w:rsidRPr="00BC6FBD" w14:paraId="5159469D" w14:textId="77777777" w:rsidTr="00384E73">
        <w:trPr>
          <w:jc w:val="center"/>
        </w:trPr>
        <w:tc>
          <w:tcPr>
            <w:tcW w:w="659" w:type="dxa"/>
          </w:tcPr>
          <w:p w14:paraId="4556098F" w14:textId="77777777" w:rsidR="00FC1F11" w:rsidRPr="00BC6FBD" w:rsidRDefault="00FC1F11" w:rsidP="00BC6FBD">
            <w:pPr>
              <w:tabs>
                <w:tab w:val="left" w:pos="1152"/>
              </w:tabs>
              <w:jc w:val="center"/>
              <w:rPr>
                <w:noProof/>
                <w:color w:val="000000"/>
                <w:sz w:val="28"/>
                <w:szCs w:val="28"/>
              </w:rPr>
            </w:pPr>
            <w:r w:rsidRPr="00BC6FBD">
              <w:rPr>
                <w:noProof/>
                <w:color w:val="000000"/>
                <w:sz w:val="28"/>
                <w:szCs w:val="28"/>
              </w:rPr>
              <w:t>720</w:t>
            </w:r>
          </w:p>
        </w:tc>
        <w:tc>
          <w:tcPr>
            <w:tcW w:w="2292" w:type="dxa"/>
          </w:tcPr>
          <w:p w14:paraId="10B99795" w14:textId="77777777" w:rsidR="00FC1F11" w:rsidRPr="00BC6FBD" w:rsidRDefault="00FC1F11" w:rsidP="00BC6FBD">
            <w:pPr>
              <w:jc w:val="both"/>
              <w:rPr>
                <w:color w:val="000000"/>
                <w:sz w:val="28"/>
                <w:szCs w:val="28"/>
              </w:rPr>
            </w:pPr>
            <w:r w:rsidRPr="00BC6FBD">
              <w:rPr>
                <w:color w:val="000000"/>
                <w:sz w:val="28"/>
                <w:szCs w:val="28"/>
              </w:rPr>
              <w:t xml:space="preserve">Triethy </w:t>
            </w:r>
            <w:r w:rsidRPr="00BC6FBD">
              <w:rPr>
                <w:color w:val="000000"/>
                <w:sz w:val="28"/>
                <w:szCs w:val="28"/>
                <w:lang w:val="vi-VN"/>
              </w:rPr>
              <w:t>p</w:t>
            </w:r>
            <w:r w:rsidRPr="00BC6FBD">
              <w:rPr>
                <w:color w:val="000000"/>
                <w:sz w:val="28"/>
                <w:szCs w:val="28"/>
              </w:rPr>
              <w:t>ho</w:t>
            </w:r>
            <w:r w:rsidRPr="00BC6FBD">
              <w:rPr>
                <w:color w:val="000000"/>
                <w:sz w:val="28"/>
                <w:szCs w:val="28"/>
                <w:lang w:val="vi-VN"/>
              </w:rPr>
              <w:t>t</w:t>
            </w:r>
            <w:r w:rsidRPr="00BC6FBD">
              <w:rPr>
                <w:color w:val="000000"/>
                <w:sz w:val="28"/>
                <w:szCs w:val="28"/>
              </w:rPr>
              <w:t>phit</w:t>
            </w:r>
          </w:p>
        </w:tc>
        <w:tc>
          <w:tcPr>
            <w:tcW w:w="2268" w:type="dxa"/>
          </w:tcPr>
          <w:p w14:paraId="3AF8E06F" w14:textId="77777777" w:rsidR="00FC1F11" w:rsidRPr="00BC6FBD" w:rsidRDefault="00FC1F11" w:rsidP="00BC6FBD">
            <w:pPr>
              <w:jc w:val="both"/>
              <w:rPr>
                <w:color w:val="000000"/>
                <w:sz w:val="28"/>
                <w:szCs w:val="28"/>
              </w:rPr>
            </w:pPr>
            <w:r w:rsidRPr="00BC6FBD">
              <w:rPr>
                <w:color w:val="000000"/>
                <w:sz w:val="28"/>
                <w:szCs w:val="28"/>
              </w:rPr>
              <w:t>Triethy phosphite</w:t>
            </w:r>
          </w:p>
        </w:tc>
        <w:tc>
          <w:tcPr>
            <w:tcW w:w="1417" w:type="dxa"/>
            <w:vAlign w:val="center"/>
          </w:tcPr>
          <w:p w14:paraId="78C6C9BA" w14:textId="77777777" w:rsidR="00FC1F11" w:rsidRPr="00BC6FBD" w:rsidRDefault="00B74F50" w:rsidP="00BC6FBD">
            <w:pPr>
              <w:jc w:val="both"/>
              <w:rPr>
                <w:color w:val="000000"/>
                <w:sz w:val="28"/>
                <w:szCs w:val="28"/>
              </w:rPr>
            </w:pPr>
            <w:hyperlink r:id="rId14" w:history="1">
              <w:r w:rsidR="00FC1F11" w:rsidRPr="00BC6FBD">
                <w:rPr>
                  <w:color w:val="000000"/>
                  <w:sz w:val="28"/>
                  <w:szCs w:val="28"/>
                </w:rPr>
                <w:t>29209090</w:t>
              </w:r>
            </w:hyperlink>
          </w:p>
        </w:tc>
        <w:tc>
          <w:tcPr>
            <w:tcW w:w="1418" w:type="dxa"/>
            <w:vAlign w:val="center"/>
          </w:tcPr>
          <w:p w14:paraId="7D35E8BE" w14:textId="77777777" w:rsidR="00FC1F11" w:rsidRPr="00BC6FBD" w:rsidRDefault="00FC1F11" w:rsidP="00BC6FBD">
            <w:pPr>
              <w:jc w:val="both"/>
              <w:rPr>
                <w:color w:val="000000"/>
                <w:sz w:val="28"/>
                <w:szCs w:val="28"/>
              </w:rPr>
            </w:pPr>
            <w:r w:rsidRPr="00BC6FBD">
              <w:rPr>
                <w:color w:val="000000"/>
                <w:sz w:val="28"/>
                <w:szCs w:val="28"/>
              </w:rPr>
              <w:t>122-52-1</w:t>
            </w:r>
          </w:p>
        </w:tc>
        <w:tc>
          <w:tcPr>
            <w:tcW w:w="1393" w:type="dxa"/>
            <w:vAlign w:val="center"/>
          </w:tcPr>
          <w:p w14:paraId="182EAAC0" w14:textId="77777777" w:rsidR="00FC1F11" w:rsidRPr="00BC6FBD" w:rsidRDefault="00FC1F11" w:rsidP="00BC6FBD">
            <w:pPr>
              <w:jc w:val="both"/>
              <w:rPr>
                <w:color w:val="000000"/>
                <w:sz w:val="28"/>
                <w:szCs w:val="28"/>
              </w:rPr>
            </w:pPr>
            <w:r w:rsidRPr="00BC6FBD">
              <w:rPr>
                <w:color w:val="000000"/>
                <w:sz w:val="28"/>
                <w:szCs w:val="28"/>
              </w:rPr>
              <w:t>C</w:t>
            </w:r>
            <w:r w:rsidRPr="00BC6FBD">
              <w:rPr>
                <w:color w:val="000000"/>
                <w:sz w:val="28"/>
                <w:szCs w:val="28"/>
                <w:vertAlign w:val="subscript"/>
              </w:rPr>
              <w:t>6</w:t>
            </w:r>
            <w:r w:rsidRPr="00BC6FBD">
              <w:rPr>
                <w:color w:val="000000"/>
                <w:sz w:val="28"/>
                <w:szCs w:val="28"/>
              </w:rPr>
              <w:t>H</w:t>
            </w:r>
            <w:r w:rsidRPr="00BC6FBD">
              <w:rPr>
                <w:color w:val="000000"/>
                <w:sz w:val="28"/>
                <w:szCs w:val="28"/>
                <w:vertAlign w:val="subscript"/>
              </w:rPr>
              <w:t>15</w:t>
            </w:r>
            <w:r w:rsidRPr="00BC6FBD">
              <w:rPr>
                <w:color w:val="000000"/>
                <w:sz w:val="28"/>
                <w:szCs w:val="28"/>
              </w:rPr>
              <w:t>O</w:t>
            </w:r>
            <w:r w:rsidRPr="00BC6FBD">
              <w:rPr>
                <w:color w:val="000000"/>
                <w:sz w:val="28"/>
                <w:szCs w:val="28"/>
                <w:vertAlign w:val="subscript"/>
              </w:rPr>
              <w:t>3</w:t>
            </w:r>
            <w:r w:rsidRPr="00BC6FBD">
              <w:rPr>
                <w:color w:val="000000"/>
                <w:sz w:val="28"/>
                <w:szCs w:val="28"/>
              </w:rPr>
              <w:t>P</w:t>
            </w:r>
          </w:p>
        </w:tc>
      </w:tr>
    </w:tbl>
    <w:p w14:paraId="68F6DE15" w14:textId="77777777" w:rsidR="00BC6FBD" w:rsidRPr="00446B17" w:rsidRDefault="00BC6FBD" w:rsidP="00E62572">
      <w:pPr>
        <w:widowControl w:val="0"/>
        <w:spacing w:after="100"/>
        <w:ind w:firstLine="561"/>
        <w:jc w:val="both"/>
        <w:rPr>
          <w:color w:val="000000"/>
          <w:sz w:val="2"/>
          <w:szCs w:val="28"/>
          <w:lang w:val="vi-VN"/>
        </w:rPr>
      </w:pPr>
    </w:p>
    <w:p w14:paraId="61B2BECB" w14:textId="77777777" w:rsidR="00FC1F11" w:rsidRPr="00CF6003" w:rsidRDefault="00FC1F11" w:rsidP="00E62572">
      <w:pPr>
        <w:widowControl w:val="0"/>
        <w:spacing w:before="120"/>
        <w:ind w:firstLine="567"/>
        <w:jc w:val="both"/>
        <w:rPr>
          <w:bCs/>
          <w:color w:val="000000"/>
          <w:sz w:val="28"/>
          <w:szCs w:val="28"/>
          <w:lang w:val="vi-VN"/>
        </w:rPr>
      </w:pPr>
      <w:r w:rsidRPr="00BC6FBD">
        <w:rPr>
          <w:color w:val="000000"/>
          <w:sz w:val="28"/>
          <w:szCs w:val="28"/>
          <w:lang w:val="vi-VN"/>
        </w:rPr>
        <w:t>4</w:t>
      </w:r>
      <w:r w:rsidRPr="00CF6003">
        <w:rPr>
          <w:color w:val="000000"/>
          <w:sz w:val="28"/>
          <w:szCs w:val="28"/>
          <w:lang w:val="vi-VN"/>
        </w:rPr>
        <w:t>. Bãi bỏ một số hóa chất thuộc Danh mục hóa chất phải khai báo tại Phụ lục V kèm theo Nghị định số 113/2017/NĐ-CP ngày 09 tháng 10 năm 2017 của Chính phủ được sửa đổi, bổ sung bởi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nh</w:t>
      </w:r>
      <w:r w:rsidRPr="00CF6003">
        <w:rPr>
          <w:bCs/>
          <w:color w:val="000000"/>
          <w:sz w:val="28"/>
          <w:szCs w:val="28"/>
          <w:lang w:val="vi-VN"/>
        </w:rPr>
        <w:t>ư sau: </w:t>
      </w:r>
    </w:p>
    <w:p w14:paraId="214E528E" w14:textId="77777777" w:rsidR="00FC1F11" w:rsidRPr="00CF6003" w:rsidRDefault="00FC1F11" w:rsidP="00BC6FBD">
      <w:pPr>
        <w:widowControl w:val="0"/>
        <w:spacing w:after="120"/>
        <w:ind w:firstLine="562"/>
        <w:jc w:val="both"/>
        <w:rPr>
          <w:b/>
          <w:color w:val="000000"/>
          <w:sz w:val="4"/>
          <w:szCs w:val="28"/>
          <w:lang w:val="vi-VN"/>
        </w:rPr>
      </w:pPr>
    </w:p>
    <w:tbl>
      <w:tblPr>
        <w:tblW w:w="9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2342"/>
        <w:gridCol w:w="2194"/>
        <w:gridCol w:w="1417"/>
        <w:gridCol w:w="1418"/>
        <w:gridCol w:w="1359"/>
      </w:tblGrid>
      <w:tr w:rsidR="00FC1F11" w:rsidRPr="00BC6FBD" w14:paraId="3AFA18B3" w14:textId="77777777" w:rsidTr="00384E73">
        <w:trPr>
          <w:jc w:val="center"/>
        </w:trPr>
        <w:tc>
          <w:tcPr>
            <w:tcW w:w="710" w:type="dxa"/>
            <w:vAlign w:val="center"/>
          </w:tcPr>
          <w:p w14:paraId="54C1DF23" w14:textId="77777777" w:rsidR="00FC1F11" w:rsidRPr="00384E73" w:rsidRDefault="00FC1F11" w:rsidP="00BC6FBD">
            <w:pPr>
              <w:tabs>
                <w:tab w:val="left" w:pos="1152"/>
              </w:tabs>
              <w:jc w:val="center"/>
              <w:rPr>
                <w:rFonts w:ascii="Times New Roman Bold" w:hAnsi="Times New Roman Bold"/>
                <w:b/>
                <w:noProof/>
                <w:color w:val="000000"/>
                <w:spacing w:val="-14"/>
                <w:sz w:val="28"/>
                <w:szCs w:val="28"/>
                <w:lang w:val="vi-VN"/>
              </w:rPr>
            </w:pPr>
            <w:r w:rsidRPr="00384E73">
              <w:rPr>
                <w:rFonts w:ascii="Times New Roman Bold" w:hAnsi="Times New Roman Bold"/>
                <w:b/>
                <w:noProof/>
                <w:color w:val="000000"/>
                <w:spacing w:val="-14"/>
                <w:sz w:val="28"/>
                <w:szCs w:val="28"/>
                <w:lang w:val="vi-VN"/>
              </w:rPr>
              <w:t>STT</w:t>
            </w:r>
          </w:p>
        </w:tc>
        <w:tc>
          <w:tcPr>
            <w:tcW w:w="2342" w:type="dxa"/>
            <w:vAlign w:val="center"/>
          </w:tcPr>
          <w:p w14:paraId="2C9A1B7B"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Tên tiếng Việt</w:t>
            </w:r>
          </w:p>
        </w:tc>
        <w:tc>
          <w:tcPr>
            <w:tcW w:w="2194" w:type="dxa"/>
            <w:vAlign w:val="center"/>
          </w:tcPr>
          <w:p w14:paraId="2F1D0863"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Tên tiếng Anh</w:t>
            </w:r>
          </w:p>
        </w:tc>
        <w:tc>
          <w:tcPr>
            <w:tcW w:w="1417" w:type="dxa"/>
            <w:vAlign w:val="center"/>
          </w:tcPr>
          <w:p w14:paraId="07D79B7B" w14:textId="77777777" w:rsidR="00FC1F11" w:rsidRPr="00BC6FBD" w:rsidRDefault="00FC1F11" w:rsidP="00BC6FBD">
            <w:pPr>
              <w:tabs>
                <w:tab w:val="left" w:pos="1152"/>
              </w:tabs>
              <w:jc w:val="center"/>
              <w:rPr>
                <w:b/>
                <w:noProof/>
                <w:color w:val="000000"/>
                <w:sz w:val="28"/>
                <w:szCs w:val="28"/>
                <w:vertAlign w:val="superscript"/>
                <w:lang w:val="vi-VN"/>
              </w:rPr>
            </w:pPr>
            <w:r w:rsidRPr="00BC6FBD">
              <w:rPr>
                <w:b/>
                <w:noProof/>
                <w:color w:val="000000"/>
                <w:sz w:val="28"/>
                <w:szCs w:val="28"/>
                <w:lang w:val="vi-VN"/>
              </w:rPr>
              <w:t>Mã HS</w:t>
            </w:r>
          </w:p>
        </w:tc>
        <w:tc>
          <w:tcPr>
            <w:tcW w:w="1418" w:type="dxa"/>
            <w:vAlign w:val="center"/>
          </w:tcPr>
          <w:p w14:paraId="7574652B"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Mã CAS</w:t>
            </w:r>
          </w:p>
        </w:tc>
        <w:tc>
          <w:tcPr>
            <w:tcW w:w="1359" w:type="dxa"/>
            <w:vAlign w:val="center"/>
          </w:tcPr>
          <w:p w14:paraId="0D5A1843" w14:textId="77777777" w:rsidR="00FC1F11" w:rsidRPr="00384E73" w:rsidRDefault="00FC1F11" w:rsidP="00BC6FBD">
            <w:pPr>
              <w:tabs>
                <w:tab w:val="left" w:pos="1152"/>
              </w:tabs>
              <w:jc w:val="center"/>
              <w:rPr>
                <w:rFonts w:ascii="Times New Roman Bold" w:hAnsi="Times New Roman Bold"/>
                <w:b/>
                <w:noProof/>
                <w:color w:val="000000"/>
                <w:spacing w:val="-12"/>
                <w:sz w:val="28"/>
                <w:szCs w:val="28"/>
                <w:lang w:val="vi-VN"/>
              </w:rPr>
            </w:pPr>
            <w:r w:rsidRPr="00384E73">
              <w:rPr>
                <w:rFonts w:ascii="Times New Roman Bold" w:hAnsi="Times New Roman Bold"/>
                <w:b/>
                <w:noProof/>
                <w:color w:val="000000"/>
                <w:spacing w:val="-12"/>
                <w:sz w:val="28"/>
                <w:szCs w:val="28"/>
                <w:lang w:val="vi-VN"/>
              </w:rPr>
              <w:t xml:space="preserve">Công thức </w:t>
            </w:r>
          </w:p>
          <w:p w14:paraId="54617CB5" w14:textId="77777777" w:rsidR="00FC1F11" w:rsidRPr="00BC6FBD" w:rsidRDefault="00FC1F11" w:rsidP="00BC6FBD">
            <w:pPr>
              <w:tabs>
                <w:tab w:val="left" w:pos="1152"/>
              </w:tabs>
              <w:jc w:val="center"/>
              <w:rPr>
                <w:b/>
                <w:noProof/>
                <w:color w:val="000000"/>
                <w:sz w:val="28"/>
                <w:szCs w:val="28"/>
                <w:lang w:val="vi-VN"/>
              </w:rPr>
            </w:pPr>
            <w:r w:rsidRPr="00BC6FBD">
              <w:rPr>
                <w:b/>
                <w:noProof/>
                <w:color w:val="000000"/>
                <w:sz w:val="28"/>
                <w:szCs w:val="28"/>
                <w:lang w:val="vi-VN"/>
              </w:rPr>
              <w:t>hóa học</w:t>
            </w:r>
          </w:p>
        </w:tc>
      </w:tr>
      <w:tr w:rsidR="00FC1F11" w:rsidRPr="00BC6FBD" w14:paraId="40C9CA44" w14:textId="77777777" w:rsidTr="00384E73">
        <w:trPr>
          <w:jc w:val="center"/>
        </w:trPr>
        <w:tc>
          <w:tcPr>
            <w:tcW w:w="710" w:type="dxa"/>
          </w:tcPr>
          <w:p w14:paraId="279268EA" w14:textId="77777777" w:rsidR="00FC1F11" w:rsidRPr="00BC6FBD" w:rsidRDefault="00FC1F11" w:rsidP="00BC6FBD">
            <w:pPr>
              <w:jc w:val="center"/>
              <w:rPr>
                <w:noProof/>
                <w:color w:val="000000"/>
                <w:sz w:val="28"/>
                <w:szCs w:val="28"/>
              </w:rPr>
            </w:pPr>
            <w:r w:rsidRPr="00BC6FBD">
              <w:rPr>
                <w:noProof/>
                <w:color w:val="000000"/>
                <w:sz w:val="28"/>
                <w:szCs w:val="28"/>
              </w:rPr>
              <w:t>137</w:t>
            </w:r>
          </w:p>
        </w:tc>
        <w:tc>
          <w:tcPr>
            <w:tcW w:w="2342" w:type="dxa"/>
          </w:tcPr>
          <w:p w14:paraId="36CFA356" w14:textId="77777777" w:rsidR="00FC1F11" w:rsidRPr="00BC6FBD" w:rsidRDefault="00FC1F11" w:rsidP="00BC6FBD">
            <w:pPr>
              <w:tabs>
                <w:tab w:val="left" w:pos="1152"/>
              </w:tabs>
              <w:rPr>
                <w:noProof/>
                <w:color w:val="000000"/>
                <w:sz w:val="28"/>
                <w:szCs w:val="28"/>
              </w:rPr>
            </w:pPr>
            <w:r w:rsidRPr="00BC6FBD">
              <w:rPr>
                <w:noProof/>
                <w:color w:val="000000"/>
                <w:sz w:val="28"/>
                <w:szCs w:val="28"/>
                <w:lang w:val="vi-VN"/>
              </w:rPr>
              <w:t>Bis(2-clo</w:t>
            </w:r>
            <w:r w:rsidRPr="00BC6FBD">
              <w:rPr>
                <w:noProof/>
                <w:color w:val="000000"/>
                <w:sz w:val="28"/>
                <w:szCs w:val="28"/>
              </w:rPr>
              <w:t xml:space="preserve"> </w:t>
            </w:r>
            <w:r w:rsidRPr="00BC6FBD">
              <w:rPr>
                <w:noProof/>
                <w:color w:val="000000"/>
                <w:sz w:val="28"/>
                <w:szCs w:val="28"/>
                <w:lang w:val="vi-VN"/>
              </w:rPr>
              <w:t>etyl) su</w:t>
            </w:r>
            <w:r w:rsidRPr="00BC6FBD">
              <w:rPr>
                <w:noProof/>
                <w:color w:val="000000"/>
                <w:sz w:val="28"/>
                <w:szCs w:val="28"/>
              </w:rPr>
              <w:t>n</w:t>
            </w:r>
            <w:r w:rsidRPr="00BC6FBD">
              <w:rPr>
                <w:noProof/>
                <w:color w:val="000000"/>
                <w:sz w:val="28"/>
                <w:szCs w:val="28"/>
                <w:lang w:val="vi-VN"/>
              </w:rPr>
              <w:t>phi</w:t>
            </w:r>
            <w:r w:rsidRPr="00BC6FBD">
              <w:rPr>
                <w:noProof/>
                <w:color w:val="000000"/>
                <w:sz w:val="28"/>
                <w:szCs w:val="28"/>
              </w:rPr>
              <w:t>t</w:t>
            </w:r>
          </w:p>
        </w:tc>
        <w:tc>
          <w:tcPr>
            <w:tcW w:w="2194" w:type="dxa"/>
          </w:tcPr>
          <w:p w14:paraId="56B9FB46" w14:textId="77777777" w:rsidR="00FC1F11" w:rsidRPr="00BC6FBD" w:rsidRDefault="00FC1F11" w:rsidP="00BC6FBD">
            <w:pPr>
              <w:tabs>
                <w:tab w:val="left" w:pos="1152"/>
              </w:tabs>
              <w:rPr>
                <w:noProof/>
                <w:color w:val="000000"/>
                <w:sz w:val="28"/>
                <w:szCs w:val="28"/>
                <w:lang w:val="vi-VN"/>
              </w:rPr>
            </w:pPr>
            <w:r w:rsidRPr="00384E73">
              <w:rPr>
                <w:noProof/>
                <w:color w:val="000000"/>
                <w:spacing w:val="-10"/>
                <w:sz w:val="28"/>
                <w:szCs w:val="28"/>
                <w:lang w:val="vi-VN"/>
              </w:rPr>
              <w:t>Bis(2-chloro</w:t>
            </w:r>
            <w:r w:rsidRPr="00384E73">
              <w:rPr>
                <w:noProof/>
                <w:color w:val="000000"/>
                <w:spacing w:val="-10"/>
                <w:sz w:val="28"/>
                <w:szCs w:val="28"/>
              </w:rPr>
              <w:t xml:space="preserve"> </w:t>
            </w:r>
            <w:r w:rsidRPr="00384E73">
              <w:rPr>
                <w:noProof/>
                <w:color w:val="000000"/>
                <w:spacing w:val="-10"/>
                <w:sz w:val="28"/>
                <w:szCs w:val="28"/>
                <w:lang w:val="vi-VN"/>
              </w:rPr>
              <w:t>ethyl)</w:t>
            </w:r>
            <w:r w:rsidRPr="00BC6FBD">
              <w:rPr>
                <w:noProof/>
                <w:color w:val="000000"/>
                <w:sz w:val="28"/>
                <w:szCs w:val="28"/>
                <w:lang w:val="vi-VN"/>
              </w:rPr>
              <w:t xml:space="preserve"> sulphide</w:t>
            </w:r>
          </w:p>
        </w:tc>
        <w:tc>
          <w:tcPr>
            <w:tcW w:w="1417" w:type="dxa"/>
          </w:tcPr>
          <w:p w14:paraId="37E98EE3"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rPr>
              <w:t>29309090</w:t>
            </w:r>
          </w:p>
        </w:tc>
        <w:tc>
          <w:tcPr>
            <w:tcW w:w="1418" w:type="dxa"/>
          </w:tcPr>
          <w:p w14:paraId="161B67DE"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505-60-2</w:t>
            </w:r>
          </w:p>
        </w:tc>
        <w:tc>
          <w:tcPr>
            <w:tcW w:w="1359" w:type="dxa"/>
          </w:tcPr>
          <w:p w14:paraId="346C7B7A"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w:t>
            </w:r>
            <w:r w:rsidRPr="00BC6FBD">
              <w:rPr>
                <w:noProof/>
                <w:color w:val="000000"/>
                <w:sz w:val="28"/>
                <w:szCs w:val="28"/>
                <w:vertAlign w:val="subscript"/>
                <w:lang w:val="vi-VN"/>
              </w:rPr>
              <w:t>4</w:t>
            </w:r>
            <w:r w:rsidRPr="00BC6FBD">
              <w:rPr>
                <w:noProof/>
                <w:color w:val="000000"/>
                <w:sz w:val="28"/>
                <w:szCs w:val="28"/>
                <w:lang w:val="vi-VN"/>
              </w:rPr>
              <w:t>H</w:t>
            </w:r>
            <w:r w:rsidRPr="00BC6FBD">
              <w:rPr>
                <w:noProof/>
                <w:color w:val="000000"/>
                <w:sz w:val="28"/>
                <w:szCs w:val="28"/>
                <w:vertAlign w:val="subscript"/>
                <w:lang w:val="vi-VN"/>
              </w:rPr>
              <w:t>8</w:t>
            </w:r>
            <w:r w:rsidRPr="00BC6FBD">
              <w:rPr>
                <w:noProof/>
                <w:color w:val="000000"/>
                <w:sz w:val="28"/>
                <w:szCs w:val="28"/>
                <w:lang w:val="vi-VN"/>
              </w:rPr>
              <w:t>Cl</w:t>
            </w:r>
            <w:r w:rsidRPr="00BC6FBD">
              <w:rPr>
                <w:noProof/>
                <w:color w:val="000000"/>
                <w:sz w:val="28"/>
                <w:szCs w:val="28"/>
                <w:vertAlign w:val="subscript"/>
                <w:lang w:val="vi-VN"/>
              </w:rPr>
              <w:t>2</w:t>
            </w:r>
            <w:r w:rsidRPr="00BC6FBD">
              <w:rPr>
                <w:noProof/>
                <w:color w:val="000000"/>
                <w:sz w:val="28"/>
                <w:szCs w:val="28"/>
                <w:lang w:val="vi-VN"/>
              </w:rPr>
              <w:t>S</w:t>
            </w:r>
          </w:p>
        </w:tc>
      </w:tr>
      <w:tr w:rsidR="00FC1F11" w:rsidRPr="00BC6FBD" w14:paraId="1DE7D7D9" w14:textId="77777777" w:rsidTr="00384E73">
        <w:trPr>
          <w:jc w:val="center"/>
        </w:trPr>
        <w:tc>
          <w:tcPr>
            <w:tcW w:w="710" w:type="dxa"/>
          </w:tcPr>
          <w:p w14:paraId="18616F78" w14:textId="77777777" w:rsidR="00FC1F11" w:rsidRPr="00BC6FBD" w:rsidRDefault="00FC1F11" w:rsidP="00BC6FBD">
            <w:pPr>
              <w:contextualSpacing/>
              <w:jc w:val="center"/>
              <w:rPr>
                <w:noProof/>
                <w:color w:val="000000"/>
                <w:sz w:val="28"/>
                <w:szCs w:val="28"/>
              </w:rPr>
            </w:pPr>
            <w:r w:rsidRPr="00BC6FBD">
              <w:rPr>
                <w:noProof/>
                <w:color w:val="000000"/>
                <w:sz w:val="28"/>
                <w:szCs w:val="28"/>
              </w:rPr>
              <w:t>198</w:t>
            </w:r>
          </w:p>
        </w:tc>
        <w:tc>
          <w:tcPr>
            <w:tcW w:w="2342" w:type="dxa"/>
          </w:tcPr>
          <w:p w14:paraId="6CFDFD1F"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 xml:space="preserve">Cacbon diclorua </w:t>
            </w:r>
          </w:p>
        </w:tc>
        <w:tc>
          <w:tcPr>
            <w:tcW w:w="2194" w:type="dxa"/>
          </w:tcPr>
          <w:p w14:paraId="66E486BF" w14:textId="77777777" w:rsidR="00FC1F11" w:rsidRPr="00BC6FBD" w:rsidRDefault="00FC1F11" w:rsidP="00BC6FBD">
            <w:pPr>
              <w:tabs>
                <w:tab w:val="left" w:pos="1152"/>
              </w:tabs>
              <w:rPr>
                <w:noProof/>
                <w:color w:val="000000"/>
                <w:sz w:val="28"/>
                <w:szCs w:val="28"/>
                <w:lang w:val="vi-VN"/>
              </w:rPr>
            </w:pPr>
            <w:r w:rsidRPr="00384E73">
              <w:rPr>
                <w:noProof/>
                <w:color w:val="000000"/>
                <w:spacing w:val="-16"/>
                <w:sz w:val="28"/>
                <w:szCs w:val="28"/>
                <w:lang w:val="vi-VN"/>
              </w:rPr>
              <w:t>Carbonic dichloride</w:t>
            </w:r>
            <w:r w:rsidRPr="00BC6FBD">
              <w:rPr>
                <w:noProof/>
                <w:color w:val="000000"/>
                <w:sz w:val="28"/>
                <w:szCs w:val="28"/>
                <w:lang w:val="vi-VN"/>
              </w:rPr>
              <w:t xml:space="preserve"> (phosgene)</w:t>
            </w:r>
          </w:p>
        </w:tc>
        <w:tc>
          <w:tcPr>
            <w:tcW w:w="1417" w:type="dxa"/>
          </w:tcPr>
          <w:p w14:paraId="68122A39" w14:textId="77777777" w:rsidR="00FC1F11" w:rsidRPr="00BC6FBD" w:rsidRDefault="00B74F50" w:rsidP="00BC6FBD">
            <w:pPr>
              <w:tabs>
                <w:tab w:val="left" w:pos="1152"/>
              </w:tabs>
              <w:jc w:val="center"/>
              <w:rPr>
                <w:noProof/>
                <w:color w:val="000000"/>
                <w:sz w:val="28"/>
                <w:szCs w:val="28"/>
                <w:lang w:val="vi-VN"/>
              </w:rPr>
            </w:pPr>
            <w:hyperlink r:id="rId15" w:history="1">
              <w:r w:rsidR="00FC1F11" w:rsidRPr="00BC6FBD">
                <w:rPr>
                  <w:noProof/>
                  <w:color w:val="000000"/>
                  <w:sz w:val="28"/>
                  <w:szCs w:val="28"/>
                  <w:lang w:val="vi-VN"/>
                </w:rPr>
                <w:t>28112990</w:t>
              </w:r>
            </w:hyperlink>
          </w:p>
        </w:tc>
        <w:tc>
          <w:tcPr>
            <w:tcW w:w="1418" w:type="dxa"/>
          </w:tcPr>
          <w:p w14:paraId="1BEAA892"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75-44-5</w:t>
            </w:r>
          </w:p>
        </w:tc>
        <w:tc>
          <w:tcPr>
            <w:tcW w:w="1359" w:type="dxa"/>
          </w:tcPr>
          <w:p w14:paraId="1451B70B"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CCl</w:t>
            </w:r>
            <w:r w:rsidRPr="00BC6FBD">
              <w:rPr>
                <w:noProof/>
                <w:color w:val="000000"/>
                <w:sz w:val="28"/>
                <w:szCs w:val="28"/>
                <w:vertAlign w:val="subscript"/>
                <w:lang w:val="vi-VN"/>
              </w:rPr>
              <w:t>2</w:t>
            </w:r>
            <w:r w:rsidRPr="00BC6FBD">
              <w:rPr>
                <w:noProof/>
                <w:color w:val="000000"/>
                <w:sz w:val="28"/>
                <w:szCs w:val="28"/>
                <w:lang w:val="vi-VN"/>
              </w:rPr>
              <w:t>O</w:t>
            </w:r>
          </w:p>
        </w:tc>
      </w:tr>
      <w:tr w:rsidR="00FC1F11" w:rsidRPr="00BC6FBD" w14:paraId="27C757E0" w14:textId="77777777" w:rsidTr="00384E73">
        <w:trPr>
          <w:trHeight w:val="872"/>
          <w:jc w:val="center"/>
        </w:trPr>
        <w:tc>
          <w:tcPr>
            <w:tcW w:w="710" w:type="dxa"/>
          </w:tcPr>
          <w:p w14:paraId="625051CF" w14:textId="77777777" w:rsidR="00FC1F11" w:rsidRPr="00BC6FBD" w:rsidRDefault="00FC1F11" w:rsidP="00BC6FBD">
            <w:pPr>
              <w:jc w:val="center"/>
              <w:rPr>
                <w:noProof/>
                <w:color w:val="000000"/>
                <w:sz w:val="28"/>
                <w:szCs w:val="28"/>
              </w:rPr>
            </w:pPr>
            <w:r w:rsidRPr="00BC6FBD">
              <w:rPr>
                <w:noProof/>
                <w:color w:val="000000"/>
                <w:sz w:val="28"/>
                <w:szCs w:val="28"/>
              </w:rPr>
              <w:t>242</w:t>
            </w:r>
          </w:p>
        </w:tc>
        <w:tc>
          <w:tcPr>
            <w:tcW w:w="2342" w:type="dxa"/>
          </w:tcPr>
          <w:p w14:paraId="3E5F51F5"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Clopicrin: Triclo nitro</w:t>
            </w:r>
            <w:r w:rsidRPr="00BC6FBD">
              <w:rPr>
                <w:noProof/>
                <w:color w:val="000000"/>
                <w:sz w:val="28"/>
                <w:szCs w:val="28"/>
              </w:rPr>
              <w:t xml:space="preserve"> </w:t>
            </w:r>
            <w:r w:rsidRPr="00BC6FBD">
              <w:rPr>
                <w:noProof/>
                <w:color w:val="000000"/>
                <w:sz w:val="28"/>
                <w:szCs w:val="28"/>
                <w:lang w:val="vi-VN"/>
              </w:rPr>
              <w:t>metan</w:t>
            </w:r>
          </w:p>
        </w:tc>
        <w:tc>
          <w:tcPr>
            <w:tcW w:w="2194" w:type="dxa"/>
          </w:tcPr>
          <w:p w14:paraId="69D80316"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Chloropicrin: Trichloro</w:t>
            </w:r>
            <w:r w:rsidRPr="00BC6FBD">
              <w:rPr>
                <w:noProof/>
                <w:color w:val="000000"/>
                <w:sz w:val="28"/>
                <w:szCs w:val="28"/>
              </w:rPr>
              <w:t xml:space="preserve"> </w:t>
            </w:r>
            <w:r w:rsidRPr="00BC6FBD">
              <w:rPr>
                <w:noProof/>
                <w:color w:val="000000"/>
                <w:sz w:val="28"/>
                <w:szCs w:val="28"/>
                <w:lang w:val="vi-VN"/>
              </w:rPr>
              <w:t>nitro</w:t>
            </w:r>
            <w:r w:rsidRPr="00BC6FBD">
              <w:rPr>
                <w:noProof/>
                <w:color w:val="000000"/>
                <w:sz w:val="28"/>
                <w:szCs w:val="28"/>
              </w:rPr>
              <w:t xml:space="preserve"> </w:t>
            </w:r>
            <w:r w:rsidRPr="00BC6FBD">
              <w:rPr>
                <w:noProof/>
                <w:color w:val="000000"/>
                <w:sz w:val="28"/>
                <w:szCs w:val="28"/>
                <w:lang w:val="vi-VN"/>
              </w:rPr>
              <w:t>metan</w:t>
            </w:r>
          </w:p>
        </w:tc>
        <w:tc>
          <w:tcPr>
            <w:tcW w:w="1417" w:type="dxa"/>
          </w:tcPr>
          <w:p w14:paraId="1EFB5017"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29049000</w:t>
            </w:r>
          </w:p>
        </w:tc>
        <w:tc>
          <w:tcPr>
            <w:tcW w:w="1418" w:type="dxa"/>
          </w:tcPr>
          <w:p w14:paraId="2A3C47D1"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76-06-2</w:t>
            </w:r>
          </w:p>
        </w:tc>
        <w:tc>
          <w:tcPr>
            <w:tcW w:w="1359" w:type="dxa"/>
          </w:tcPr>
          <w:p w14:paraId="659BDF03"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CCl</w:t>
            </w:r>
            <w:r w:rsidRPr="00BC6FBD">
              <w:rPr>
                <w:noProof/>
                <w:color w:val="000000"/>
                <w:sz w:val="28"/>
                <w:szCs w:val="28"/>
                <w:vertAlign w:val="subscript"/>
                <w:lang w:val="vi-VN"/>
              </w:rPr>
              <w:t>3</w:t>
            </w:r>
            <w:r w:rsidRPr="00BC6FBD">
              <w:rPr>
                <w:noProof/>
                <w:color w:val="000000"/>
                <w:sz w:val="28"/>
                <w:szCs w:val="28"/>
                <w:lang w:val="vi-VN"/>
              </w:rPr>
              <w:t>NO</w:t>
            </w:r>
            <w:r w:rsidRPr="00BC6FBD">
              <w:rPr>
                <w:noProof/>
                <w:color w:val="000000"/>
                <w:sz w:val="28"/>
                <w:szCs w:val="28"/>
                <w:vertAlign w:val="subscript"/>
                <w:lang w:val="vi-VN"/>
              </w:rPr>
              <w:t>2</w:t>
            </w:r>
          </w:p>
        </w:tc>
      </w:tr>
      <w:tr w:rsidR="00FC1F11" w:rsidRPr="00BC6FBD" w14:paraId="4871C7C7" w14:textId="77777777" w:rsidTr="00384E73">
        <w:trPr>
          <w:jc w:val="center"/>
        </w:trPr>
        <w:tc>
          <w:tcPr>
            <w:tcW w:w="710" w:type="dxa"/>
          </w:tcPr>
          <w:p w14:paraId="2582E16D" w14:textId="77777777" w:rsidR="00FC1F11" w:rsidRPr="00BC6FBD" w:rsidRDefault="00FC1F11" w:rsidP="00BC6FBD">
            <w:pPr>
              <w:jc w:val="center"/>
              <w:rPr>
                <w:noProof/>
                <w:color w:val="000000"/>
                <w:sz w:val="28"/>
                <w:szCs w:val="28"/>
              </w:rPr>
            </w:pPr>
            <w:r w:rsidRPr="00BC6FBD">
              <w:rPr>
                <w:noProof/>
                <w:color w:val="000000"/>
                <w:sz w:val="28"/>
                <w:szCs w:val="28"/>
              </w:rPr>
              <w:t>291</w:t>
            </w:r>
          </w:p>
        </w:tc>
        <w:tc>
          <w:tcPr>
            <w:tcW w:w="2342" w:type="dxa"/>
          </w:tcPr>
          <w:p w14:paraId="290EDD27" w14:textId="77777777" w:rsidR="00FC1F11" w:rsidRPr="00BC6FBD" w:rsidRDefault="00FC1F11" w:rsidP="00BC6FBD">
            <w:pPr>
              <w:tabs>
                <w:tab w:val="left" w:pos="1152"/>
              </w:tabs>
              <w:rPr>
                <w:noProof/>
                <w:color w:val="000000"/>
                <w:sz w:val="28"/>
                <w:szCs w:val="28"/>
              </w:rPr>
            </w:pPr>
            <w:r w:rsidRPr="00BC6FBD">
              <w:rPr>
                <w:noProof/>
                <w:color w:val="000000"/>
                <w:sz w:val="28"/>
                <w:szCs w:val="28"/>
                <w:lang w:val="vi-VN"/>
              </w:rPr>
              <w:t>Cyanogen clori</w:t>
            </w:r>
            <w:r w:rsidRPr="00BC6FBD">
              <w:rPr>
                <w:noProof/>
                <w:color w:val="000000"/>
                <w:sz w:val="28"/>
                <w:szCs w:val="28"/>
              </w:rPr>
              <w:t>t</w:t>
            </w:r>
          </w:p>
        </w:tc>
        <w:tc>
          <w:tcPr>
            <w:tcW w:w="2194" w:type="dxa"/>
          </w:tcPr>
          <w:p w14:paraId="3A46F0BE" w14:textId="77777777" w:rsidR="00FC1F11" w:rsidRPr="00384E73" w:rsidRDefault="00FC1F11" w:rsidP="00BC6FBD">
            <w:pPr>
              <w:tabs>
                <w:tab w:val="left" w:pos="1152"/>
              </w:tabs>
              <w:rPr>
                <w:noProof/>
                <w:color w:val="000000"/>
                <w:spacing w:val="-14"/>
                <w:sz w:val="28"/>
                <w:szCs w:val="28"/>
                <w:lang w:val="vi-VN"/>
              </w:rPr>
            </w:pPr>
            <w:r w:rsidRPr="00384E73">
              <w:rPr>
                <w:noProof/>
                <w:color w:val="000000"/>
                <w:spacing w:val="-14"/>
                <w:sz w:val="28"/>
                <w:szCs w:val="28"/>
                <w:lang w:val="vi-VN"/>
              </w:rPr>
              <w:t>Cyanogen chloride</w:t>
            </w:r>
          </w:p>
        </w:tc>
        <w:tc>
          <w:tcPr>
            <w:tcW w:w="1417" w:type="dxa"/>
          </w:tcPr>
          <w:p w14:paraId="4E8E7F1E" w14:textId="77777777" w:rsidR="00FC1F11" w:rsidRPr="00BC6FBD" w:rsidRDefault="00FC1F11" w:rsidP="00BC6FBD">
            <w:pPr>
              <w:tabs>
                <w:tab w:val="left" w:pos="1152"/>
              </w:tabs>
              <w:jc w:val="center"/>
              <w:rPr>
                <w:noProof/>
                <w:color w:val="000000"/>
                <w:sz w:val="28"/>
                <w:szCs w:val="28"/>
                <w:lang w:val="vi-VN"/>
              </w:rPr>
            </w:pPr>
            <w:r w:rsidRPr="00BC6FBD">
              <w:rPr>
                <w:rFonts w:eastAsia="Calibri"/>
                <w:color w:val="000000"/>
                <w:sz w:val="28"/>
                <w:szCs w:val="28"/>
              </w:rPr>
              <w:t>28530000</w:t>
            </w:r>
          </w:p>
        </w:tc>
        <w:tc>
          <w:tcPr>
            <w:tcW w:w="1418" w:type="dxa"/>
          </w:tcPr>
          <w:p w14:paraId="4BAF706C"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506-77-4</w:t>
            </w:r>
          </w:p>
        </w:tc>
        <w:tc>
          <w:tcPr>
            <w:tcW w:w="1359" w:type="dxa"/>
          </w:tcPr>
          <w:p w14:paraId="2478C6DD"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CClN</w:t>
            </w:r>
          </w:p>
        </w:tc>
      </w:tr>
      <w:tr w:rsidR="00FC1F11" w:rsidRPr="00BC6FBD" w14:paraId="61823C0B" w14:textId="77777777" w:rsidTr="00384E73">
        <w:trPr>
          <w:jc w:val="center"/>
        </w:trPr>
        <w:tc>
          <w:tcPr>
            <w:tcW w:w="710" w:type="dxa"/>
          </w:tcPr>
          <w:p w14:paraId="5009FFAC" w14:textId="77777777" w:rsidR="00FC1F11" w:rsidRPr="00BC6FBD" w:rsidRDefault="00FC1F11" w:rsidP="00BC6FBD">
            <w:pPr>
              <w:jc w:val="center"/>
              <w:rPr>
                <w:noProof/>
                <w:color w:val="000000"/>
                <w:sz w:val="28"/>
                <w:szCs w:val="28"/>
              </w:rPr>
            </w:pPr>
            <w:r w:rsidRPr="00BC6FBD">
              <w:rPr>
                <w:noProof/>
                <w:color w:val="000000"/>
                <w:sz w:val="28"/>
                <w:szCs w:val="28"/>
              </w:rPr>
              <w:t>374</w:t>
            </w:r>
          </w:p>
        </w:tc>
        <w:tc>
          <w:tcPr>
            <w:tcW w:w="2342" w:type="dxa"/>
          </w:tcPr>
          <w:p w14:paraId="2AA25648"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Dietyl photphit</w:t>
            </w:r>
          </w:p>
        </w:tc>
        <w:tc>
          <w:tcPr>
            <w:tcW w:w="2194" w:type="dxa"/>
          </w:tcPr>
          <w:p w14:paraId="30D4D81B" w14:textId="77777777" w:rsidR="00FC1F11" w:rsidRPr="00384E73" w:rsidRDefault="00FC1F11" w:rsidP="00BC6FBD">
            <w:pPr>
              <w:tabs>
                <w:tab w:val="left" w:pos="1152"/>
              </w:tabs>
              <w:rPr>
                <w:noProof/>
                <w:color w:val="000000"/>
                <w:spacing w:val="-12"/>
                <w:sz w:val="28"/>
                <w:szCs w:val="28"/>
                <w:lang w:val="vi-VN"/>
              </w:rPr>
            </w:pPr>
            <w:r w:rsidRPr="00384E73">
              <w:rPr>
                <w:noProof/>
                <w:color w:val="000000"/>
                <w:spacing w:val="-12"/>
                <w:sz w:val="28"/>
                <w:szCs w:val="28"/>
                <w:lang w:val="vi-VN"/>
              </w:rPr>
              <w:t xml:space="preserve">Diethyl </w:t>
            </w:r>
            <w:r w:rsidRPr="00384E73">
              <w:rPr>
                <w:noProof/>
                <w:color w:val="000000"/>
                <w:spacing w:val="-12"/>
                <w:sz w:val="28"/>
                <w:szCs w:val="28"/>
              </w:rPr>
              <w:t>p</w:t>
            </w:r>
            <w:r w:rsidRPr="00384E73">
              <w:rPr>
                <w:noProof/>
                <w:color w:val="000000"/>
                <w:spacing w:val="-12"/>
                <w:sz w:val="28"/>
                <w:szCs w:val="28"/>
                <w:lang w:val="vi-VN"/>
              </w:rPr>
              <w:t>hosphite</w:t>
            </w:r>
          </w:p>
        </w:tc>
        <w:tc>
          <w:tcPr>
            <w:tcW w:w="1417" w:type="dxa"/>
          </w:tcPr>
          <w:p w14:paraId="70735660"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29209090</w:t>
            </w:r>
          </w:p>
        </w:tc>
        <w:tc>
          <w:tcPr>
            <w:tcW w:w="1418" w:type="dxa"/>
          </w:tcPr>
          <w:p w14:paraId="13C5A786"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762-04-9</w:t>
            </w:r>
          </w:p>
        </w:tc>
        <w:tc>
          <w:tcPr>
            <w:tcW w:w="1359" w:type="dxa"/>
          </w:tcPr>
          <w:p w14:paraId="20B882E5"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w:t>
            </w:r>
            <w:r w:rsidRPr="00BC6FBD">
              <w:rPr>
                <w:noProof/>
                <w:color w:val="000000"/>
                <w:sz w:val="28"/>
                <w:szCs w:val="28"/>
                <w:vertAlign w:val="subscript"/>
                <w:lang w:val="vi-VN"/>
              </w:rPr>
              <w:t>4</w:t>
            </w:r>
            <w:r w:rsidRPr="00BC6FBD">
              <w:rPr>
                <w:noProof/>
                <w:color w:val="000000"/>
                <w:sz w:val="28"/>
                <w:szCs w:val="28"/>
                <w:lang w:val="vi-VN"/>
              </w:rPr>
              <w:t>H</w:t>
            </w:r>
            <w:r w:rsidRPr="00BC6FBD">
              <w:rPr>
                <w:noProof/>
                <w:color w:val="000000"/>
                <w:sz w:val="28"/>
                <w:szCs w:val="28"/>
                <w:vertAlign w:val="subscript"/>
                <w:lang w:val="vi-VN"/>
              </w:rPr>
              <w:t>11</w:t>
            </w:r>
            <w:r w:rsidRPr="00BC6FBD">
              <w:rPr>
                <w:noProof/>
                <w:color w:val="000000"/>
                <w:sz w:val="28"/>
                <w:szCs w:val="28"/>
                <w:lang w:val="vi-VN"/>
              </w:rPr>
              <w:t>O</w:t>
            </w:r>
            <w:r w:rsidRPr="00BC6FBD">
              <w:rPr>
                <w:noProof/>
                <w:color w:val="000000"/>
                <w:sz w:val="28"/>
                <w:szCs w:val="28"/>
                <w:vertAlign w:val="subscript"/>
                <w:lang w:val="vi-VN"/>
              </w:rPr>
              <w:t>3</w:t>
            </w:r>
            <w:r w:rsidRPr="00BC6FBD">
              <w:rPr>
                <w:noProof/>
                <w:color w:val="000000"/>
                <w:sz w:val="28"/>
                <w:szCs w:val="28"/>
                <w:lang w:val="vi-VN"/>
              </w:rPr>
              <w:t>P</w:t>
            </w:r>
          </w:p>
        </w:tc>
      </w:tr>
      <w:tr w:rsidR="00FC1F11" w:rsidRPr="00BC6FBD" w14:paraId="00545200" w14:textId="77777777" w:rsidTr="00384E73">
        <w:trPr>
          <w:jc w:val="center"/>
        </w:trPr>
        <w:tc>
          <w:tcPr>
            <w:tcW w:w="710" w:type="dxa"/>
          </w:tcPr>
          <w:p w14:paraId="5C465C51" w14:textId="77777777" w:rsidR="00FC1F11" w:rsidRPr="00BC6FBD" w:rsidRDefault="00FC1F11" w:rsidP="00BC6FBD">
            <w:pPr>
              <w:jc w:val="center"/>
              <w:rPr>
                <w:noProof/>
                <w:color w:val="000000"/>
                <w:sz w:val="28"/>
                <w:szCs w:val="28"/>
              </w:rPr>
            </w:pPr>
            <w:r w:rsidRPr="00BC6FBD">
              <w:rPr>
                <w:noProof/>
                <w:color w:val="000000"/>
                <w:sz w:val="28"/>
                <w:szCs w:val="28"/>
              </w:rPr>
              <w:t>527</w:t>
            </w:r>
          </w:p>
        </w:tc>
        <w:tc>
          <w:tcPr>
            <w:tcW w:w="2342" w:type="dxa"/>
          </w:tcPr>
          <w:p w14:paraId="125085F7"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Fonofos</w:t>
            </w:r>
          </w:p>
        </w:tc>
        <w:tc>
          <w:tcPr>
            <w:tcW w:w="2194" w:type="dxa"/>
          </w:tcPr>
          <w:p w14:paraId="363015D8"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 xml:space="preserve">Fonofos </w:t>
            </w:r>
          </w:p>
        </w:tc>
        <w:tc>
          <w:tcPr>
            <w:tcW w:w="1417" w:type="dxa"/>
          </w:tcPr>
          <w:p w14:paraId="6DC2D363"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shd w:val="clear" w:color="auto" w:fill="FFFFFF"/>
              </w:rPr>
              <w:t>29309090</w:t>
            </w:r>
          </w:p>
        </w:tc>
        <w:tc>
          <w:tcPr>
            <w:tcW w:w="1418" w:type="dxa"/>
          </w:tcPr>
          <w:p w14:paraId="66346796"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944-22-9</w:t>
            </w:r>
          </w:p>
        </w:tc>
        <w:tc>
          <w:tcPr>
            <w:tcW w:w="1359" w:type="dxa"/>
          </w:tcPr>
          <w:p w14:paraId="0376D19E" w14:textId="77777777" w:rsidR="00FC1F11" w:rsidRPr="00384E73" w:rsidRDefault="00FC1F11" w:rsidP="00384E73">
            <w:pPr>
              <w:ind w:left="-63"/>
              <w:jc w:val="center"/>
              <w:rPr>
                <w:strike/>
                <w:noProof/>
                <w:color w:val="000000"/>
                <w:spacing w:val="-18"/>
                <w:sz w:val="28"/>
                <w:szCs w:val="28"/>
              </w:rPr>
            </w:pPr>
            <w:r w:rsidRPr="00384E73">
              <w:rPr>
                <w:color w:val="000000"/>
                <w:spacing w:val="-18"/>
                <w:sz w:val="28"/>
                <w:szCs w:val="28"/>
              </w:rPr>
              <w:t>C</w:t>
            </w:r>
            <w:r w:rsidRPr="00384E73">
              <w:rPr>
                <w:color w:val="000000"/>
                <w:spacing w:val="-18"/>
                <w:sz w:val="28"/>
                <w:szCs w:val="28"/>
                <w:vertAlign w:val="subscript"/>
              </w:rPr>
              <w:t>10</w:t>
            </w:r>
            <w:r w:rsidRPr="00384E73">
              <w:rPr>
                <w:color w:val="000000"/>
                <w:spacing w:val="-18"/>
                <w:sz w:val="28"/>
                <w:szCs w:val="28"/>
              </w:rPr>
              <w:t>H</w:t>
            </w:r>
            <w:r w:rsidRPr="00384E73">
              <w:rPr>
                <w:color w:val="000000"/>
                <w:spacing w:val="-18"/>
                <w:sz w:val="28"/>
                <w:szCs w:val="28"/>
                <w:vertAlign w:val="subscript"/>
              </w:rPr>
              <w:t>15</w:t>
            </w:r>
            <w:r w:rsidRPr="00384E73">
              <w:rPr>
                <w:color w:val="000000"/>
                <w:spacing w:val="-18"/>
                <w:sz w:val="28"/>
                <w:szCs w:val="28"/>
              </w:rPr>
              <w:t>OS</w:t>
            </w:r>
            <w:r w:rsidRPr="00384E73">
              <w:rPr>
                <w:color w:val="000000"/>
                <w:spacing w:val="-18"/>
                <w:sz w:val="28"/>
                <w:szCs w:val="28"/>
                <w:vertAlign w:val="subscript"/>
              </w:rPr>
              <w:t>2</w:t>
            </w:r>
            <w:r w:rsidRPr="00384E73">
              <w:rPr>
                <w:color w:val="000000"/>
                <w:spacing w:val="-18"/>
                <w:sz w:val="28"/>
                <w:szCs w:val="28"/>
              </w:rPr>
              <w:t>P</w:t>
            </w:r>
          </w:p>
        </w:tc>
      </w:tr>
      <w:tr w:rsidR="00FC1F11" w:rsidRPr="00BC6FBD" w14:paraId="6D1F2C6B" w14:textId="77777777" w:rsidTr="00384E73">
        <w:trPr>
          <w:jc w:val="center"/>
        </w:trPr>
        <w:tc>
          <w:tcPr>
            <w:tcW w:w="710" w:type="dxa"/>
          </w:tcPr>
          <w:p w14:paraId="3DDA74EF" w14:textId="77777777" w:rsidR="00FC1F11" w:rsidRPr="00BC6FBD" w:rsidRDefault="00FC1F11" w:rsidP="00BC6FBD">
            <w:pPr>
              <w:jc w:val="center"/>
              <w:rPr>
                <w:noProof/>
                <w:color w:val="000000"/>
                <w:sz w:val="28"/>
                <w:szCs w:val="28"/>
              </w:rPr>
            </w:pPr>
            <w:r w:rsidRPr="00BC6FBD">
              <w:rPr>
                <w:noProof/>
                <w:color w:val="000000"/>
                <w:sz w:val="28"/>
                <w:szCs w:val="28"/>
              </w:rPr>
              <w:t>656</w:t>
            </w:r>
          </w:p>
        </w:tc>
        <w:tc>
          <w:tcPr>
            <w:tcW w:w="2342" w:type="dxa"/>
          </w:tcPr>
          <w:p w14:paraId="00C4D1BE"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Lưu huỳnh clorua</w:t>
            </w:r>
          </w:p>
        </w:tc>
        <w:tc>
          <w:tcPr>
            <w:tcW w:w="2194" w:type="dxa"/>
          </w:tcPr>
          <w:p w14:paraId="19AF0A84" w14:textId="77777777" w:rsidR="00FC1F11" w:rsidRPr="00384E73" w:rsidRDefault="00FC1F11" w:rsidP="00BC6FBD">
            <w:pPr>
              <w:tabs>
                <w:tab w:val="left" w:pos="1152"/>
              </w:tabs>
              <w:rPr>
                <w:noProof/>
                <w:color w:val="000000"/>
                <w:spacing w:val="-20"/>
                <w:sz w:val="28"/>
                <w:szCs w:val="28"/>
                <w:lang w:val="vi-VN"/>
              </w:rPr>
            </w:pPr>
            <w:r w:rsidRPr="00384E73">
              <w:rPr>
                <w:noProof/>
                <w:color w:val="000000"/>
                <w:spacing w:val="-20"/>
                <w:sz w:val="28"/>
                <w:szCs w:val="28"/>
                <w:lang w:val="vi-VN"/>
              </w:rPr>
              <w:t>Sulfur monochloride</w:t>
            </w:r>
          </w:p>
        </w:tc>
        <w:tc>
          <w:tcPr>
            <w:tcW w:w="1417" w:type="dxa"/>
          </w:tcPr>
          <w:p w14:paraId="6B332F09"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shd w:val="clear" w:color="auto" w:fill="FFFFFF"/>
              </w:rPr>
              <w:t>28121000</w:t>
            </w:r>
          </w:p>
        </w:tc>
        <w:tc>
          <w:tcPr>
            <w:tcW w:w="1418" w:type="dxa"/>
          </w:tcPr>
          <w:p w14:paraId="25A063BF" w14:textId="77777777" w:rsidR="00FC1F11" w:rsidRPr="00384E73" w:rsidRDefault="00FC1F11" w:rsidP="00BC6FBD">
            <w:pPr>
              <w:tabs>
                <w:tab w:val="left" w:pos="1152"/>
              </w:tabs>
              <w:jc w:val="center"/>
              <w:rPr>
                <w:noProof/>
                <w:color w:val="000000"/>
                <w:spacing w:val="-12"/>
                <w:sz w:val="28"/>
                <w:szCs w:val="28"/>
                <w:lang w:val="vi-VN"/>
              </w:rPr>
            </w:pPr>
            <w:r w:rsidRPr="00384E73">
              <w:rPr>
                <w:noProof/>
                <w:color w:val="000000"/>
                <w:spacing w:val="-12"/>
                <w:sz w:val="28"/>
                <w:szCs w:val="28"/>
                <w:lang w:val="vi-VN"/>
              </w:rPr>
              <w:t>10025-67-9</w:t>
            </w:r>
          </w:p>
        </w:tc>
        <w:tc>
          <w:tcPr>
            <w:tcW w:w="1359" w:type="dxa"/>
          </w:tcPr>
          <w:p w14:paraId="151F4ED0"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Cl</w:t>
            </w:r>
            <w:r w:rsidRPr="00BC6FBD">
              <w:rPr>
                <w:noProof/>
                <w:color w:val="000000"/>
                <w:sz w:val="28"/>
                <w:szCs w:val="28"/>
                <w:vertAlign w:val="subscript"/>
                <w:lang w:val="vi-VN"/>
              </w:rPr>
              <w:t>2</w:t>
            </w:r>
            <w:r w:rsidRPr="00BC6FBD">
              <w:rPr>
                <w:noProof/>
                <w:color w:val="000000"/>
                <w:sz w:val="28"/>
                <w:szCs w:val="28"/>
                <w:lang w:val="vi-VN"/>
              </w:rPr>
              <w:t>S</w:t>
            </w:r>
            <w:r w:rsidRPr="00BC6FBD">
              <w:rPr>
                <w:noProof/>
                <w:color w:val="000000"/>
                <w:sz w:val="28"/>
                <w:szCs w:val="28"/>
                <w:vertAlign w:val="subscript"/>
                <w:lang w:val="vi-VN"/>
              </w:rPr>
              <w:t>2</w:t>
            </w:r>
          </w:p>
        </w:tc>
      </w:tr>
      <w:tr w:rsidR="00FC1F11" w:rsidRPr="00BC6FBD" w14:paraId="1E3931FA" w14:textId="77777777" w:rsidTr="00384E73">
        <w:trPr>
          <w:jc w:val="center"/>
        </w:trPr>
        <w:tc>
          <w:tcPr>
            <w:tcW w:w="710" w:type="dxa"/>
          </w:tcPr>
          <w:p w14:paraId="5FF8012D" w14:textId="77777777" w:rsidR="00FC1F11" w:rsidRPr="00BC6FBD" w:rsidRDefault="00FC1F11" w:rsidP="00BC6FBD">
            <w:pPr>
              <w:jc w:val="center"/>
              <w:rPr>
                <w:noProof/>
                <w:color w:val="000000"/>
                <w:sz w:val="28"/>
                <w:szCs w:val="28"/>
                <w:lang w:val="vi-VN"/>
              </w:rPr>
            </w:pPr>
            <w:r w:rsidRPr="00BC6FBD">
              <w:rPr>
                <w:noProof/>
                <w:color w:val="000000"/>
                <w:sz w:val="28"/>
                <w:szCs w:val="28"/>
              </w:rPr>
              <w:t>658</w:t>
            </w:r>
          </w:p>
        </w:tc>
        <w:tc>
          <w:tcPr>
            <w:tcW w:w="2342" w:type="dxa"/>
          </w:tcPr>
          <w:p w14:paraId="48520260" w14:textId="77777777" w:rsidR="00FC1F11" w:rsidRPr="00BC6FBD" w:rsidRDefault="00FC1F11" w:rsidP="00BC6FBD">
            <w:pPr>
              <w:tabs>
                <w:tab w:val="left" w:pos="1152"/>
              </w:tabs>
              <w:rPr>
                <w:noProof/>
                <w:color w:val="000000"/>
                <w:sz w:val="28"/>
                <w:szCs w:val="28"/>
              </w:rPr>
            </w:pPr>
            <w:r w:rsidRPr="00BC6FBD">
              <w:rPr>
                <w:noProof/>
                <w:color w:val="000000"/>
                <w:sz w:val="28"/>
                <w:szCs w:val="28"/>
              </w:rPr>
              <w:t>Lưu huỳnh diclorit</w:t>
            </w:r>
          </w:p>
        </w:tc>
        <w:tc>
          <w:tcPr>
            <w:tcW w:w="2194" w:type="dxa"/>
          </w:tcPr>
          <w:p w14:paraId="0D31ED5A"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Sulfur dichloride</w:t>
            </w:r>
          </w:p>
        </w:tc>
        <w:tc>
          <w:tcPr>
            <w:tcW w:w="1417" w:type="dxa"/>
          </w:tcPr>
          <w:p w14:paraId="4F6B4C51"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shd w:val="clear" w:color="auto" w:fill="FFFFFF"/>
              </w:rPr>
              <w:t>28121000</w:t>
            </w:r>
          </w:p>
        </w:tc>
        <w:tc>
          <w:tcPr>
            <w:tcW w:w="1418" w:type="dxa"/>
          </w:tcPr>
          <w:p w14:paraId="625BA939" w14:textId="77777777" w:rsidR="00FC1F11" w:rsidRPr="00384E73" w:rsidRDefault="00FC1F11" w:rsidP="00BC6FBD">
            <w:pPr>
              <w:tabs>
                <w:tab w:val="left" w:pos="1152"/>
              </w:tabs>
              <w:jc w:val="center"/>
              <w:rPr>
                <w:noProof/>
                <w:color w:val="000000"/>
                <w:spacing w:val="-14"/>
                <w:sz w:val="28"/>
                <w:szCs w:val="28"/>
                <w:lang w:val="vi-VN"/>
              </w:rPr>
            </w:pPr>
            <w:r w:rsidRPr="00384E73">
              <w:rPr>
                <w:noProof/>
                <w:color w:val="000000"/>
                <w:spacing w:val="-14"/>
                <w:sz w:val="28"/>
                <w:szCs w:val="28"/>
                <w:lang w:val="vi-VN"/>
              </w:rPr>
              <w:t>10545-99-0</w:t>
            </w:r>
          </w:p>
        </w:tc>
        <w:tc>
          <w:tcPr>
            <w:tcW w:w="1359" w:type="dxa"/>
          </w:tcPr>
          <w:p w14:paraId="7177DBD3"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SCl</w:t>
            </w:r>
            <w:r w:rsidRPr="00BC6FBD">
              <w:rPr>
                <w:noProof/>
                <w:color w:val="000000"/>
                <w:sz w:val="28"/>
                <w:szCs w:val="28"/>
                <w:vertAlign w:val="subscript"/>
                <w:lang w:val="vi-VN"/>
              </w:rPr>
              <w:t>2</w:t>
            </w:r>
          </w:p>
        </w:tc>
      </w:tr>
      <w:tr w:rsidR="00FC1F11" w:rsidRPr="00BC6FBD" w14:paraId="141B7CA8" w14:textId="77777777" w:rsidTr="00384E73">
        <w:trPr>
          <w:jc w:val="center"/>
        </w:trPr>
        <w:tc>
          <w:tcPr>
            <w:tcW w:w="710" w:type="dxa"/>
          </w:tcPr>
          <w:p w14:paraId="133F1545" w14:textId="77777777" w:rsidR="00FC1F11" w:rsidRPr="00BC6FBD" w:rsidRDefault="00FC1F11" w:rsidP="00BC6FBD">
            <w:pPr>
              <w:jc w:val="center"/>
              <w:rPr>
                <w:noProof/>
                <w:color w:val="000000"/>
                <w:sz w:val="28"/>
                <w:szCs w:val="28"/>
              </w:rPr>
            </w:pPr>
            <w:r w:rsidRPr="00BC6FBD">
              <w:rPr>
                <w:noProof/>
                <w:color w:val="000000"/>
                <w:sz w:val="28"/>
                <w:szCs w:val="28"/>
              </w:rPr>
              <w:t>762</w:t>
            </w:r>
          </w:p>
        </w:tc>
        <w:tc>
          <w:tcPr>
            <w:tcW w:w="2342" w:type="dxa"/>
          </w:tcPr>
          <w:p w14:paraId="761FBC8C"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N,n-dietyl</w:t>
            </w:r>
            <w:r w:rsidRPr="00BC6FBD">
              <w:rPr>
                <w:noProof/>
                <w:color w:val="000000"/>
                <w:sz w:val="28"/>
                <w:szCs w:val="28"/>
                <w:lang w:val="fr-FR"/>
              </w:rPr>
              <w:t xml:space="preserve"> </w:t>
            </w:r>
            <w:r w:rsidRPr="00BC6FBD">
              <w:rPr>
                <w:noProof/>
                <w:color w:val="000000"/>
                <w:sz w:val="28"/>
                <w:szCs w:val="28"/>
                <w:lang w:val="vi-VN"/>
              </w:rPr>
              <w:t>amino</w:t>
            </w:r>
            <w:r w:rsidRPr="00BC6FBD">
              <w:rPr>
                <w:noProof/>
                <w:color w:val="000000"/>
                <w:sz w:val="28"/>
                <w:szCs w:val="28"/>
                <w:lang w:val="fr-FR"/>
              </w:rPr>
              <w:t xml:space="preserve"> </w:t>
            </w:r>
            <w:r w:rsidRPr="00BC6FBD">
              <w:rPr>
                <w:noProof/>
                <w:color w:val="000000"/>
                <w:sz w:val="28"/>
                <w:szCs w:val="28"/>
                <w:lang w:val="vi-VN"/>
              </w:rPr>
              <w:t>etanol</w:t>
            </w:r>
          </w:p>
        </w:tc>
        <w:tc>
          <w:tcPr>
            <w:tcW w:w="2194" w:type="dxa"/>
          </w:tcPr>
          <w:p w14:paraId="3A9147D0"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rPr>
              <w:t>N</w:t>
            </w:r>
            <w:r w:rsidRPr="00BC6FBD">
              <w:rPr>
                <w:noProof/>
                <w:color w:val="000000"/>
                <w:sz w:val="28"/>
                <w:szCs w:val="28"/>
                <w:lang w:val="vi-VN"/>
              </w:rPr>
              <w:t>,n-</w:t>
            </w:r>
            <w:r w:rsidRPr="00BC6FBD">
              <w:rPr>
                <w:noProof/>
                <w:color w:val="000000"/>
                <w:sz w:val="28"/>
                <w:szCs w:val="28"/>
              </w:rPr>
              <w:t>d</w:t>
            </w:r>
            <w:r w:rsidRPr="00BC6FBD">
              <w:rPr>
                <w:noProof/>
                <w:color w:val="000000"/>
                <w:sz w:val="28"/>
                <w:szCs w:val="28"/>
                <w:lang w:val="vi-VN"/>
              </w:rPr>
              <w:t>iethyl</w:t>
            </w:r>
            <w:r w:rsidRPr="00BC6FBD">
              <w:rPr>
                <w:noProof/>
                <w:color w:val="000000"/>
                <w:sz w:val="28"/>
                <w:szCs w:val="28"/>
                <w:lang w:val="fr-FR"/>
              </w:rPr>
              <w:t xml:space="preserve"> </w:t>
            </w:r>
            <w:r w:rsidRPr="00BC6FBD">
              <w:rPr>
                <w:noProof/>
                <w:color w:val="000000"/>
                <w:sz w:val="28"/>
                <w:szCs w:val="28"/>
                <w:lang w:val="vi-VN"/>
              </w:rPr>
              <w:t>amino</w:t>
            </w:r>
            <w:r w:rsidRPr="00BC6FBD">
              <w:rPr>
                <w:noProof/>
                <w:color w:val="000000"/>
                <w:sz w:val="28"/>
                <w:szCs w:val="28"/>
                <w:lang w:val="fr-FR"/>
              </w:rPr>
              <w:t xml:space="preserve"> </w:t>
            </w:r>
            <w:r w:rsidRPr="00BC6FBD">
              <w:rPr>
                <w:noProof/>
                <w:color w:val="000000"/>
                <w:sz w:val="28"/>
                <w:szCs w:val="28"/>
                <w:lang w:val="vi-VN"/>
              </w:rPr>
              <w:t>etanol</w:t>
            </w:r>
          </w:p>
        </w:tc>
        <w:tc>
          <w:tcPr>
            <w:tcW w:w="1417" w:type="dxa"/>
          </w:tcPr>
          <w:p w14:paraId="727CC143"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rPr>
              <w:t>29221990</w:t>
            </w:r>
          </w:p>
        </w:tc>
        <w:tc>
          <w:tcPr>
            <w:tcW w:w="1418" w:type="dxa"/>
          </w:tcPr>
          <w:p w14:paraId="370F2B37"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100-37-8</w:t>
            </w:r>
          </w:p>
        </w:tc>
        <w:tc>
          <w:tcPr>
            <w:tcW w:w="1359" w:type="dxa"/>
          </w:tcPr>
          <w:p w14:paraId="5BF9AAD4"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w:t>
            </w:r>
            <w:r w:rsidRPr="00BC6FBD">
              <w:rPr>
                <w:noProof/>
                <w:color w:val="000000"/>
                <w:sz w:val="28"/>
                <w:szCs w:val="28"/>
                <w:vertAlign w:val="subscript"/>
                <w:lang w:val="vi-VN"/>
              </w:rPr>
              <w:t>6</w:t>
            </w:r>
            <w:r w:rsidRPr="00BC6FBD">
              <w:rPr>
                <w:noProof/>
                <w:color w:val="000000"/>
                <w:sz w:val="28"/>
                <w:szCs w:val="28"/>
                <w:lang w:val="vi-VN"/>
              </w:rPr>
              <w:t>H</w:t>
            </w:r>
            <w:r w:rsidRPr="00BC6FBD">
              <w:rPr>
                <w:noProof/>
                <w:color w:val="000000"/>
                <w:sz w:val="28"/>
                <w:szCs w:val="28"/>
                <w:vertAlign w:val="subscript"/>
                <w:lang w:val="vi-VN"/>
              </w:rPr>
              <w:t>15</w:t>
            </w:r>
            <w:r w:rsidRPr="00BC6FBD">
              <w:rPr>
                <w:noProof/>
                <w:color w:val="000000"/>
                <w:sz w:val="28"/>
                <w:szCs w:val="28"/>
                <w:lang w:val="vi-VN"/>
              </w:rPr>
              <w:t>ON</w:t>
            </w:r>
          </w:p>
        </w:tc>
      </w:tr>
      <w:tr w:rsidR="00FC1F11" w:rsidRPr="00BC6FBD" w14:paraId="17D722C7" w14:textId="77777777" w:rsidTr="00384E73">
        <w:trPr>
          <w:jc w:val="center"/>
        </w:trPr>
        <w:tc>
          <w:tcPr>
            <w:tcW w:w="710" w:type="dxa"/>
          </w:tcPr>
          <w:p w14:paraId="7D89F33F" w14:textId="77777777" w:rsidR="00FC1F11" w:rsidRPr="00BC6FBD" w:rsidRDefault="00FC1F11" w:rsidP="00BC6FBD">
            <w:pPr>
              <w:jc w:val="center"/>
              <w:rPr>
                <w:noProof/>
                <w:color w:val="000000"/>
                <w:sz w:val="28"/>
                <w:szCs w:val="28"/>
              </w:rPr>
            </w:pPr>
            <w:r w:rsidRPr="00BC6FBD">
              <w:rPr>
                <w:noProof/>
                <w:color w:val="000000"/>
                <w:sz w:val="28"/>
                <w:szCs w:val="28"/>
              </w:rPr>
              <w:lastRenderedPageBreak/>
              <w:t>767</w:t>
            </w:r>
          </w:p>
        </w:tc>
        <w:tc>
          <w:tcPr>
            <w:tcW w:w="2342" w:type="dxa"/>
          </w:tcPr>
          <w:p w14:paraId="3045BD43" w14:textId="77777777" w:rsidR="00FC1F11" w:rsidRPr="00BC6FBD" w:rsidRDefault="00FC1F11" w:rsidP="00BC6FBD">
            <w:pPr>
              <w:tabs>
                <w:tab w:val="left" w:pos="1152"/>
              </w:tabs>
              <w:rPr>
                <w:noProof/>
                <w:color w:val="000000"/>
                <w:sz w:val="28"/>
                <w:szCs w:val="28"/>
                <w:lang w:val="vi-VN"/>
              </w:rPr>
            </w:pPr>
            <w:r w:rsidRPr="00384E73">
              <w:rPr>
                <w:noProof/>
                <w:color w:val="000000"/>
                <w:spacing w:val="-10"/>
                <w:sz w:val="28"/>
                <w:szCs w:val="28"/>
                <w:lang w:val="vi-VN"/>
              </w:rPr>
              <w:t>N,n-dimetyl amino</w:t>
            </w:r>
            <w:r w:rsidRPr="00BC6FBD">
              <w:rPr>
                <w:noProof/>
                <w:color w:val="000000"/>
                <w:sz w:val="28"/>
                <w:szCs w:val="28"/>
                <w:lang w:val="vi-VN"/>
              </w:rPr>
              <w:t xml:space="preserve"> etanol và các muối proton hóa chất tương ứng</w:t>
            </w:r>
          </w:p>
        </w:tc>
        <w:tc>
          <w:tcPr>
            <w:tcW w:w="2194" w:type="dxa"/>
          </w:tcPr>
          <w:p w14:paraId="7E7A731A"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rPr>
              <w:t>N</w:t>
            </w:r>
            <w:r w:rsidRPr="00BC6FBD">
              <w:rPr>
                <w:noProof/>
                <w:color w:val="000000"/>
                <w:sz w:val="28"/>
                <w:szCs w:val="28"/>
                <w:lang w:val="vi-VN"/>
              </w:rPr>
              <w:t>,n-Dimetyl</w:t>
            </w:r>
            <w:r w:rsidRPr="00BC6FBD">
              <w:rPr>
                <w:noProof/>
                <w:color w:val="000000"/>
                <w:sz w:val="28"/>
                <w:szCs w:val="28"/>
              </w:rPr>
              <w:t xml:space="preserve"> </w:t>
            </w:r>
            <w:r w:rsidRPr="00BC6FBD">
              <w:rPr>
                <w:noProof/>
                <w:color w:val="000000"/>
                <w:sz w:val="28"/>
                <w:szCs w:val="28"/>
                <w:lang w:val="vi-VN"/>
              </w:rPr>
              <w:t>amino</w:t>
            </w:r>
            <w:r w:rsidRPr="00BC6FBD">
              <w:rPr>
                <w:noProof/>
                <w:color w:val="000000"/>
                <w:sz w:val="28"/>
                <w:szCs w:val="28"/>
              </w:rPr>
              <w:t xml:space="preserve"> </w:t>
            </w:r>
            <w:r w:rsidRPr="00BC6FBD">
              <w:rPr>
                <w:noProof/>
                <w:color w:val="000000"/>
                <w:sz w:val="28"/>
                <w:szCs w:val="28"/>
                <w:lang w:val="vi-VN"/>
              </w:rPr>
              <w:t>ethanol</w:t>
            </w:r>
          </w:p>
        </w:tc>
        <w:tc>
          <w:tcPr>
            <w:tcW w:w="1417" w:type="dxa"/>
          </w:tcPr>
          <w:p w14:paraId="3A9E9C64"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rPr>
              <w:t>29221990</w:t>
            </w:r>
          </w:p>
        </w:tc>
        <w:tc>
          <w:tcPr>
            <w:tcW w:w="1418" w:type="dxa"/>
          </w:tcPr>
          <w:p w14:paraId="71E26A30"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108-01-0</w:t>
            </w:r>
          </w:p>
        </w:tc>
        <w:tc>
          <w:tcPr>
            <w:tcW w:w="1359" w:type="dxa"/>
          </w:tcPr>
          <w:p w14:paraId="1610A6AE"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w:t>
            </w:r>
            <w:r w:rsidRPr="00BC6FBD">
              <w:rPr>
                <w:noProof/>
                <w:color w:val="000000"/>
                <w:sz w:val="28"/>
                <w:szCs w:val="28"/>
                <w:vertAlign w:val="subscript"/>
                <w:lang w:val="vi-VN"/>
              </w:rPr>
              <w:t>4</w:t>
            </w:r>
            <w:r w:rsidRPr="00BC6FBD">
              <w:rPr>
                <w:noProof/>
                <w:color w:val="000000"/>
                <w:sz w:val="28"/>
                <w:szCs w:val="28"/>
                <w:lang w:val="vi-VN"/>
              </w:rPr>
              <w:t>H</w:t>
            </w:r>
            <w:r w:rsidRPr="00BC6FBD">
              <w:rPr>
                <w:noProof/>
                <w:color w:val="000000"/>
                <w:sz w:val="28"/>
                <w:szCs w:val="28"/>
                <w:vertAlign w:val="subscript"/>
                <w:lang w:val="vi-VN"/>
              </w:rPr>
              <w:t>11</w:t>
            </w:r>
            <w:r w:rsidRPr="00BC6FBD">
              <w:rPr>
                <w:noProof/>
                <w:color w:val="000000"/>
                <w:sz w:val="28"/>
                <w:szCs w:val="28"/>
                <w:lang w:val="vi-VN"/>
              </w:rPr>
              <w:t>ON</w:t>
            </w:r>
          </w:p>
        </w:tc>
      </w:tr>
      <w:tr w:rsidR="00FC1F11" w:rsidRPr="00BC6FBD" w14:paraId="557FED21" w14:textId="77777777" w:rsidTr="00384E73">
        <w:trPr>
          <w:jc w:val="center"/>
        </w:trPr>
        <w:tc>
          <w:tcPr>
            <w:tcW w:w="710" w:type="dxa"/>
          </w:tcPr>
          <w:p w14:paraId="335DDD4C" w14:textId="77777777" w:rsidR="00FC1F11" w:rsidRPr="00BC6FBD" w:rsidRDefault="00FC1F11" w:rsidP="00BC6FBD">
            <w:pPr>
              <w:jc w:val="center"/>
              <w:rPr>
                <w:noProof/>
                <w:color w:val="000000"/>
                <w:sz w:val="28"/>
                <w:szCs w:val="28"/>
              </w:rPr>
            </w:pPr>
            <w:r w:rsidRPr="00BC6FBD">
              <w:rPr>
                <w:noProof/>
                <w:color w:val="000000"/>
                <w:sz w:val="28"/>
                <w:szCs w:val="28"/>
              </w:rPr>
              <w:t>815</w:t>
            </w:r>
          </w:p>
        </w:tc>
        <w:tc>
          <w:tcPr>
            <w:tcW w:w="2342" w:type="dxa"/>
          </w:tcPr>
          <w:p w14:paraId="32FF7E82"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N-etyl</w:t>
            </w:r>
            <w:r w:rsidRPr="00BC6FBD">
              <w:rPr>
                <w:noProof/>
                <w:color w:val="000000"/>
                <w:sz w:val="28"/>
                <w:szCs w:val="28"/>
              </w:rPr>
              <w:t xml:space="preserve"> </w:t>
            </w:r>
            <w:r w:rsidRPr="00BC6FBD">
              <w:rPr>
                <w:noProof/>
                <w:color w:val="000000"/>
                <w:sz w:val="28"/>
                <w:szCs w:val="28"/>
                <w:lang w:val="vi-VN"/>
              </w:rPr>
              <w:t>diethanol</w:t>
            </w:r>
            <w:r w:rsidRPr="00BC6FBD">
              <w:rPr>
                <w:noProof/>
                <w:color w:val="000000"/>
                <w:sz w:val="28"/>
                <w:szCs w:val="28"/>
              </w:rPr>
              <w:t xml:space="preserve"> </w:t>
            </w:r>
            <w:r w:rsidRPr="00BC6FBD">
              <w:rPr>
                <w:noProof/>
                <w:color w:val="000000"/>
                <w:sz w:val="28"/>
                <w:szCs w:val="28"/>
                <w:lang w:val="vi-VN"/>
              </w:rPr>
              <w:t>amin</w:t>
            </w:r>
          </w:p>
        </w:tc>
        <w:tc>
          <w:tcPr>
            <w:tcW w:w="2194" w:type="dxa"/>
          </w:tcPr>
          <w:p w14:paraId="0EA50929"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N-Ethyl</w:t>
            </w:r>
            <w:r w:rsidRPr="00BC6FBD">
              <w:rPr>
                <w:noProof/>
                <w:color w:val="000000"/>
                <w:sz w:val="28"/>
                <w:szCs w:val="28"/>
              </w:rPr>
              <w:t xml:space="preserve"> </w:t>
            </w:r>
            <w:r w:rsidRPr="00BC6FBD">
              <w:rPr>
                <w:noProof/>
                <w:color w:val="000000"/>
                <w:sz w:val="28"/>
                <w:szCs w:val="28"/>
                <w:lang w:val="vi-VN"/>
              </w:rPr>
              <w:t>diethanol</w:t>
            </w:r>
            <w:r w:rsidRPr="00BC6FBD">
              <w:rPr>
                <w:noProof/>
                <w:color w:val="000000"/>
                <w:sz w:val="28"/>
                <w:szCs w:val="28"/>
              </w:rPr>
              <w:t xml:space="preserve"> </w:t>
            </w:r>
            <w:r w:rsidRPr="00BC6FBD">
              <w:rPr>
                <w:noProof/>
                <w:color w:val="000000"/>
                <w:sz w:val="28"/>
                <w:szCs w:val="28"/>
                <w:lang w:val="vi-VN"/>
              </w:rPr>
              <w:t>amine</w:t>
            </w:r>
          </w:p>
        </w:tc>
        <w:tc>
          <w:tcPr>
            <w:tcW w:w="1417" w:type="dxa"/>
          </w:tcPr>
          <w:p w14:paraId="6C5D2BC1"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rPr>
              <w:t>29221990</w:t>
            </w:r>
          </w:p>
        </w:tc>
        <w:tc>
          <w:tcPr>
            <w:tcW w:w="1418" w:type="dxa"/>
          </w:tcPr>
          <w:p w14:paraId="4D647E5A"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139-87-7</w:t>
            </w:r>
          </w:p>
        </w:tc>
        <w:tc>
          <w:tcPr>
            <w:tcW w:w="1359" w:type="dxa"/>
          </w:tcPr>
          <w:p w14:paraId="23502A9F" w14:textId="77777777" w:rsidR="00FC1F11" w:rsidRPr="00384E73" w:rsidRDefault="00FC1F11" w:rsidP="00BC6FBD">
            <w:pPr>
              <w:tabs>
                <w:tab w:val="left" w:pos="1152"/>
              </w:tabs>
              <w:jc w:val="center"/>
              <w:rPr>
                <w:noProof/>
                <w:color w:val="000000"/>
                <w:spacing w:val="-14"/>
                <w:sz w:val="28"/>
                <w:szCs w:val="28"/>
                <w:lang w:val="vi-VN"/>
              </w:rPr>
            </w:pPr>
            <w:r w:rsidRPr="00384E73">
              <w:rPr>
                <w:noProof/>
                <w:color w:val="000000"/>
                <w:spacing w:val="-14"/>
                <w:sz w:val="28"/>
                <w:szCs w:val="28"/>
                <w:lang w:val="vi-VN"/>
              </w:rPr>
              <w:t>C</w:t>
            </w:r>
            <w:r w:rsidRPr="00384E73">
              <w:rPr>
                <w:noProof/>
                <w:color w:val="000000"/>
                <w:spacing w:val="-14"/>
                <w:sz w:val="28"/>
                <w:szCs w:val="28"/>
                <w:vertAlign w:val="subscript"/>
                <w:lang w:val="vi-VN"/>
              </w:rPr>
              <w:t>6</w:t>
            </w:r>
            <w:r w:rsidRPr="00384E73">
              <w:rPr>
                <w:noProof/>
                <w:color w:val="000000"/>
                <w:spacing w:val="-14"/>
                <w:sz w:val="28"/>
                <w:szCs w:val="28"/>
                <w:lang w:val="vi-VN"/>
              </w:rPr>
              <w:t>H</w:t>
            </w:r>
            <w:r w:rsidRPr="00384E73">
              <w:rPr>
                <w:noProof/>
                <w:color w:val="000000"/>
                <w:spacing w:val="-14"/>
                <w:sz w:val="28"/>
                <w:szCs w:val="28"/>
                <w:vertAlign w:val="subscript"/>
                <w:lang w:val="vi-VN"/>
              </w:rPr>
              <w:t>15</w:t>
            </w:r>
            <w:r w:rsidRPr="00384E73">
              <w:rPr>
                <w:noProof/>
                <w:color w:val="000000"/>
                <w:spacing w:val="-14"/>
                <w:sz w:val="28"/>
                <w:szCs w:val="28"/>
                <w:lang w:val="vi-VN"/>
              </w:rPr>
              <w:t>O</w:t>
            </w:r>
            <w:r w:rsidRPr="00384E73">
              <w:rPr>
                <w:noProof/>
                <w:color w:val="000000"/>
                <w:spacing w:val="-14"/>
                <w:sz w:val="28"/>
                <w:szCs w:val="28"/>
                <w:vertAlign w:val="subscript"/>
                <w:lang w:val="vi-VN"/>
              </w:rPr>
              <w:t>2</w:t>
            </w:r>
            <w:r w:rsidRPr="00384E73">
              <w:rPr>
                <w:noProof/>
                <w:color w:val="000000"/>
                <w:spacing w:val="-14"/>
                <w:sz w:val="28"/>
                <w:szCs w:val="28"/>
                <w:lang w:val="vi-VN"/>
              </w:rPr>
              <w:t>N</w:t>
            </w:r>
          </w:p>
        </w:tc>
      </w:tr>
      <w:tr w:rsidR="00FC1F11" w:rsidRPr="00BC6FBD" w14:paraId="25A660C8" w14:textId="77777777" w:rsidTr="00384E73">
        <w:trPr>
          <w:jc w:val="center"/>
        </w:trPr>
        <w:tc>
          <w:tcPr>
            <w:tcW w:w="710" w:type="dxa"/>
          </w:tcPr>
          <w:p w14:paraId="27B8DCE3" w14:textId="77777777" w:rsidR="00FC1F11" w:rsidRPr="00BC6FBD" w:rsidRDefault="00FC1F11" w:rsidP="00BC6FBD">
            <w:pPr>
              <w:jc w:val="center"/>
              <w:rPr>
                <w:noProof/>
                <w:color w:val="000000"/>
                <w:sz w:val="28"/>
                <w:szCs w:val="28"/>
              </w:rPr>
            </w:pPr>
            <w:r w:rsidRPr="00BC6FBD">
              <w:rPr>
                <w:noProof/>
                <w:color w:val="000000"/>
                <w:sz w:val="28"/>
                <w:szCs w:val="28"/>
              </w:rPr>
              <w:t>918</w:t>
            </w:r>
          </w:p>
        </w:tc>
        <w:tc>
          <w:tcPr>
            <w:tcW w:w="2342" w:type="dxa"/>
          </w:tcPr>
          <w:p w14:paraId="79FEB865"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PFIB: 1,1,3,3,3-Pentaflo-2-(triflo metyl)-1-propen</w:t>
            </w:r>
          </w:p>
        </w:tc>
        <w:tc>
          <w:tcPr>
            <w:tcW w:w="2194" w:type="dxa"/>
          </w:tcPr>
          <w:p w14:paraId="3BF4E2EB" w14:textId="77777777" w:rsidR="00FC1F11" w:rsidRPr="00BC6FBD" w:rsidRDefault="00FC1F11" w:rsidP="00BC6FBD">
            <w:pPr>
              <w:tabs>
                <w:tab w:val="left" w:pos="1152"/>
              </w:tabs>
              <w:rPr>
                <w:noProof/>
                <w:color w:val="000000"/>
                <w:sz w:val="28"/>
                <w:szCs w:val="28"/>
                <w:lang w:val="vi-VN"/>
              </w:rPr>
            </w:pPr>
            <w:r w:rsidRPr="00384E73">
              <w:rPr>
                <w:noProof/>
                <w:color w:val="000000"/>
                <w:spacing w:val="-20"/>
                <w:sz w:val="28"/>
                <w:szCs w:val="28"/>
                <w:lang w:val="vi-VN"/>
              </w:rPr>
              <w:t>1-Propene,1,1,3,3,3</w:t>
            </w:r>
            <w:r w:rsidRPr="00BC6FBD">
              <w:rPr>
                <w:noProof/>
                <w:color w:val="000000"/>
                <w:sz w:val="28"/>
                <w:szCs w:val="28"/>
                <w:lang w:val="vi-VN"/>
              </w:rPr>
              <w:t>-pentafluoro-2-(trifluoromethyl)-</w:t>
            </w:r>
          </w:p>
        </w:tc>
        <w:tc>
          <w:tcPr>
            <w:tcW w:w="1417" w:type="dxa"/>
          </w:tcPr>
          <w:p w14:paraId="3CB21E53"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29033990</w:t>
            </w:r>
          </w:p>
        </w:tc>
        <w:tc>
          <w:tcPr>
            <w:tcW w:w="1418" w:type="dxa"/>
          </w:tcPr>
          <w:p w14:paraId="18421E89"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382-21-8</w:t>
            </w:r>
          </w:p>
        </w:tc>
        <w:tc>
          <w:tcPr>
            <w:tcW w:w="1359" w:type="dxa"/>
          </w:tcPr>
          <w:p w14:paraId="3B9A3314"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w:t>
            </w:r>
            <w:r w:rsidRPr="00BC6FBD">
              <w:rPr>
                <w:noProof/>
                <w:color w:val="000000"/>
                <w:sz w:val="28"/>
                <w:szCs w:val="28"/>
                <w:vertAlign w:val="subscript"/>
                <w:lang w:val="vi-VN"/>
              </w:rPr>
              <w:t>4</w:t>
            </w:r>
            <w:r w:rsidRPr="00BC6FBD">
              <w:rPr>
                <w:noProof/>
                <w:color w:val="000000"/>
                <w:sz w:val="28"/>
                <w:szCs w:val="28"/>
                <w:lang w:val="vi-VN"/>
              </w:rPr>
              <w:t>F</w:t>
            </w:r>
            <w:r w:rsidRPr="00BC6FBD">
              <w:rPr>
                <w:noProof/>
                <w:color w:val="000000"/>
                <w:sz w:val="28"/>
                <w:szCs w:val="28"/>
                <w:vertAlign w:val="subscript"/>
                <w:lang w:val="vi-VN"/>
              </w:rPr>
              <w:t>8</w:t>
            </w:r>
          </w:p>
        </w:tc>
      </w:tr>
      <w:tr w:rsidR="00FC1F11" w:rsidRPr="00BC6FBD" w14:paraId="598D27AA" w14:textId="77777777" w:rsidTr="00384E73">
        <w:trPr>
          <w:jc w:val="center"/>
        </w:trPr>
        <w:tc>
          <w:tcPr>
            <w:tcW w:w="710" w:type="dxa"/>
          </w:tcPr>
          <w:p w14:paraId="7ADB9C50" w14:textId="77777777" w:rsidR="00FC1F11" w:rsidRPr="00BC6FBD" w:rsidRDefault="00FC1F11" w:rsidP="00BC6FBD">
            <w:pPr>
              <w:jc w:val="center"/>
              <w:rPr>
                <w:noProof/>
                <w:color w:val="000000"/>
                <w:sz w:val="28"/>
                <w:szCs w:val="28"/>
              </w:rPr>
            </w:pPr>
            <w:r w:rsidRPr="00BC6FBD">
              <w:rPr>
                <w:noProof/>
                <w:color w:val="000000"/>
                <w:sz w:val="28"/>
                <w:szCs w:val="28"/>
              </w:rPr>
              <w:t>935</w:t>
            </w:r>
          </w:p>
        </w:tc>
        <w:tc>
          <w:tcPr>
            <w:tcW w:w="2342" w:type="dxa"/>
          </w:tcPr>
          <w:p w14:paraId="5608AA17"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Phosphorus triclori</w:t>
            </w:r>
            <w:r w:rsidRPr="00BC6FBD">
              <w:rPr>
                <w:noProof/>
                <w:color w:val="000000"/>
                <w:sz w:val="28"/>
                <w:szCs w:val="28"/>
              </w:rPr>
              <w:t>t</w:t>
            </w:r>
            <w:r w:rsidRPr="00BC6FBD">
              <w:rPr>
                <w:noProof/>
                <w:color w:val="000000"/>
                <w:sz w:val="28"/>
                <w:szCs w:val="28"/>
                <w:lang w:val="vi-VN"/>
              </w:rPr>
              <w:t xml:space="preserve"> </w:t>
            </w:r>
          </w:p>
        </w:tc>
        <w:tc>
          <w:tcPr>
            <w:tcW w:w="2194" w:type="dxa"/>
          </w:tcPr>
          <w:p w14:paraId="2572061B"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 xml:space="preserve">Phosphorus trichloride </w:t>
            </w:r>
          </w:p>
        </w:tc>
        <w:tc>
          <w:tcPr>
            <w:tcW w:w="1417" w:type="dxa"/>
          </w:tcPr>
          <w:p w14:paraId="2260F3CE" w14:textId="77777777" w:rsidR="00FC1F11" w:rsidRPr="00BC6FBD" w:rsidRDefault="00FC1F11" w:rsidP="00BC6FBD">
            <w:pPr>
              <w:tabs>
                <w:tab w:val="left" w:pos="1152"/>
              </w:tabs>
              <w:jc w:val="center"/>
              <w:rPr>
                <w:noProof/>
                <w:color w:val="000000"/>
                <w:sz w:val="28"/>
                <w:szCs w:val="28"/>
                <w:lang w:val="vi-VN"/>
              </w:rPr>
            </w:pPr>
            <w:r w:rsidRPr="00BC6FBD">
              <w:rPr>
                <w:rFonts w:eastAsia="Calibri"/>
                <w:color w:val="000000"/>
                <w:sz w:val="28"/>
                <w:szCs w:val="28"/>
              </w:rPr>
              <w:t>28121000</w:t>
            </w:r>
          </w:p>
        </w:tc>
        <w:tc>
          <w:tcPr>
            <w:tcW w:w="1418" w:type="dxa"/>
          </w:tcPr>
          <w:p w14:paraId="7C75EFF0"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7719-12-2</w:t>
            </w:r>
          </w:p>
        </w:tc>
        <w:tc>
          <w:tcPr>
            <w:tcW w:w="1359" w:type="dxa"/>
          </w:tcPr>
          <w:p w14:paraId="5382BCAD"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PCl</w:t>
            </w:r>
            <w:r w:rsidRPr="00BC6FBD">
              <w:rPr>
                <w:noProof/>
                <w:color w:val="000000"/>
                <w:sz w:val="28"/>
                <w:szCs w:val="28"/>
                <w:vertAlign w:val="subscript"/>
                <w:lang w:val="vi-VN"/>
              </w:rPr>
              <w:t>3</w:t>
            </w:r>
          </w:p>
        </w:tc>
      </w:tr>
      <w:tr w:rsidR="00656B70" w:rsidRPr="00BC6FBD" w14:paraId="5C71E821" w14:textId="77777777" w:rsidTr="00384E73">
        <w:trPr>
          <w:trHeight w:val="712"/>
          <w:jc w:val="center"/>
        </w:trPr>
        <w:tc>
          <w:tcPr>
            <w:tcW w:w="710" w:type="dxa"/>
          </w:tcPr>
          <w:p w14:paraId="17379767" w14:textId="77777777" w:rsidR="00FC1F11" w:rsidRPr="00BC6FBD" w:rsidRDefault="00FC1F11" w:rsidP="00BC6FBD">
            <w:pPr>
              <w:jc w:val="center"/>
              <w:rPr>
                <w:noProof/>
                <w:color w:val="000000"/>
                <w:sz w:val="28"/>
                <w:szCs w:val="28"/>
                <w:lang w:val="vi-VN"/>
              </w:rPr>
            </w:pPr>
            <w:r w:rsidRPr="00BC6FBD">
              <w:rPr>
                <w:noProof/>
                <w:color w:val="000000"/>
                <w:sz w:val="28"/>
                <w:szCs w:val="28"/>
              </w:rPr>
              <w:t>937</w:t>
            </w:r>
          </w:p>
        </w:tc>
        <w:tc>
          <w:tcPr>
            <w:tcW w:w="2342" w:type="dxa"/>
          </w:tcPr>
          <w:p w14:paraId="4AB7FA72"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Photpho pentaclorua</w:t>
            </w:r>
          </w:p>
        </w:tc>
        <w:tc>
          <w:tcPr>
            <w:tcW w:w="2194" w:type="dxa"/>
          </w:tcPr>
          <w:p w14:paraId="0F0FD1D1"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Phosphorus penta chloride</w:t>
            </w:r>
          </w:p>
        </w:tc>
        <w:tc>
          <w:tcPr>
            <w:tcW w:w="1417" w:type="dxa"/>
          </w:tcPr>
          <w:p w14:paraId="6CF0EFB4"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shd w:val="clear" w:color="auto" w:fill="FFFFFF"/>
              </w:rPr>
              <w:t>28121000</w:t>
            </w:r>
          </w:p>
        </w:tc>
        <w:tc>
          <w:tcPr>
            <w:tcW w:w="1418" w:type="dxa"/>
          </w:tcPr>
          <w:p w14:paraId="7228AFBE" w14:textId="77777777" w:rsidR="00FC1F11" w:rsidRPr="00384E73" w:rsidRDefault="00FC1F11" w:rsidP="00BC6FBD">
            <w:pPr>
              <w:tabs>
                <w:tab w:val="left" w:pos="1152"/>
              </w:tabs>
              <w:jc w:val="center"/>
              <w:rPr>
                <w:noProof/>
                <w:color w:val="000000"/>
                <w:spacing w:val="-12"/>
                <w:sz w:val="28"/>
                <w:szCs w:val="28"/>
                <w:lang w:val="vi-VN"/>
              </w:rPr>
            </w:pPr>
            <w:r w:rsidRPr="00384E73">
              <w:rPr>
                <w:noProof/>
                <w:color w:val="000000"/>
                <w:spacing w:val="-12"/>
                <w:sz w:val="28"/>
                <w:szCs w:val="28"/>
                <w:lang w:val="vi-VN"/>
              </w:rPr>
              <w:t>10026-13-8</w:t>
            </w:r>
          </w:p>
        </w:tc>
        <w:tc>
          <w:tcPr>
            <w:tcW w:w="1359" w:type="dxa"/>
          </w:tcPr>
          <w:p w14:paraId="1DEB06D5"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PCl</w:t>
            </w:r>
            <w:r w:rsidRPr="00BC6FBD">
              <w:rPr>
                <w:noProof/>
                <w:color w:val="000000"/>
                <w:sz w:val="28"/>
                <w:szCs w:val="28"/>
                <w:vertAlign w:val="subscript"/>
                <w:lang w:val="vi-VN"/>
              </w:rPr>
              <w:t>5</w:t>
            </w:r>
          </w:p>
        </w:tc>
      </w:tr>
      <w:tr w:rsidR="00656B70" w:rsidRPr="00BC6FBD" w14:paraId="48477061" w14:textId="77777777" w:rsidTr="00384E73">
        <w:trPr>
          <w:trHeight w:val="411"/>
          <w:jc w:val="center"/>
        </w:trPr>
        <w:tc>
          <w:tcPr>
            <w:tcW w:w="710" w:type="dxa"/>
          </w:tcPr>
          <w:p w14:paraId="18E31029" w14:textId="77777777" w:rsidR="00FC1F11" w:rsidRPr="00384E73" w:rsidRDefault="00FC1F11" w:rsidP="00384E73">
            <w:pPr>
              <w:ind w:left="-68" w:right="-8"/>
              <w:jc w:val="center"/>
              <w:rPr>
                <w:noProof/>
                <w:color w:val="000000"/>
                <w:spacing w:val="-12"/>
                <w:sz w:val="28"/>
                <w:szCs w:val="28"/>
              </w:rPr>
            </w:pPr>
            <w:r w:rsidRPr="00384E73">
              <w:rPr>
                <w:noProof/>
                <w:color w:val="000000"/>
                <w:spacing w:val="-12"/>
                <w:sz w:val="28"/>
                <w:szCs w:val="28"/>
              </w:rPr>
              <w:t>1090</w:t>
            </w:r>
          </w:p>
        </w:tc>
        <w:tc>
          <w:tcPr>
            <w:tcW w:w="2342" w:type="dxa"/>
          </w:tcPr>
          <w:p w14:paraId="59EFA406"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Trietyl pho</w:t>
            </w:r>
            <w:r w:rsidRPr="00BC6FBD">
              <w:rPr>
                <w:noProof/>
                <w:color w:val="000000"/>
                <w:sz w:val="28"/>
                <w:szCs w:val="28"/>
              </w:rPr>
              <w:t>t</w:t>
            </w:r>
            <w:r w:rsidRPr="00BC6FBD">
              <w:rPr>
                <w:noProof/>
                <w:color w:val="000000"/>
                <w:sz w:val="28"/>
                <w:szCs w:val="28"/>
                <w:lang w:val="vi-VN"/>
              </w:rPr>
              <w:t>phit</w:t>
            </w:r>
          </w:p>
        </w:tc>
        <w:tc>
          <w:tcPr>
            <w:tcW w:w="2194" w:type="dxa"/>
          </w:tcPr>
          <w:p w14:paraId="59745DAF" w14:textId="77777777" w:rsidR="00FC1F11" w:rsidRPr="00384E73" w:rsidRDefault="00FC1F11" w:rsidP="00BC6FBD">
            <w:pPr>
              <w:tabs>
                <w:tab w:val="left" w:pos="1152"/>
              </w:tabs>
              <w:rPr>
                <w:noProof/>
                <w:color w:val="000000"/>
                <w:spacing w:val="-12"/>
                <w:sz w:val="28"/>
                <w:szCs w:val="28"/>
                <w:lang w:val="vi-VN"/>
              </w:rPr>
            </w:pPr>
            <w:r w:rsidRPr="00384E73">
              <w:rPr>
                <w:noProof/>
                <w:color w:val="000000"/>
                <w:spacing w:val="-12"/>
                <w:sz w:val="28"/>
                <w:szCs w:val="28"/>
                <w:lang w:val="vi-VN"/>
              </w:rPr>
              <w:t xml:space="preserve">Triethy </w:t>
            </w:r>
            <w:r w:rsidRPr="00384E73">
              <w:rPr>
                <w:noProof/>
                <w:color w:val="000000"/>
                <w:spacing w:val="-12"/>
                <w:sz w:val="28"/>
                <w:szCs w:val="28"/>
              </w:rPr>
              <w:t>p</w:t>
            </w:r>
            <w:r w:rsidRPr="00384E73">
              <w:rPr>
                <w:noProof/>
                <w:color w:val="000000"/>
                <w:spacing w:val="-12"/>
                <w:sz w:val="28"/>
                <w:szCs w:val="28"/>
                <w:lang w:val="vi-VN"/>
              </w:rPr>
              <w:t>hosphite</w:t>
            </w:r>
          </w:p>
        </w:tc>
        <w:tc>
          <w:tcPr>
            <w:tcW w:w="1417" w:type="dxa"/>
          </w:tcPr>
          <w:p w14:paraId="603AE4CE"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shd w:val="clear" w:color="auto" w:fill="FFFFFF"/>
              </w:rPr>
              <w:t>29209090</w:t>
            </w:r>
          </w:p>
        </w:tc>
        <w:tc>
          <w:tcPr>
            <w:tcW w:w="1418" w:type="dxa"/>
          </w:tcPr>
          <w:p w14:paraId="4E6891B2"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122-52-1</w:t>
            </w:r>
          </w:p>
        </w:tc>
        <w:tc>
          <w:tcPr>
            <w:tcW w:w="1359" w:type="dxa"/>
          </w:tcPr>
          <w:p w14:paraId="1CAA31DB"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w:t>
            </w:r>
            <w:r w:rsidRPr="00BC6FBD">
              <w:rPr>
                <w:noProof/>
                <w:color w:val="000000"/>
                <w:sz w:val="28"/>
                <w:szCs w:val="28"/>
                <w:vertAlign w:val="subscript"/>
                <w:lang w:val="vi-VN"/>
              </w:rPr>
              <w:t>6</w:t>
            </w:r>
            <w:r w:rsidRPr="00BC6FBD">
              <w:rPr>
                <w:noProof/>
                <w:color w:val="000000"/>
                <w:sz w:val="28"/>
                <w:szCs w:val="28"/>
                <w:lang w:val="vi-VN"/>
              </w:rPr>
              <w:t>H</w:t>
            </w:r>
            <w:r w:rsidRPr="00BC6FBD">
              <w:rPr>
                <w:noProof/>
                <w:color w:val="000000"/>
                <w:sz w:val="28"/>
                <w:szCs w:val="28"/>
                <w:vertAlign w:val="subscript"/>
                <w:lang w:val="vi-VN"/>
              </w:rPr>
              <w:t>15</w:t>
            </w:r>
            <w:r w:rsidRPr="00BC6FBD">
              <w:rPr>
                <w:noProof/>
                <w:color w:val="000000"/>
                <w:sz w:val="28"/>
                <w:szCs w:val="28"/>
                <w:lang w:val="vi-VN"/>
              </w:rPr>
              <w:t>O</w:t>
            </w:r>
            <w:r w:rsidRPr="00BC6FBD">
              <w:rPr>
                <w:noProof/>
                <w:color w:val="000000"/>
                <w:sz w:val="28"/>
                <w:szCs w:val="28"/>
                <w:vertAlign w:val="subscript"/>
                <w:lang w:val="vi-VN"/>
              </w:rPr>
              <w:t>3</w:t>
            </w:r>
            <w:r w:rsidRPr="00BC6FBD">
              <w:rPr>
                <w:noProof/>
                <w:color w:val="000000"/>
                <w:sz w:val="28"/>
                <w:szCs w:val="28"/>
                <w:lang w:val="vi-VN"/>
              </w:rPr>
              <w:t>P</w:t>
            </w:r>
          </w:p>
        </w:tc>
      </w:tr>
      <w:tr w:rsidR="00656B70" w:rsidRPr="00BC6FBD" w14:paraId="0CABCF9D" w14:textId="77777777" w:rsidTr="00384E73">
        <w:trPr>
          <w:trHeight w:val="431"/>
          <w:jc w:val="center"/>
        </w:trPr>
        <w:tc>
          <w:tcPr>
            <w:tcW w:w="710" w:type="dxa"/>
          </w:tcPr>
          <w:p w14:paraId="77AF2090" w14:textId="77777777" w:rsidR="00FC1F11" w:rsidRPr="00384E73" w:rsidRDefault="00FC1F11" w:rsidP="00384E73">
            <w:pPr>
              <w:ind w:left="-68" w:right="-8"/>
              <w:jc w:val="center"/>
              <w:rPr>
                <w:noProof/>
                <w:color w:val="000000"/>
                <w:spacing w:val="-12"/>
                <w:sz w:val="28"/>
                <w:szCs w:val="28"/>
              </w:rPr>
            </w:pPr>
            <w:r w:rsidRPr="00384E73">
              <w:rPr>
                <w:noProof/>
                <w:color w:val="000000"/>
                <w:spacing w:val="-12"/>
                <w:sz w:val="28"/>
                <w:szCs w:val="28"/>
              </w:rPr>
              <w:t>1103</w:t>
            </w:r>
          </w:p>
        </w:tc>
        <w:tc>
          <w:tcPr>
            <w:tcW w:w="2342" w:type="dxa"/>
          </w:tcPr>
          <w:p w14:paraId="148120A9" w14:textId="77777777" w:rsidR="00FC1F11" w:rsidRPr="00BC6FBD" w:rsidRDefault="00FC1F11" w:rsidP="00BC6FBD">
            <w:pPr>
              <w:tabs>
                <w:tab w:val="left" w:pos="1152"/>
              </w:tabs>
              <w:rPr>
                <w:noProof/>
                <w:color w:val="000000"/>
                <w:sz w:val="28"/>
                <w:szCs w:val="28"/>
                <w:lang w:val="vi-VN"/>
              </w:rPr>
            </w:pPr>
            <w:r w:rsidRPr="00BC6FBD">
              <w:rPr>
                <w:noProof/>
                <w:color w:val="000000"/>
                <w:sz w:val="28"/>
                <w:szCs w:val="28"/>
                <w:lang w:val="vi-VN"/>
              </w:rPr>
              <w:t>Trimetyl pho</w:t>
            </w:r>
            <w:r w:rsidRPr="00BC6FBD">
              <w:rPr>
                <w:noProof/>
                <w:color w:val="000000"/>
                <w:sz w:val="28"/>
                <w:szCs w:val="28"/>
              </w:rPr>
              <w:t>t</w:t>
            </w:r>
            <w:r w:rsidRPr="00BC6FBD">
              <w:rPr>
                <w:noProof/>
                <w:color w:val="000000"/>
                <w:sz w:val="28"/>
                <w:szCs w:val="28"/>
                <w:lang w:val="vi-VN"/>
              </w:rPr>
              <w:t>phit</w:t>
            </w:r>
          </w:p>
        </w:tc>
        <w:tc>
          <w:tcPr>
            <w:tcW w:w="2194" w:type="dxa"/>
          </w:tcPr>
          <w:p w14:paraId="38CEC00C" w14:textId="77777777" w:rsidR="00FC1F11" w:rsidRPr="00384E73" w:rsidRDefault="00FC1F11" w:rsidP="00BC6FBD">
            <w:pPr>
              <w:tabs>
                <w:tab w:val="left" w:pos="1152"/>
              </w:tabs>
              <w:rPr>
                <w:noProof/>
                <w:color w:val="000000"/>
                <w:spacing w:val="-18"/>
                <w:sz w:val="28"/>
                <w:szCs w:val="28"/>
                <w:lang w:val="vi-VN"/>
              </w:rPr>
            </w:pPr>
            <w:r w:rsidRPr="00384E73">
              <w:rPr>
                <w:noProof/>
                <w:color w:val="000000"/>
                <w:spacing w:val="-18"/>
                <w:sz w:val="28"/>
                <w:szCs w:val="28"/>
                <w:lang w:val="vi-VN"/>
              </w:rPr>
              <w:t>Trimethyl phosphite</w:t>
            </w:r>
          </w:p>
        </w:tc>
        <w:tc>
          <w:tcPr>
            <w:tcW w:w="1417" w:type="dxa"/>
          </w:tcPr>
          <w:p w14:paraId="6EAA5F3A" w14:textId="77777777" w:rsidR="00FC1F11" w:rsidRPr="00BC6FBD" w:rsidRDefault="00FC1F11" w:rsidP="00BC6FBD">
            <w:pPr>
              <w:tabs>
                <w:tab w:val="left" w:pos="1152"/>
              </w:tabs>
              <w:jc w:val="center"/>
              <w:rPr>
                <w:noProof/>
                <w:color w:val="000000"/>
                <w:sz w:val="28"/>
                <w:szCs w:val="28"/>
                <w:lang w:val="vi-VN"/>
              </w:rPr>
            </w:pPr>
            <w:r w:rsidRPr="00BC6FBD">
              <w:rPr>
                <w:color w:val="000000"/>
                <w:sz w:val="28"/>
                <w:szCs w:val="28"/>
                <w:shd w:val="clear" w:color="auto" w:fill="FFFFFF"/>
              </w:rPr>
              <w:t>29209090</w:t>
            </w:r>
          </w:p>
        </w:tc>
        <w:tc>
          <w:tcPr>
            <w:tcW w:w="1418" w:type="dxa"/>
          </w:tcPr>
          <w:p w14:paraId="1914303B"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121-45-9</w:t>
            </w:r>
          </w:p>
        </w:tc>
        <w:tc>
          <w:tcPr>
            <w:tcW w:w="1359" w:type="dxa"/>
          </w:tcPr>
          <w:p w14:paraId="368AFA29" w14:textId="77777777" w:rsidR="00FC1F11" w:rsidRPr="00BC6FBD" w:rsidRDefault="00FC1F11" w:rsidP="00BC6FBD">
            <w:pPr>
              <w:tabs>
                <w:tab w:val="left" w:pos="1152"/>
              </w:tabs>
              <w:jc w:val="center"/>
              <w:rPr>
                <w:noProof/>
                <w:color w:val="000000"/>
                <w:sz w:val="28"/>
                <w:szCs w:val="28"/>
                <w:lang w:val="vi-VN"/>
              </w:rPr>
            </w:pPr>
            <w:r w:rsidRPr="00BC6FBD">
              <w:rPr>
                <w:noProof/>
                <w:color w:val="000000"/>
                <w:sz w:val="28"/>
                <w:szCs w:val="28"/>
                <w:lang w:val="vi-VN"/>
              </w:rPr>
              <w:t>C</w:t>
            </w:r>
            <w:r w:rsidRPr="00BC6FBD">
              <w:rPr>
                <w:noProof/>
                <w:color w:val="000000"/>
                <w:sz w:val="28"/>
                <w:szCs w:val="28"/>
                <w:vertAlign w:val="subscript"/>
                <w:lang w:val="vi-VN"/>
              </w:rPr>
              <w:t>3</w:t>
            </w:r>
            <w:r w:rsidRPr="00BC6FBD">
              <w:rPr>
                <w:noProof/>
                <w:color w:val="000000"/>
                <w:sz w:val="28"/>
                <w:szCs w:val="28"/>
                <w:lang w:val="vi-VN"/>
              </w:rPr>
              <w:t>H</w:t>
            </w:r>
            <w:r w:rsidRPr="00BC6FBD">
              <w:rPr>
                <w:noProof/>
                <w:color w:val="000000"/>
                <w:sz w:val="28"/>
                <w:szCs w:val="28"/>
                <w:vertAlign w:val="subscript"/>
                <w:lang w:val="vi-VN"/>
              </w:rPr>
              <w:t>9</w:t>
            </w:r>
            <w:r w:rsidRPr="00BC6FBD">
              <w:rPr>
                <w:noProof/>
                <w:color w:val="000000"/>
                <w:sz w:val="28"/>
                <w:szCs w:val="28"/>
                <w:lang w:val="vi-VN"/>
              </w:rPr>
              <w:t>O</w:t>
            </w:r>
            <w:r w:rsidRPr="00BC6FBD">
              <w:rPr>
                <w:noProof/>
                <w:color w:val="000000"/>
                <w:sz w:val="28"/>
                <w:szCs w:val="28"/>
                <w:vertAlign w:val="subscript"/>
                <w:lang w:val="vi-VN"/>
              </w:rPr>
              <w:t>3</w:t>
            </w:r>
            <w:r w:rsidRPr="00BC6FBD">
              <w:rPr>
                <w:noProof/>
                <w:color w:val="000000"/>
                <w:sz w:val="28"/>
                <w:szCs w:val="28"/>
                <w:lang w:val="vi-VN"/>
              </w:rPr>
              <w:t>P</w:t>
            </w:r>
          </w:p>
        </w:tc>
      </w:tr>
    </w:tbl>
    <w:p w14:paraId="2AF8740D" w14:textId="656486BA" w:rsidR="007F5520" w:rsidRPr="007F5520" w:rsidRDefault="007F5520" w:rsidP="007F5520">
      <w:pPr>
        <w:widowControl w:val="0"/>
        <w:spacing w:before="120"/>
        <w:ind w:firstLine="567"/>
        <w:jc w:val="both"/>
        <w:rPr>
          <w:color w:val="000000"/>
          <w:sz w:val="28"/>
          <w:szCs w:val="28"/>
        </w:rPr>
      </w:pPr>
      <w:bookmarkStart w:id="7" w:name="chuong_2"/>
      <w:r w:rsidRPr="007F5520">
        <w:rPr>
          <w:color w:val="000000"/>
          <w:sz w:val="28"/>
          <w:szCs w:val="28"/>
        </w:rPr>
        <w:t>5. Hóa chất Bảng 1 thuộc Danh mục Hóa chất cấm đầu tư kinh doanh theo quy định của Luật Đầu tư</w:t>
      </w:r>
      <w:r>
        <w:rPr>
          <w:color w:val="000000"/>
          <w:sz w:val="28"/>
          <w:szCs w:val="28"/>
        </w:rPr>
        <w:t>.</w:t>
      </w:r>
    </w:p>
    <w:p w14:paraId="36486FE9" w14:textId="45BE275A" w:rsidR="00FC1F11" w:rsidRPr="00E62572" w:rsidRDefault="00FC1F11" w:rsidP="00BC6FBD">
      <w:pPr>
        <w:pStyle w:val="n-dieund-p"/>
        <w:snapToGrid w:val="0"/>
        <w:spacing w:before="240"/>
        <w:ind w:firstLine="567"/>
        <w:rPr>
          <w:rFonts w:ascii="Times New Roman Bold" w:hAnsi="Times New Roman Bold"/>
          <w:b/>
          <w:bCs/>
          <w:color w:val="000000"/>
          <w:spacing w:val="-14"/>
          <w:sz w:val="28"/>
          <w:szCs w:val="28"/>
        </w:rPr>
      </w:pPr>
      <w:r w:rsidRPr="00E62572">
        <w:rPr>
          <w:rFonts w:ascii="Times New Roman Bold" w:hAnsi="Times New Roman Bold"/>
          <w:b/>
          <w:bCs/>
          <w:color w:val="000000"/>
          <w:spacing w:val="-14"/>
          <w:sz w:val="28"/>
          <w:szCs w:val="28"/>
        </w:rPr>
        <w:t>Điều 6. Cơ quan quốc gia Việt Nam thực hiện Công ước Cấm vũ khí hoá học</w:t>
      </w:r>
    </w:p>
    <w:p w14:paraId="13FA0820" w14:textId="307B0AAD" w:rsidR="00FC1F11" w:rsidRPr="00BC6FBD" w:rsidRDefault="00FC1F11" w:rsidP="00384E73">
      <w:pPr>
        <w:widowControl w:val="0"/>
        <w:spacing w:before="120"/>
        <w:ind w:firstLine="567"/>
        <w:jc w:val="both"/>
        <w:rPr>
          <w:b/>
          <w:bCs/>
          <w:color w:val="000000"/>
          <w:sz w:val="28"/>
          <w:szCs w:val="28"/>
          <w:lang w:val="vi-VN"/>
        </w:rPr>
      </w:pPr>
      <w:bookmarkStart w:id="8" w:name="_Hlk147392169"/>
      <w:r w:rsidRPr="00BC6FBD">
        <w:rPr>
          <w:color w:val="000000"/>
          <w:sz w:val="28"/>
          <w:szCs w:val="28"/>
        </w:rPr>
        <w:t>Cục Hoá chất (Bộ Công Thương) được chỉ định là Cơ quan quốc gia Việt Nam thực hiện Công ước Cấm vũ khí hoá học, đầu mối liên hệ giữa Việt Nam với Tổ chức Công ước và với các Quốc gia thành viên khác theo quy định tại khoản 4 Điều 7 Công ước</w:t>
      </w:r>
      <w:bookmarkEnd w:id="8"/>
      <w:r w:rsidRPr="00BC6FBD">
        <w:rPr>
          <w:color w:val="000000"/>
          <w:sz w:val="28"/>
          <w:szCs w:val="28"/>
        </w:rPr>
        <w:t>.</w:t>
      </w:r>
    </w:p>
    <w:p w14:paraId="7A167C3A" w14:textId="77777777" w:rsidR="00FC1F11" w:rsidRPr="00CF6003" w:rsidRDefault="00FC1F11" w:rsidP="00384E73">
      <w:pPr>
        <w:widowControl w:val="0"/>
        <w:spacing w:before="120"/>
        <w:ind w:firstLine="567"/>
        <w:jc w:val="both"/>
        <w:rPr>
          <w:color w:val="000000"/>
          <w:sz w:val="28"/>
          <w:szCs w:val="28"/>
          <w:lang w:val="vi-VN"/>
        </w:rPr>
      </w:pPr>
      <w:r w:rsidRPr="00BC6FBD">
        <w:rPr>
          <w:b/>
          <w:bCs/>
          <w:color w:val="000000"/>
          <w:sz w:val="28"/>
          <w:szCs w:val="28"/>
          <w:lang w:val="vi-VN"/>
        </w:rPr>
        <w:t xml:space="preserve">Điều 7. </w:t>
      </w:r>
      <w:r w:rsidRPr="00CF6003">
        <w:rPr>
          <w:b/>
          <w:bCs/>
          <w:color w:val="000000"/>
          <w:sz w:val="28"/>
          <w:szCs w:val="28"/>
          <w:lang w:val="vi-VN"/>
        </w:rPr>
        <w:t>Phòng, chống phổ biến vũ khí hoá học</w:t>
      </w:r>
    </w:p>
    <w:p w14:paraId="4BA8BDA6" w14:textId="77777777" w:rsidR="00FC1F11" w:rsidRPr="00BC6FBD" w:rsidRDefault="00FC1F11" w:rsidP="00384E73">
      <w:pPr>
        <w:widowControl w:val="0"/>
        <w:spacing w:before="120"/>
        <w:ind w:firstLine="567"/>
        <w:jc w:val="both"/>
        <w:rPr>
          <w:color w:val="000000"/>
          <w:sz w:val="28"/>
          <w:szCs w:val="28"/>
          <w:lang w:val="vi-VN"/>
        </w:rPr>
      </w:pPr>
      <w:r w:rsidRPr="00CF6003">
        <w:rPr>
          <w:color w:val="000000"/>
          <w:sz w:val="28"/>
          <w:szCs w:val="28"/>
          <w:lang w:val="vi-VN"/>
        </w:rPr>
        <w:t>Các nội dung về p</w:t>
      </w:r>
      <w:r w:rsidRPr="00BC6FBD">
        <w:rPr>
          <w:color w:val="000000"/>
          <w:sz w:val="28"/>
          <w:szCs w:val="28"/>
          <w:lang w:val="vi-VN"/>
        </w:rPr>
        <w:t>hòng, chống phổ biến vũ khí hóa học được áp dụng theo quy định tại Nghị định số 81/2019/NĐ-CP ngày 11</w:t>
      </w:r>
      <w:r w:rsidRPr="00CF6003">
        <w:rPr>
          <w:color w:val="000000"/>
          <w:sz w:val="28"/>
          <w:szCs w:val="28"/>
          <w:lang w:val="vi-VN"/>
        </w:rPr>
        <w:t xml:space="preserve"> tháng </w:t>
      </w:r>
      <w:r w:rsidRPr="00BC6FBD">
        <w:rPr>
          <w:color w:val="000000"/>
          <w:sz w:val="28"/>
          <w:szCs w:val="28"/>
          <w:lang w:val="vi-VN"/>
        </w:rPr>
        <w:t>11</w:t>
      </w:r>
      <w:r w:rsidRPr="00CF6003">
        <w:rPr>
          <w:color w:val="000000"/>
          <w:sz w:val="28"/>
          <w:szCs w:val="28"/>
          <w:lang w:val="vi-VN"/>
        </w:rPr>
        <w:t xml:space="preserve"> năm </w:t>
      </w:r>
      <w:r w:rsidRPr="00BC6FBD">
        <w:rPr>
          <w:color w:val="000000"/>
          <w:sz w:val="28"/>
          <w:szCs w:val="28"/>
          <w:lang w:val="vi-VN"/>
        </w:rPr>
        <w:t>2019 của Chính phủ về phòng, chống phổ biến vũ khí hủy diệt hàng loạt và văn bản pháp luật khác có liên quan.</w:t>
      </w:r>
    </w:p>
    <w:p w14:paraId="23805775" w14:textId="77777777" w:rsidR="00BC6FBD" w:rsidRPr="00E62572" w:rsidRDefault="00BC6FBD" w:rsidP="00BC6FBD">
      <w:pPr>
        <w:widowControl w:val="0"/>
        <w:jc w:val="center"/>
        <w:rPr>
          <w:b/>
          <w:bCs/>
          <w:color w:val="000000"/>
          <w:sz w:val="14"/>
          <w:szCs w:val="28"/>
          <w:lang w:val="vi-VN"/>
        </w:rPr>
      </w:pPr>
    </w:p>
    <w:p w14:paraId="0DA7E84B" w14:textId="77777777" w:rsidR="00FC1F11" w:rsidRPr="00BC6FBD" w:rsidRDefault="00FC1F11" w:rsidP="00BC6FBD">
      <w:pPr>
        <w:widowControl w:val="0"/>
        <w:jc w:val="center"/>
        <w:rPr>
          <w:b/>
          <w:color w:val="000000"/>
          <w:sz w:val="28"/>
          <w:szCs w:val="28"/>
          <w:lang w:val="vi-VN"/>
        </w:rPr>
      </w:pPr>
      <w:r w:rsidRPr="00BC6FBD">
        <w:rPr>
          <w:b/>
          <w:bCs/>
          <w:color w:val="000000"/>
          <w:sz w:val="28"/>
          <w:szCs w:val="28"/>
          <w:lang w:val="vi-VN"/>
        </w:rPr>
        <w:t xml:space="preserve">Chương </w:t>
      </w:r>
      <w:bookmarkEnd w:id="7"/>
      <w:r w:rsidRPr="00BC6FBD">
        <w:rPr>
          <w:b/>
          <w:bCs/>
          <w:color w:val="000000"/>
          <w:sz w:val="28"/>
          <w:szCs w:val="28"/>
          <w:lang w:val="vi-VN"/>
        </w:rPr>
        <w:t>II</w:t>
      </w:r>
    </w:p>
    <w:p w14:paraId="7D872EFA"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 xml:space="preserve">SẢN XUẤT, KINH DOANH , XUẤT KHẨU, NHẬP KHẨU, </w:t>
      </w:r>
    </w:p>
    <w:p w14:paraId="462233B1"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 xml:space="preserve">CHẾ BIẾN, SỬ DỤNG, TÀNG TRỮ HÓA CHẤT BẢNG; </w:t>
      </w:r>
    </w:p>
    <w:p w14:paraId="2925E558"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 xml:space="preserve">SẢN XUẤT HÓA CHẤT DOC, DOC-PSF </w:t>
      </w:r>
    </w:p>
    <w:p w14:paraId="2DDC24DB" w14:textId="77777777" w:rsidR="00BC6FBD" w:rsidRPr="00E62572" w:rsidRDefault="00BC6FBD" w:rsidP="00BC6FBD">
      <w:pPr>
        <w:widowControl w:val="0"/>
        <w:jc w:val="center"/>
        <w:rPr>
          <w:b/>
          <w:color w:val="000000"/>
          <w:sz w:val="20"/>
          <w:szCs w:val="28"/>
          <w:lang w:val="vi-VN"/>
        </w:rPr>
      </w:pPr>
    </w:p>
    <w:p w14:paraId="717EAEC3" w14:textId="77777777" w:rsidR="00FC1F11" w:rsidRPr="00BC6FBD" w:rsidRDefault="00FC1F11" w:rsidP="00BC6FBD">
      <w:pPr>
        <w:widowControl w:val="0"/>
        <w:jc w:val="center"/>
        <w:rPr>
          <w:b/>
          <w:color w:val="000000"/>
          <w:sz w:val="28"/>
          <w:szCs w:val="28"/>
          <w:lang w:val="vi-VN"/>
        </w:rPr>
      </w:pPr>
      <w:r w:rsidRPr="00BC6FBD">
        <w:rPr>
          <w:b/>
          <w:color w:val="000000"/>
          <w:sz w:val="28"/>
          <w:szCs w:val="28"/>
          <w:lang w:val="vi-VN"/>
        </w:rPr>
        <w:t>Mục 1</w:t>
      </w:r>
    </w:p>
    <w:p w14:paraId="24035A70"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 xml:space="preserve"> YÊU CẦU VỀ AN TOÀN TRONG SẢN XUẤT, KINH DOANH </w:t>
      </w:r>
    </w:p>
    <w:p w14:paraId="2FB14E3C"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 xml:space="preserve">HÓA CHẤT BẢNG; SẢN XUẤT HÓA CHẤT DOC, DOC-PSF; </w:t>
      </w:r>
    </w:p>
    <w:p w14:paraId="40131B94" w14:textId="77777777" w:rsidR="00FC1F11" w:rsidRDefault="00FC1F11" w:rsidP="00BC6FBD">
      <w:pPr>
        <w:widowControl w:val="0"/>
        <w:jc w:val="center"/>
        <w:rPr>
          <w:b/>
          <w:bCs/>
          <w:color w:val="000000"/>
          <w:sz w:val="28"/>
          <w:szCs w:val="28"/>
          <w:lang w:val="vi-VN"/>
        </w:rPr>
      </w:pPr>
      <w:r w:rsidRPr="00BC6FBD">
        <w:rPr>
          <w:b/>
          <w:bCs/>
          <w:color w:val="000000"/>
          <w:sz w:val="28"/>
          <w:szCs w:val="28"/>
          <w:lang w:val="vi-VN"/>
        </w:rPr>
        <w:t xml:space="preserve">THỰC HIỆN CÁC QUY ĐỊNH VỀ QUẢN LÝ HÓA CHẤT </w:t>
      </w:r>
    </w:p>
    <w:p w14:paraId="3815D70E" w14:textId="77777777" w:rsidR="00E62572" w:rsidRPr="00E62572" w:rsidRDefault="00E62572" w:rsidP="00BC6FBD">
      <w:pPr>
        <w:widowControl w:val="0"/>
        <w:jc w:val="center"/>
        <w:rPr>
          <w:b/>
          <w:bCs/>
          <w:color w:val="000000"/>
          <w:sz w:val="12"/>
          <w:szCs w:val="28"/>
          <w:lang w:val="vi-VN"/>
        </w:rPr>
      </w:pPr>
    </w:p>
    <w:p w14:paraId="38E80935" w14:textId="77777777" w:rsidR="00FC1F11" w:rsidRPr="00BC6FBD" w:rsidRDefault="00FC1F11" w:rsidP="00E62572">
      <w:pPr>
        <w:widowControl w:val="0"/>
        <w:spacing w:before="120"/>
        <w:ind w:firstLine="567"/>
        <w:jc w:val="both"/>
        <w:rPr>
          <w:rFonts w:eastAsia="Calibri"/>
          <w:b/>
          <w:color w:val="000000"/>
          <w:sz w:val="28"/>
          <w:szCs w:val="28"/>
          <w:lang w:val="vi-VN"/>
        </w:rPr>
      </w:pPr>
      <w:r w:rsidRPr="00BC6FBD">
        <w:rPr>
          <w:rFonts w:eastAsia="Calibri"/>
          <w:b/>
          <w:color w:val="000000"/>
          <w:sz w:val="28"/>
          <w:szCs w:val="28"/>
          <w:lang w:val="vi-VN"/>
        </w:rPr>
        <w:t xml:space="preserve">Điều </w:t>
      </w:r>
      <w:r w:rsidRPr="00CF6003">
        <w:rPr>
          <w:rFonts w:eastAsia="Calibri"/>
          <w:b/>
          <w:color w:val="000000"/>
          <w:sz w:val="28"/>
          <w:szCs w:val="28"/>
          <w:lang w:val="vi-VN"/>
        </w:rPr>
        <w:t>8</w:t>
      </w:r>
      <w:r w:rsidRPr="00BC6FBD">
        <w:rPr>
          <w:rFonts w:eastAsia="Calibri"/>
          <w:b/>
          <w:color w:val="000000"/>
          <w:sz w:val="28"/>
          <w:szCs w:val="28"/>
          <w:lang w:val="vi-VN"/>
        </w:rPr>
        <w:t>. Yêu cầu về an toàn trong sản xuất, kinh doanh hóa chất Bảng; sản xuất hóa chất DOC, DOC-PSF</w:t>
      </w:r>
    </w:p>
    <w:p w14:paraId="38B5F6EB" w14:textId="77777777" w:rsidR="00FC1F11" w:rsidRPr="00BC6FBD" w:rsidRDefault="00FC1F11" w:rsidP="00E62572">
      <w:pPr>
        <w:widowControl w:val="0"/>
        <w:spacing w:before="120"/>
        <w:ind w:firstLine="567"/>
        <w:jc w:val="both"/>
        <w:rPr>
          <w:rFonts w:eastAsia="Calibri"/>
          <w:color w:val="000000"/>
          <w:sz w:val="28"/>
          <w:szCs w:val="28"/>
          <w:lang w:val="vi-VN"/>
        </w:rPr>
      </w:pPr>
      <w:r w:rsidRPr="00BC6FBD">
        <w:rPr>
          <w:rFonts w:eastAsia="Calibri"/>
          <w:color w:val="000000"/>
          <w:sz w:val="28"/>
          <w:szCs w:val="28"/>
          <w:lang w:val="vi-VN"/>
        </w:rPr>
        <w:lastRenderedPageBreak/>
        <w:t xml:space="preserve">1. Cơ sở sản xuất hóa chất Bảng, hóa chất DOC, DOC-PSF phải đáp ứng các yêu cầu trong sản xuất theo quy định tại Điều 12 Luật </w:t>
      </w:r>
      <w:r w:rsidRPr="00CF6003">
        <w:rPr>
          <w:rFonts w:eastAsia="Calibri"/>
          <w:color w:val="000000"/>
          <w:sz w:val="28"/>
          <w:szCs w:val="28"/>
          <w:lang w:val="vi-VN"/>
        </w:rPr>
        <w:t>H</w:t>
      </w:r>
      <w:r w:rsidRPr="00BC6FBD">
        <w:rPr>
          <w:rFonts w:eastAsia="Calibri"/>
          <w:color w:val="000000"/>
          <w:sz w:val="28"/>
          <w:szCs w:val="28"/>
          <w:lang w:val="vi-VN"/>
        </w:rPr>
        <w:t>óa chất và Điều 4</w:t>
      </w:r>
      <w:r w:rsidRPr="00CF6003">
        <w:rPr>
          <w:rFonts w:eastAsia="Calibri"/>
          <w:color w:val="000000"/>
          <w:sz w:val="28"/>
          <w:szCs w:val="28"/>
          <w:lang w:val="vi-VN"/>
        </w:rPr>
        <w:t>,</w:t>
      </w:r>
      <w:r w:rsidRPr="00BC6FBD">
        <w:rPr>
          <w:rFonts w:eastAsia="Calibri"/>
          <w:color w:val="000000"/>
          <w:sz w:val="28"/>
          <w:szCs w:val="28"/>
          <w:lang w:val="vi-VN"/>
        </w:rPr>
        <w:t xml:space="preserve"> khoản 1 và 2 Điều 5</w:t>
      </w:r>
      <w:r w:rsidRPr="00CF6003">
        <w:rPr>
          <w:rFonts w:eastAsia="Calibri"/>
          <w:color w:val="000000"/>
          <w:sz w:val="28"/>
          <w:szCs w:val="28"/>
          <w:lang w:val="vi-VN"/>
        </w:rPr>
        <w:t>,</w:t>
      </w:r>
      <w:r w:rsidRPr="00BC6FBD">
        <w:rPr>
          <w:rFonts w:eastAsia="Calibri"/>
          <w:color w:val="000000"/>
          <w:sz w:val="28"/>
          <w:szCs w:val="28"/>
          <w:lang w:val="vi-VN"/>
        </w:rPr>
        <w:t xml:space="preserve"> khoản 1 và 2 Điều 6 Nghị định số 113/2017/NĐ-CP ngày 09 tháng 10 năm 2017 của Chính phủ quy định chi tiết và hướng dẫn thi hành một số điều của Luật </w:t>
      </w:r>
      <w:r w:rsidRPr="00CF6003">
        <w:rPr>
          <w:rFonts w:eastAsia="Calibri"/>
          <w:color w:val="000000"/>
          <w:sz w:val="28"/>
          <w:szCs w:val="28"/>
          <w:lang w:val="vi-VN"/>
        </w:rPr>
        <w:t>H</w:t>
      </w:r>
      <w:r w:rsidRPr="00BC6FBD">
        <w:rPr>
          <w:rFonts w:eastAsia="Calibri"/>
          <w:color w:val="000000"/>
          <w:sz w:val="28"/>
          <w:szCs w:val="28"/>
          <w:lang w:val="vi-VN"/>
        </w:rPr>
        <w:t>óa chất (sau đây gọi tắt là Nghị định số 113/2017/NĐ-CP).</w:t>
      </w:r>
    </w:p>
    <w:p w14:paraId="37CE65D8" w14:textId="77777777" w:rsidR="00FC1F11" w:rsidRPr="00BC6FBD" w:rsidRDefault="00FC1F11" w:rsidP="00E62572">
      <w:pPr>
        <w:widowControl w:val="0"/>
        <w:spacing w:before="180"/>
        <w:ind w:firstLine="567"/>
        <w:jc w:val="both"/>
        <w:rPr>
          <w:rFonts w:eastAsia="Calibri"/>
          <w:color w:val="000000"/>
          <w:sz w:val="28"/>
          <w:szCs w:val="28"/>
          <w:lang w:val="vi-VN"/>
        </w:rPr>
      </w:pPr>
      <w:r w:rsidRPr="00BC6FBD">
        <w:rPr>
          <w:rFonts w:eastAsia="Calibri"/>
          <w:color w:val="000000"/>
          <w:sz w:val="28"/>
          <w:szCs w:val="28"/>
          <w:lang w:val="vi-VN"/>
        </w:rPr>
        <w:t xml:space="preserve">2. Cơ sở kinh doanh hóa chất Bảng phải đáp ứng các yêu cầu trong kinh doanh theo quy định tại Điều 12 Luật </w:t>
      </w:r>
      <w:r w:rsidRPr="00CF6003">
        <w:rPr>
          <w:rFonts w:eastAsia="Calibri"/>
          <w:color w:val="000000"/>
          <w:sz w:val="28"/>
          <w:szCs w:val="28"/>
          <w:lang w:val="vi-VN"/>
        </w:rPr>
        <w:t>H</w:t>
      </w:r>
      <w:r w:rsidRPr="00BC6FBD">
        <w:rPr>
          <w:rFonts w:eastAsia="Calibri"/>
          <w:color w:val="000000"/>
          <w:sz w:val="28"/>
          <w:szCs w:val="28"/>
          <w:lang w:val="vi-VN"/>
        </w:rPr>
        <w:t>óa chất và Điều 4; khoản 2 Điều 5; khoản 1 và 2 Điều 6 Nghị định số 113/2017/NĐ-CP.</w:t>
      </w:r>
    </w:p>
    <w:p w14:paraId="0425EC75" w14:textId="77777777" w:rsidR="00FC1F11" w:rsidRPr="00BC6FBD" w:rsidRDefault="00FC1F11" w:rsidP="00E62572">
      <w:pPr>
        <w:widowControl w:val="0"/>
        <w:spacing w:before="180"/>
        <w:ind w:firstLine="567"/>
        <w:jc w:val="both"/>
        <w:rPr>
          <w:rFonts w:eastAsia="Calibri"/>
          <w:color w:val="000000"/>
          <w:sz w:val="28"/>
          <w:szCs w:val="28"/>
          <w:lang w:val="vi-VN"/>
        </w:rPr>
      </w:pPr>
      <w:r w:rsidRPr="00BC6FBD">
        <w:rPr>
          <w:b/>
          <w:bCs/>
          <w:color w:val="000000"/>
          <w:sz w:val="28"/>
          <w:szCs w:val="28"/>
          <w:lang w:val="vi-VN"/>
        </w:rPr>
        <w:t xml:space="preserve">Điều </w:t>
      </w:r>
      <w:r w:rsidRPr="00CF6003">
        <w:rPr>
          <w:b/>
          <w:bCs/>
          <w:color w:val="000000"/>
          <w:sz w:val="28"/>
          <w:szCs w:val="28"/>
          <w:lang w:val="vi-VN"/>
        </w:rPr>
        <w:t>9</w:t>
      </w:r>
      <w:r w:rsidRPr="00BC6FBD">
        <w:rPr>
          <w:b/>
          <w:bCs/>
          <w:color w:val="000000"/>
          <w:sz w:val="28"/>
          <w:szCs w:val="28"/>
          <w:lang w:val="vi-VN"/>
        </w:rPr>
        <w:t xml:space="preserve">. </w:t>
      </w:r>
      <w:r w:rsidRPr="00BC6FBD">
        <w:rPr>
          <w:rFonts w:eastAsia="Calibri"/>
          <w:b/>
          <w:color w:val="000000"/>
          <w:sz w:val="28"/>
          <w:szCs w:val="28"/>
          <w:lang w:val="vi-VN"/>
        </w:rPr>
        <w:t>Thực</w:t>
      </w:r>
      <w:r w:rsidRPr="00BC6FBD">
        <w:rPr>
          <w:b/>
          <w:bCs/>
          <w:color w:val="000000"/>
          <w:sz w:val="28"/>
          <w:szCs w:val="28"/>
          <w:lang w:val="vi-VN"/>
        </w:rPr>
        <w:t xml:space="preserve"> hiện các quy định về quản lý hóa ch</w:t>
      </w:r>
      <w:r w:rsidRPr="00CF6003">
        <w:rPr>
          <w:b/>
          <w:bCs/>
          <w:color w:val="000000"/>
          <w:sz w:val="28"/>
          <w:szCs w:val="28"/>
          <w:lang w:val="vi-VN"/>
        </w:rPr>
        <w:t>ất</w:t>
      </w:r>
    </w:p>
    <w:p w14:paraId="3DED07F1" w14:textId="77777777" w:rsidR="00FC1F11" w:rsidRPr="00BC6FBD" w:rsidRDefault="00FC1F11" w:rsidP="00E62572">
      <w:pPr>
        <w:widowControl w:val="0"/>
        <w:spacing w:before="180"/>
        <w:ind w:firstLine="567"/>
        <w:jc w:val="both"/>
        <w:rPr>
          <w:rFonts w:eastAsia="Calibri"/>
          <w:color w:val="000000"/>
          <w:sz w:val="28"/>
          <w:szCs w:val="28"/>
          <w:lang w:val="vi-VN"/>
        </w:rPr>
      </w:pPr>
      <w:r w:rsidRPr="00BC6FBD">
        <w:rPr>
          <w:rFonts w:eastAsia="Calibri"/>
          <w:color w:val="000000"/>
          <w:sz w:val="28"/>
          <w:szCs w:val="28"/>
          <w:lang w:val="vi-VN"/>
        </w:rPr>
        <w:t xml:space="preserve">1. Kế hoạch, Biện pháp phòng ngừa, ứng phó sự cố hóa chất </w:t>
      </w:r>
    </w:p>
    <w:p w14:paraId="49566E4F" w14:textId="77777777" w:rsidR="00FC1F11" w:rsidRPr="00BC6FBD" w:rsidRDefault="00FC1F11" w:rsidP="00E62572">
      <w:pPr>
        <w:widowControl w:val="0"/>
        <w:spacing w:before="180"/>
        <w:ind w:firstLine="567"/>
        <w:jc w:val="both"/>
        <w:rPr>
          <w:rFonts w:eastAsia="Calibri"/>
          <w:color w:val="000000"/>
          <w:sz w:val="28"/>
          <w:szCs w:val="28"/>
          <w:lang w:val="vi-VN"/>
        </w:rPr>
      </w:pPr>
      <w:r w:rsidRPr="00BC6FBD">
        <w:rPr>
          <w:rFonts w:eastAsia="Calibri"/>
          <w:color w:val="000000"/>
          <w:sz w:val="28"/>
          <w:szCs w:val="28"/>
          <w:lang w:val="vi-VN"/>
        </w:rPr>
        <w:t>Tổ chức, cá nhân sản xuất, kinh doanh, chế biến, sử dụng và tàng trữ hóa chất Bảng</w:t>
      </w:r>
      <w:r w:rsidRPr="00CF6003">
        <w:rPr>
          <w:rFonts w:eastAsia="Calibri"/>
          <w:color w:val="000000"/>
          <w:sz w:val="28"/>
          <w:szCs w:val="28"/>
          <w:lang w:val="vi-VN"/>
        </w:rPr>
        <w:t>; sản xuất</w:t>
      </w:r>
      <w:r w:rsidRPr="00BC6FBD">
        <w:rPr>
          <w:rFonts w:eastAsia="Calibri"/>
          <w:color w:val="000000"/>
          <w:sz w:val="28"/>
          <w:szCs w:val="28"/>
          <w:lang w:val="vi-VN"/>
        </w:rPr>
        <w:t xml:space="preserve"> hóa chất DOC, DOC-PSF phải tuân thủ các quy định về phòng ngừa, ứng phó sự cố hóa chất tại Điều 36, 37</w:t>
      </w:r>
      <w:r w:rsidRPr="00CF6003">
        <w:rPr>
          <w:rFonts w:eastAsia="Calibri"/>
          <w:color w:val="000000"/>
          <w:sz w:val="28"/>
          <w:szCs w:val="28"/>
          <w:lang w:val="vi-VN"/>
        </w:rPr>
        <w:t>, 39</w:t>
      </w:r>
      <w:r w:rsidRPr="00BC6FBD">
        <w:rPr>
          <w:rFonts w:eastAsia="Calibri"/>
          <w:color w:val="000000"/>
          <w:sz w:val="28"/>
          <w:szCs w:val="28"/>
          <w:lang w:val="vi-VN"/>
        </w:rPr>
        <w:t xml:space="preserve"> và 42 Luật </w:t>
      </w:r>
      <w:r w:rsidRPr="00CF6003">
        <w:rPr>
          <w:rFonts w:eastAsia="Calibri"/>
          <w:color w:val="000000"/>
          <w:sz w:val="28"/>
          <w:szCs w:val="28"/>
          <w:lang w:val="vi-VN"/>
        </w:rPr>
        <w:t>H</w:t>
      </w:r>
      <w:r w:rsidRPr="00BC6FBD">
        <w:rPr>
          <w:rFonts w:eastAsia="Calibri"/>
          <w:color w:val="000000"/>
          <w:sz w:val="28"/>
          <w:szCs w:val="28"/>
          <w:lang w:val="vi-VN"/>
        </w:rPr>
        <w:t xml:space="preserve">óa chất; Điều 20 và 21 Nghị định số 113/2017/NĐ-CP, được sửa đổi, bổ sung tại Nghị định số 82/2022/NĐ-CP </w:t>
      </w:r>
      <w:r w:rsidRPr="00CF6003">
        <w:rPr>
          <w:rFonts w:eastAsia="Calibri"/>
          <w:color w:val="000000"/>
          <w:sz w:val="28"/>
          <w:szCs w:val="28"/>
          <w:lang w:val="vi-VN"/>
        </w:rPr>
        <w:t xml:space="preserve">ngày 18 tháng 10 năm 2022 </w:t>
      </w:r>
      <w:r w:rsidRPr="00BC6FBD">
        <w:rPr>
          <w:rFonts w:eastAsia="Calibri"/>
          <w:color w:val="000000"/>
          <w:sz w:val="28"/>
          <w:szCs w:val="28"/>
          <w:lang w:val="vi-VN"/>
        </w:rPr>
        <w:t>của Chính phủ</w:t>
      </w:r>
      <w:r w:rsidRPr="00CF6003">
        <w:rPr>
          <w:rFonts w:eastAsia="Calibri"/>
          <w:color w:val="000000"/>
          <w:sz w:val="28"/>
          <w:szCs w:val="28"/>
          <w:lang w:val="vi-VN"/>
        </w:rPr>
        <w:t xml:space="preserve"> s</w:t>
      </w:r>
      <w:r w:rsidRPr="00BC6FBD">
        <w:rPr>
          <w:rFonts w:eastAsia="Calibri"/>
          <w:color w:val="000000"/>
          <w:sz w:val="28"/>
          <w:szCs w:val="28"/>
          <w:lang w:val="vi-VN"/>
        </w:rPr>
        <w:t>ửa đổi, bổ sung một số điều của Nghị định số 113/2017/NĐ-CP ngày 09 tháng 10 năm 2017 của Chính phủ quy định chi tiết và hướng dẫn thi hành một số điều của Luật Hóa chất</w:t>
      </w:r>
      <w:r w:rsidRPr="00CF6003">
        <w:rPr>
          <w:rFonts w:eastAsia="Calibri"/>
          <w:color w:val="000000"/>
          <w:sz w:val="28"/>
          <w:szCs w:val="28"/>
          <w:lang w:val="vi-VN"/>
        </w:rPr>
        <w:t xml:space="preserve"> (</w:t>
      </w:r>
      <w:r w:rsidRPr="00BC6FBD">
        <w:rPr>
          <w:rFonts w:eastAsia="Calibri"/>
          <w:color w:val="000000"/>
          <w:sz w:val="28"/>
          <w:szCs w:val="28"/>
          <w:lang w:val="vi-VN"/>
        </w:rPr>
        <w:t xml:space="preserve">sau đây gọi tắt là Nghị định số </w:t>
      </w:r>
      <w:r w:rsidRPr="00CF6003">
        <w:rPr>
          <w:rFonts w:eastAsia="Calibri"/>
          <w:color w:val="000000"/>
          <w:sz w:val="28"/>
          <w:szCs w:val="28"/>
          <w:lang w:val="vi-VN"/>
        </w:rPr>
        <w:t>82/2022</w:t>
      </w:r>
      <w:r w:rsidRPr="00BC6FBD">
        <w:rPr>
          <w:rFonts w:eastAsia="Calibri"/>
          <w:color w:val="000000"/>
          <w:sz w:val="28"/>
          <w:szCs w:val="28"/>
          <w:lang w:val="vi-VN"/>
        </w:rPr>
        <w:t>/NĐ-CP</w:t>
      </w:r>
      <w:r w:rsidRPr="00CF6003">
        <w:rPr>
          <w:rFonts w:eastAsia="Calibri"/>
          <w:color w:val="000000"/>
          <w:sz w:val="28"/>
          <w:szCs w:val="28"/>
          <w:lang w:val="vi-VN"/>
        </w:rPr>
        <w:t>)</w:t>
      </w:r>
      <w:r w:rsidRPr="00BC6FBD">
        <w:rPr>
          <w:rFonts w:eastAsia="Calibri"/>
          <w:color w:val="000000"/>
          <w:sz w:val="28"/>
          <w:szCs w:val="28"/>
          <w:lang w:val="vi-VN"/>
        </w:rPr>
        <w:t>.</w:t>
      </w:r>
    </w:p>
    <w:p w14:paraId="13D2AAAA" w14:textId="77777777" w:rsidR="00FC1F11" w:rsidRPr="00BC6FBD" w:rsidRDefault="00FC1F11" w:rsidP="00E62572">
      <w:pPr>
        <w:pStyle w:val="BodyText"/>
        <w:spacing w:before="180" w:after="0" w:line="240" w:lineRule="auto"/>
        <w:ind w:firstLine="567"/>
        <w:rPr>
          <w:color w:val="000000"/>
          <w:sz w:val="28"/>
          <w:szCs w:val="28"/>
          <w:lang w:val="vi-VN"/>
        </w:rPr>
      </w:pPr>
      <w:r w:rsidRPr="00BC6FBD">
        <w:rPr>
          <w:color w:val="000000"/>
          <w:sz w:val="28"/>
          <w:szCs w:val="28"/>
          <w:lang w:val="vi-VN"/>
        </w:rPr>
        <w:t xml:space="preserve">2. Phân loại, ghi nhãn và </w:t>
      </w:r>
      <w:r w:rsidRPr="00CF6003">
        <w:rPr>
          <w:color w:val="000000"/>
          <w:sz w:val="28"/>
          <w:szCs w:val="28"/>
          <w:lang w:val="vi-VN"/>
        </w:rPr>
        <w:t>P</w:t>
      </w:r>
      <w:r w:rsidRPr="00BC6FBD">
        <w:rPr>
          <w:color w:val="000000"/>
          <w:sz w:val="28"/>
          <w:szCs w:val="28"/>
          <w:lang w:val="vi-VN"/>
        </w:rPr>
        <w:t xml:space="preserve">hiếu an toàn hóa chất </w:t>
      </w:r>
    </w:p>
    <w:p w14:paraId="13E9E6B2" w14:textId="77777777" w:rsidR="00FC1F11" w:rsidRPr="00BC6FBD" w:rsidRDefault="00FC1F11" w:rsidP="00E62572">
      <w:pPr>
        <w:widowControl w:val="0"/>
        <w:spacing w:before="180"/>
        <w:ind w:firstLine="567"/>
        <w:jc w:val="both"/>
        <w:rPr>
          <w:rFonts w:eastAsia="Calibri"/>
          <w:color w:val="000000"/>
          <w:sz w:val="28"/>
          <w:szCs w:val="28"/>
          <w:lang w:val="vi-VN"/>
        </w:rPr>
      </w:pPr>
      <w:r w:rsidRPr="00BC6FBD">
        <w:rPr>
          <w:color w:val="000000"/>
          <w:sz w:val="28"/>
          <w:szCs w:val="28"/>
          <w:lang w:val="vi-VN"/>
        </w:rPr>
        <w:t>Tổ chức, cá nhân sản xuất, nhập khẩu hóa chất Bảng</w:t>
      </w:r>
      <w:r w:rsidRPr="00CF6003">
        <w:rPr>
          <w:color w:val="000000"/>
          <w:sz w:val="28"/>
          <w:szCs w:val="28"/>
          <w:lang w:val="vi-VN"/>
        </w:rPr>
        <w:t xml:space="preserve">; sản xuất </w:t>
      </w:r>
      <w:r w:rsidRPr="00BC6FBD">
        <w:rPr>
          <w:color w:val="000000"/>
          <w:sz w:val="28"/>
          <w:szCs w:val="28"/>
          <w:lang w:val="vi-VN"/>
        </w:rPr>
        <w:t xml:space="preserve">hóa chất DOC, DOC-PSF có trách nhiệm phân loại, ghi nhãn, lập </w:t>
      </w:r>
      <w:r w:rsidRPr="00CF6003">
        <w:rPr>
          <w:color w:val="000000"/>
          <w:sz w:val="28"/>
          <w:szCs w:val="28"/>
          <w:lang w:val="vi-VN"/>
        </w:rPr>
        <w:t>P</w:t>
      </w:r>
      <w:r w:rsidRPr="00BC6FBD">
        <w:rPr>
          <w:color w:val="000000"/>
          <w:sz w:val="28"/>
          <w:szCs w:val="28"/>
          <w:lang w:val="vi-VN"/>
        </w:rPr>
        <w:t xml:space="preserve">hiếu an toàn hóa chất đối với hóa chất Bảng, hóa chất DOC, DOC-PSF trước khi đưa vào sử dụng, lưu thông trên thị trường theo quy định tại Điều 27, 28 và 29 Luật </w:t>
      </w:r>
      <w:r w:rsidRPr="00CF6003">
        <w:rPr>
          <w:color w:val="000000"/>
          <w:sz w:val="28"/>
          <w:szCs w:val="28"/>
          <w:lang w:val="vi-VN"/>
        </w:rPr>
        <w:t>H</w:t>
      </w:r>
      <w:r w:rsidRPr="00BC6FBD">
        <w:rPr>
          <w:color w:val="000000"/>
          <w:sz w:val="28"/>
          <w:szCs w:val="28"/>
          <w:lang w:val="vi-VN"/>
        </w:rPr>
        <w:t xml:space="preserve">óa chất; </w:t>
      </w:r>
      <w:r w:rsidRPr="00BC6FBD">
        <w:rPr>
          <w:rFonts w:eastAsia="Calibri"/>
          <w:color w:val="000000"/>
          <w:sz w:val="28"/>
          <w:szCs w:val="28"/>
          <w:lang w:val="vi-VN"/>
        </w:rPr>
        <w:t>Điều 23 và 24 Nghị định số 113/2017/NĐ-CP</w:t>
      </w:r>
      <w:r w:rsidRPr="00CF6003">
        <w:rPr>
          <w:rFonts w:eastAsia="Calibri"/>
          <w:color w:val="000000"/>
          <w:sz w:val="28"/>
          <w:szCs w:val="28"/>
          <w:lang w:val="vi-VN"/>
        </w:rPr>
        <w:t xml:space="preserve">, </w:t>
      </w:r>
      <w:r w:rsidRPr="00BC6FBD">
        <w:rPr>
          <w:rFonts w:eastAsia="Calibri"/>
          <w:color w:val="000000"/>
          <w:sz w:val="28"/>
          <w:szCs w:val="28"/>
          <w:lang w:val="vi-VN"/>
        </w:rPr>
        <w:t>được sửa đổi, bổ sung tại Nghị định số 82/2022/NĐ-CP.</w:t>
      </w:r>
    </w:p>
    <w:p w14:paraId="0F43F137" w14:textId="77777777" w:rsidR="00FC1F11" w:rsidRPr="00BC6FBD" w:rsidRDefault="00FC1F11" w:rsidP="00E62572">
      <w:pPr>
        <w:pStyle w:val="BodyText"/>
        <w:spacing w:before="180" w:after="0" w:line="240" w:lineRule="auto"/>
        <w:ind w:firstLine="567"/>
        <w:rPr>
          <w:bCs/>
          <w:color w:val="000000"/>
          <w:sz w:val="28"/>
          <w:szCs w:val="28"/>
          <w:lang w:val="vi-VN"/>
        </w:rPr>
      </w:pPr>
      <w:r w:rsidRPr="00BC6FBD">
        <w:rPr>
          <w:bCs/>
          <w:color w:val="000000"/>
          <w:sz w:val="28"/>
          <w:szCs w:val="28"/>
          <w:lang w:val="vi-VN"/>
        </w:rPr>
        <w:t>3. Phiếu kiểm soát mua bán hóa chất độc</w:t>
      </w:r>
    </w:p>
    <w:p w14:paraId="3C898773" w14:textId="77777777" w:rsidR="00FC1F11" w:rsidRPr="00BC6FBD" w:rsidRDefault="00FC1F11" w:rsidP="00E62572">
      <w:pPr>
        <w:pStyle w:val="BodyText"/>
        <w:spacing w:before="180" w:after="0" w:line="240" w:lineRule="auto"/>
        <w:ind w:firstLine="567"/>
        <w:rPr>
          <w:color w:val="000000"/>
          <w:sz w:val="28"/>
          <w:szCs w:val="28"/>
          <w:lang w:val="vi-VN"/>
        </w:rPr>
      </w:pPr>
      <w:r w:rsidRPr="00BC6FBD">
        <w:rPr>
          <w:color w:val="000000"/>
          <w:sz w:val="28"/>
          <w:szCs w:val="28"/>
          <w:lang w:val="vi-VN"/>
        </w:rPr>
        <w:t xml:space="preserve">Tổ chức, cá nhân mua bán hóa chất Bảng, hóa chất DOC, DOC-PSF có trách nhiệm lập Phiếu kiểm soát mua bán hóa chất độc theo Điều 23 Luật </w:t>
      </w:r>
      <w:r w:rsidRPr="00CF6003">
        <w:rPr>
          <w:color w:val="000000"/>
          <w:sz w:val="28"/>
          <w:szCs w:val="28"/>
          <w:lang w:val="vi-VN"/>
        </w:rPr>
        <w:t>H</w:t>
      </w:r>
      <w:r w:rsidRPr="00BC6FBD">
        <w:rPr>
          <w:color w:val="000000"/>
          <w:sz w:val="28"/>
          <w:szCs w:val="28"/>
          <w:lang w:val="vi-VN"/>
        </w:rPr>
        <w:t xml:space="preserve">óa chất nếu các hóa chất có một trong những đặc tính nguy hiểm quy định từ điểm đ đến điểm n khoản 4 Điều 4 Luật </w:t>
      </w:r>
      <w:r w:rsidRPr="00CF6003">
        <w:rPr>
          <w:color w:val="000000"/>
          <w:sz w:val="28"/>
          <w:szCs w:val="28"/>
          <w:lang w:val="vi-VN"/>
        </w:rPr>
        <w:t>H</w:t>
      </w:r>
      <w:r w:rsidRPr="00BC6FBD">
        <w:rPr>
          <w:color w:val="000000"/>
          <w:sz w:val="28"/>
          <w:szCs w:val="28"/>
          <w:lang w:val="vi-VN"/>
        </w:rPr>
        <w:t>óa chất.</w:t>
      </w:r>
    </w:p>
    <w:p w14:paraId="031E10A9" w14:textId="77777777" w:rsidR="00FC1F11" w:rsidRPr="00CF6003" w:rsidRDefault="00FC1F11" w:rsidP="00E62572">
      <w:pPr>
        <w:pStyle w:val="BodyText"/>
        <w:spacing w:before="180" w:after="0" w:line="240" w:lineRule="auto"/>
        <w:ind w:firstLine="567"/>
        <w:rPr>
          <w:color w:val="000000"/>
          <w:sz w:val="28"/>
          <w:szCs w:val="28"/>
          <w:lang w:val="vi-VN"/>
        </w:rPr>
      </w:pPr>
      <w:r w:rsidRPr="00CF6003">
        <w:rPr>
          <w:color w:val="000000"/>
          <w:sz w:val="28"/>
          <w:szCs w:val="28"/>
          <w:lang w:val="vi-VN"/>
        </w:rPr>
        <w:t xml:space="preserve">4. Huấn luyện an toàn hóa chất </w:t>
      </w:r>
    </w:p>
    <w:p w14:paraId="3371DA9E" w14:textId="77777777" w:rsidR="00FC1F11" w:rsidRPr="00BC6FBD" w:rsidRDefault="00FC1F11" w:rsidP="00E62572">
      <w:pPr>
        <w:pStyle w:val="BodyText"/>
        <w:spacing w:before="180" w:after="0" w:line="240" w:lineRule="auto"/>
        <w:ind w:firstLine="567"/>
        <w:rPr>
          <w:color w:val="000000"/>
          <w:sz w:val="28"/>
          <w:szCs w:val="28"/>
          <w:lang w:val="vi-VN"/>
        </w:rPr>
      </w:pPr>
      <w:r w:rsidRPr="00BC6FBD">
        <w:rPr>
          <w:color w:val="000000"/>
          <w:sz w:val="28"/>
          <w:szCs w:val="28"/>
          <w:lang w:val="vi-VN"/>
        </w:rPr>
        <w:t>Tổ chức, cá nhân sản xuất hóa chất Bảng, hóa chất DOC, DOC-PSF, kinh doanh, xuất nhập khẩu, chế biến, sử dụng và tàng trữ hóa chất Bảng phải tuân thủ các quy định về</w:t>
      </w:r>
      <w:r w:rsidRPr="00CF6003">
        <w:rPr>
          <w:color w:val="000000"/>
          <w:sz w:val="28"/>
          <w:szCs w:val="28"/>
          <w:lang w:val="vi-VN"/>
        </w:rPr>
        <w:t xml:space="preserve"> huấn luyện an toàn hóa chất</w:t>
      </w:r>
      <w:r w:rsidRPr="00BC6FBD">
        <w:rPr>
          <w:color w:val="000000"/>
          <w:sz w:val="28"/>
          <w:szCs w:val="28"/>
          <w:lang w:val="vi-VN"/>
        </w:rPr>
        <w:t xml:space="preserve"> tại các Điều 31, 32, 33</w:t>
      </w:r>
      <w:r w:rsidRPr="00CF6003">
        <w:rPr>
          <w:color w:val="000000"/>
          <w:sz w:val="28"/>
          <w:szCs w:val="28"/>
          <w:lang w:val="vi-VN"/>
        </w:rPr>
        <w:t xml:space="preserve"> và</w:t>
      </w:r>
      <w:r w:rsidRPr="00BC6FBD">
        <w:rPr>
          <w:color w:val="000000"/>
          <w:sz w:val="28"/>
          <w:szCs w:val="28"/>
          <w:lang w:val="vi-VN"/>
        </w:rPr>
        <w:t xml:space="preserve"> 34 Nghị định </w:t>
      </w:r>
      <w:r w:rsidRPr="00CF6003">
        <w:rPr>
          <w:color w:val="000000"/>
          <w:sz w:val="28"/>
          <w:szCs w:val="28"/>
          <w:lang w:val="vi-VN"/>
        </w:rPr>
        <w:t xml:space="preserve">số </w:t>
      </w:r>
      <w:r w:rsidRPr="00BC6FBD">
        <w:rPr>
          <w:color w:val="000000"/>
          <w:sz w:val="28"/>
          <w:szCs w:val="28"/>
          <w:lang w:val="vi-VN"/>
        </w:rPr>
        <w:t>113/2017/NĐ-CP</w:t>
      </w:r>
      <w:r w:rsidRPr="00CF6003">
        <w:rPr>
          <w:color w:val="000000"/>
          <w:sz w:val="28"/>
          <w:szCs w:val="28"/>
          <w:lang w:val="vi-VN"/>
        </w:rPr>
        <w:t xml:space="preserve">, </w:t>
      </w:r>
      <w:r w:rsidRPr="00BC6FBD">
        <w:rPr>
          <w:rFonts w:eastAsia="Calibri"/>
          <w:color w:val="000000"/>
          <w:sz w:val="28"/>
          <w:szCs w:val="28"/>
          <w:lang w:val="vi-VN"/>
        </w:rPr>
        <w:t>được sửa đổi, bổ sung tại Nghị định số 82/2022/NĐ-CP</w:t>
      </w:r>
      <w:r w:rsidRPr="00BC6FBD">
        <w:rPr>
          <w:color w:val="000000"/>
          <w:sz w:val="28"/>
          <w:szCs w:val="28"/>
          <w:lang w:val="vi-VN"/>
        </w:rPr>
        <w:t>.</w:t>
      </w:r>
    </w:p>
    <w:p w14:paraId="31DCB439" w14:textId="77777777" w:rsidR="00FC1F11" w:rsidRPr="00BC6FBD" w:rsidRDefault="00FC1F11" w:rsidP="00E62572">
      <w:pPr>
        <w:widowControl w:val="0"/>
        <w:spacing w:before="180"/>
        <w:ind w:firstLine="567"/>
        <w:jc w:val="both"/>
        <w:rPr>
          <w:color w:val="000000"/>
          <w:sz w:val="28"/>
          <w:szCs w:val="28"/>
          <w:lang w:val="vi-VN"/>
        </w:rPr>
      </w:pPr>
      <w:r w:rsidRPr="00BC6FBD">
        <w:rPr>
          <w:color w:val="000000"/>
          <w:sz w:val="28"/>
          <w:szCs w:val="28"/>
          <w:lang w:val="vi-VN"/>
        </w:rPr>
        <w:t>5. San chiết, đóng gói hóa chất Bảng</w:t>
      </w:r>
    </w:p>
    <w:p w14:paraId="7AFAAA7F" w14:textId="77777777" w:rsidR="00FC1F11" w:rsidRPr="00BC6FBD" w:rsidRDefault="00FC1F11" w:rsidP="00E62572">
      <w:pPr>
        <w:widowControl w:val="0"/>
        <w:spacing w:before="180"/>
        <w:ind w:firstLine="567"/>
        <w:jc w:val="both"/>
        <w:rPr>
          <w:color w:val="000000"/>
          <w:sz w:val="28"/>
          <w:szCs w:val="28"/>
          <w:lang w:val="vi-VN"/>
        </w:rPr>
      </w:pPr>
      <w:r w:rsidRPr="00BC6FBD">
        <w:rPr>
          <w:color w:val="000000"/>
          <w:sz w:val="28"/>
          <w:szCs w:val="28"/>
          <w:lang w:val="vi-VN"/>
        </w:rPr>
        <w:lastRenderedPageBreak/>
        <w:t>Yêu cầu đối với việc san chiết, đóng gói hóa chất Bảng thực hiện theo quy định tại Điều 7 Nghị định số 113/2017/NĐ-CP.</w:t>
      </w:r>
    </w:p>
    <w:p w14:paraId="7D6BC863"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6. Cung cấp thông tin và lưu trữ thông tin hóa chất</w:t>
      </w:r>
    </w:p>
    <w:p w14:paraId="2AF380B7"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Tổ chức, cá nhân sản xuất hóa chất Bảng, hóa chất DOC, DOC-PSF, kinh doanh, xuất nhập khẩu, chế biến, sử dụng và tàng trữ hóa chất Bảng có trách nhiệm cung cấp thông tin và lưu trữ thông tin về hóa chất theo quy định tại Điều 49, Điều 53 Luật</w:t>
      </w:r>
      <w:r w:rsidRPr="00CF6003">
        <w:rPr>
          <w:color w:val="000000"/>
          <w:sz w:val="28"/>
          <w:szCs w:val="28"/>
          <w:lang w:val="vi-VN"/>
        </w:rPr>
        <w:t xml:space="preserve"> H</w:t>
      </w:r>
      <w:r w:rsidRPr="00BC6FBD">
        <w:rPr>
          <w:color w:val="000000"/>
          <w:sz w:val="28"/>
          <w:szCs w:val="28"/>
          <w:lang w:val="vi-VN"/>
        </w:rPr>
        <w:t>óa chất.</w:t>
      </w:r>
    </w:p>
    <w:p w14:paraId="5A9DC4F8" w14:textId="77777777" w:rsidR="00FC1F11" w:rsidRPr="00BC6FBD" w:rsidRDefault="00FC1F11" w:rsidP="00BC6FBD">
      <w:pPr>
        <w:pStyle w:val="BodyText"/>
        <w:spacing w:before="240" w:after="0" w:line="240" w:lineRule="auto"/>
        <w:ind w:firstLine="567"/>
        <w:rPr>
          <w:bCs/>
          <w:color w:val="000000"/>
          <w:sz w:val="28"/>
          <w:szCs w:val="28"/>
          <w:lang w:val="vi-VN"/>
        </w:rPr>
      </w:pPr>
      <w:bookmarkStart w:id="9" w:name="_Toc182894441"/>
      <w:r w:rsidRPr="00BC6FBD">
        <w:rPr>
          <w:bCs/>
          <w:color w:val="000000"/>
          <w:sz w:val="28"/>
          <w:szCs w:val="28"/>
          <w:lang w:val="vi-VN"/>
        </w:rPr>
        <w:t>7. Vận chuyển hóa chất Bảng, hóa chất DOC, DOC-PSF</w:t>
      </w:r>
    </w:p>
    <w:p w14:paraId="719A4BC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Tổ chức, cá nhân vận chuyển hóa chất Bảng, hóa chất DOC, DOC-PSF phải tuân thủ các quy định về vận chuyển hàng nguy hiểm của pháp luật về đường bộ, đường thủy nội địa, đường sắt, hàng không dân dụng, hàng hải, các điều ước quốc tế có liên quan mà Việt Nam là thành viên và các quy định khác của pháp luật.</w:t>
      </w:r>
      <w:bookmarkEnd w:id="9"/>
    </w:p>
    <w:p w14:paraId="475A5B39" w14:textId="77777777" w:rsidR="00BC6FBD" w:rsidRPr="00E62572" w:rsidRDefault="00BC6FBD" w:rsidP="00BC6FBD">
      <w:pPr>
        <w:widowControl w:val="0"/>
        <w:jc w:val="center"/>
        <w:rPr>
          <w:b/>
          <w:bCs/>
          <w:color w:val="000000"/>
          <w:sz w:val="22"/>
          <w:szCs w:val="28"/>
          <w:lang w:val="vi-VN"/>
        </w:rPr>
      </w:pPr>
    </w:p>
    <w:p w14:paraId="706A87A0"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Mục 2</w:t>
      </w:r>
    </w:p>
    <w:p w14:paraId="41E1F0DF"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SẢN XUẤT, KINH DOANH HÓA CHẤT BẢNG;</w:t>
      </w:r>
    </w:p>
    <w:p w14:paraId="13E27CA5" w14:textId="77777777" w:rsidR="00FC1F11" w:rsidRPr="00BC6FBD" w:rsidRDefault="00FC1F11" w:rsidP="00BC6FBD">
      <w:pPr>
        <w:widowControl w:val="0"/>
        <w:jc w:val="center"/>
        <w:rPr>
          <w:b/>
          <w:bCs/>
          <w:color w:val="000000"/>
          <w:sz w:val="28"/>
          <w:szCs w:val="28"/>
          <w:lang w:val="vi-VN"/>
        </w:rPr>
      </w:pPr>
      <w:r w:rsidRPr="00BC6FBD">
        <w:rPr>
          <w:b/>
          <w:bCs/>
          <w:color w:val="000000"/>
          <w:sz w:val="28"/>
          <w:szCs w:val="28"/>
          <w:lang w:val="vi-VN"/>
        </w:rPr>
        <w:t>SẢN XUẤT HÓA CHẤT DOC, DOC-PSF</w:t>
      </w:r>
    </w:p>
    <w:p w14:paraId="72D4936A" w14:textId="77777777" w:rsidR="00FC1F11" w:rsidRPr="00E62572" w:rsidRDefault="00FC1F11" w:rsidP="00BC6FBD">
      <w:pPr>
        <w:widowControl w:val="0"/>
        <w:spacing w:before="240"/>
        <w:ind w:firstLine="567"/>
        <w:jc w:val="both"/>
        <w:rPr>
          <w:rFonts w:ascii="Times New Roman Bold" w:eastAsia="Calibri" w:hAnsi="Times New Roman Bold"/>
          <w:b/>
          <w:color w:val="000000"/>
          <w:spacing w:val="-6"/>
          <w:sz w:val="28"/>
          <w:szCs w:val="28"/>
          <w:lang w:val="vi-VN"/>
        </w:rPr>
      </w:pPr>
      <w:r w:rsidRPr="00E62572">
        <w:rPr>
          <w:rFonts w:ascii="Times New Roman Bold" w:eastAsia="Calibri" w:hAnsi="Times New Roman Bold"/>
          <w:b/>
          <w:color w:val="000000"/>
          <w:spacing w:val="-6"/>
          <w:sz w:val="28"/>
          <w:szCs w:val="28"/>
          <w:lang w:val="vi-VN"/>
        </w:rPr>
        <w:t>Điều 10. Điều kiện cấp giấy phép sản xuất, kinh doanh hóa chất Bảng</w:t>
      </w:r>
    </w:p>
    <w:p w14:paraId="602842AA" w14:textId="77777777" w:rsidR="00FC1F11" w:rsidRPr="00BC6FBD" w:rsidRDefault="00FC1F11" w:rsidP="00BC6FBD">
      <w:pPr>
        <w:widowControl w:val="0"/>
        <w:spacing w:before="240"/>
        <w:ind w:firstLine="567"/>
        <w:jc w:val="both"/>
        <w:rPr>
          <w:rFonts w:eastAsia="Calibri"/>
          <w:color w:val="000000"/>
          <w:sz w:val="28"/>
          <w:szCs w:val="28"/>
          <w:lang w:val="vi-VN"/>
        </w:rPr>
      </w:pPr>
      <w:r w:rsidRPr="00BC6FBD">
        <w:rPr>
          <w:rFonts w:eastAsia="Calibri"/>
          <w:color w:val="000000"/>
          <w:sz w:val="28"/>
          <w:szCs w:val="28"/>
          <w:lang w:val="vi-VN"/>
        </w:rPr>
        <w:t>1. Điều kiện sản xuất</w:t>
      </w:r>
    </w:p>
    <w:p w14:paraId="03926906" w14:textId="77777777" w:rsidR="00FC1F11" w:rsidRPr="00BC6FBD" w:rsidRDefault="00FC1F11" w:rsidP="00BC6FBD">
      <w:pPr>
        <w:widowControl w:val="0"/>
        <w:spacing w:before="240"/>
        <w:ind w:firstLine="567"/>
        <w:jc w:val="both"/>
        <w:rPr>
          <w:color w:val="000000"/>
          <w:sz w:val="28"/>
          <w:szCs w:val="28"/>
          <w:lang w:val="vi-VN"/>
        </w:rPr>
      </w:pPr>
      <w:r w:rsidRPr="00BC6FBD">
        <w:rPr>
          <w:rFonts w:eastAsia="Calibri"/>
          <w:color w:val="000000"/>
          <w:sz w:val="28"/>
          <w:szCs w:val="28"/>
          <w:lang w:val="vi-VN"/>
        </w:rPr>
        <w:t xml:space="preserve">a) </w:t>
      </w:r>
      <w:r w:rsidRPr="00BC6FBD">
        <w:rPr>
          <w:color w:val="000000"/>
          <w:sz w:val="28"/>
          <w:szCs w:val="28"/>
          <w:lang w:val="vi-VN"/>
        </w:rPr>
        <w:t xml:space="preserve">Là doanh nghiệp được thành lập theo quy định của pháp luật; </w:t>
      </w:r>
    </w:p>
    <w:p w14:paraId="22D3C8EC"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b) Cơ sở vật chất - kỹ thuật phải đáp ứng yêu cầu trong sản xuất theo quy định tại khoản 1 Điều 8 Nghị định này;</w:t>
      </w:r>
    </w:p>
    <w:p w14:paraId="31CFD2FD"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c) Giám đốc hoặc Phó Giám đốc kỹ thuật hoặc cán bộ kỹ thuật phụ trách hoạt động sản xuất hóa chất Bảng phải có trình độ từ đại học trở lên chuyên ngành hóa chất;</w:t>
      </w:r>
    </w:p>
    <w:p w14:paraId="0CDDF1CE" w14:textId="77777777" w:rsidR="00FC1F11" w:rsidRPr="00BC6FBD" w:rsidRDefault="00FC1F11" w:rsidP="00BC6FBD">
      <w:pPr>
        <w:widowControl w:val="0"/>
        <w:spacing w:before="240"/>
        <w:ind w:firstLine="567"/>
        <w:jc w:val="both"/>
        <w:rPr>
          <w:color w:val="000000"/>
          <w:sz w:val="28"/>
          <w:szCs w:val="28"/>
          <w:lang w:val="vi-VN"/>
        </w:rPr>
      </w:pPr>
      <w:r w:rsidRPr="00581025">
        <w:rPr>
          <w:color w:val="000000"/>
          <w:spacing w:val="-6"/>
          <w:sz w:val="28"/>
          <w:szCs w:val="28"/>
          <w:lang w:val="vi-VN"/>
        </w:rPr>
        <w:t>d) Các đối tượng thuộc quy định tại Điều 32 Nghị định số 113/2017/NĐ-CP</w:t>
      </w:r>
      <w:r w:rsidRPr="00BC6FBD">
        <w:rPr>
          <w:color w:val="000000"/>
          <w:sz w:val="28"/>
          <w:szCs w:val="28"/>
          <w:lang w:val="vi-VN"/>
        </w:rPr>
        <w:t xml:space="preserve"> phải được huấn luyện an toàn hóa chất.</w:t>
      </w:r>
    </w:p>
    <w:p w14:paraId="399220A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2. Điều kiện kinh doanh </w:t>
      </w:r>
    </w:p>
    <w:p w14:paraId="35FBCF68"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a) Là doanh nghiệp được thành lập theo quy định của pháp luật; </w:t>
      </w:r>
    </w:p>
    <w:p w14:paraId="1850A4B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b) Cơ sở vật chất - kỹ thuật phải đáp ứng yêu cầu trong kinh doanh theo quy định tại khoản 2 Điều 8 Nghị định này;</w:t>
      </w:r>
    </w:p>
    <w:p w14:paraId="68CBFBCF"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c) Có kho chứa hoặc có hợp đồng thuê kho chứa hóa chất hoặc sử dụng kho của tổ chức, cá nhân mua hoặc bán hóa chất đáp ứng được các điều kiện về bảo quản an toàn hóa chất</w:t>
      </w:r>
      <w:r w:rsidRPr="00CF6003">
        <w:rPr>
          <w:color w:val="000000"/>
          <w:sz w:val="28"/>
          <w:szCs w:val="28"/>
          <w:lang w:val="vi-VN"/>
        </w:rPr>
        <w:t xml:space="preserve"> và</w:t>
      </w:r>
      <w:r w:rsidRPr="00BC6FBD">
        <w:rPr>
          <w:color w:val="000000"/>
          <w:sz w:val="28"/>
          <w:szCs w:val="28"/>
          <w:lang w:val="vi-VN"/>
        </w:rPr>
        <w:t xml:space="preserve"> an toàn phòng, chống cháy nổ;</w:t>
      </w:r>
    </w:p>
    <w:p w14:paraId="748833A6"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lastRenderedPageBreak/>
        <w:t xml:space="preserve">d) </w:t>
      </w:r>
      <w:r w:rsidRPr="00BC6FBD">
        <w:rPr>
          <w:rFonts w:eastAsia="Calibri"/>
          <w:color w:val="000000"/>
          <w:sz w:val="28"/>
          <w:szCs w:val="28"/>
          <w:lang w:val="vi-VN"/>
        </w:rPr>
        <w:t>Người phụ trách về an toàn hóa chất của cơ sở kinh doanh hóa chất Bảng phải có trình độ trung cấp trở lên chuyên ngành hóa chất</w:t>
      </w:r>
      <w:r w:rsidRPr="00BC6FBD">
        <w:rPr>
          <w:color w:val="000000"/>
          <w:sz w:val="28"/>
          <w:szCs w:val="28"/>
          <w:lang w:val="vi-VN"/>
        </w:rPr>
        <w:t>;</w:t>
      </w:r>
    </w:p>
    <w:p w14:paraId="28326663" w14:textId="77777777" w:rsidR="00FC1F11" w:rsidRPr="00BC6FBD" w:rsidRDefault="00FC1F11" w:rsidP="00BC6FBD">
      <w:pPr>
        <w:widowControl w:val="0"/>
        <w:spacing w:before="240"/>
        <w:ind w:firstLine="567"/>
        <w:jc w:val="both"/>
        <w:rPr>
          <w:color w:val="000000"/>
          <w:sz w:val="28"/>
          <w:szCs w:val="28"/>
          <w:lang w:val="vi-VN"/>
        </w:rPr>
      </w:pPr>
      <w:r w:rsidRPr="00E62572">
        <w:rPr>
          <w:color w:val="000000"/>
          <w:spacing w:val="-6"/>
          <w:sz w:val="28"/>
          <w:szCs w:val="28"/>
          <w:lang w:val="vi-VN"/>
        </w:rPr>
        <w:t>đ) Các đối tượng thuộc quy định tại Điều 32 Nghị định số 113/2017/NĐ-CP</w:t>
      </w:r>
      <w:r w:rsidRPr="00BC6FBD">
        <w:rPr>
          <w:color w:val="000000"/>
          <w:sz w:val="28"/>
          <w:szCs w:val="28"/>
          <w:lang w:val="vi-VN"/>
        </w:rPr>
        <w:t xml:space="preserve"> phải được huấn luyện an toàn hóa chất.</w:t>
      </w:r>
    </w:p>
    <w:p w14:paraId="308E99D7"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3. Cơ sở sản xuất hóa chất Bảng 1 ngoài việc đáp ứng các điều kiện quy định tại khoản 1 Điều này phải đáp ứng điều kiện sau đây: </w:t>
      </w:r>
    </w:p>
    <w:p w14:paraId="69B09795" w14:textId="468C5E00"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a) Chỉ được sản xuất hóa chất Bảng 1 cho một hoặc một số mục đích đặc biệt được quy định tại khoản 2 Điều 6 Luật Đầu tư, bao gồm phân tích, kiểm nghiệm, nghiên cứu khoa học, y tế, sản xuất dược phẩm, điều tra tội phạm, bảo vệ quốc phòng, an ninh;</w:t>
      </w:r>
    </w:p>
    <w:p w14:paraId="36B41E1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b) Quy mô sản xuất tại cơ sở quy mô đơn lẻ, dung tích của các thiết bị phản ứng không vượt quá 100 lít và tổng dung tích của các thiết bị phản ứng có dung tích trên 5 lít không vượt quá 500 lít. Quy mô sản xuất tại các cơ sở khác, tổng sản lượng không vượt quá 10 kg/năm đối với mục đích bảo vệ; sản lượng không vượt quá 100 gam/năm đối với một hoá chất nhưng tổng sản </w:t>
      </w:r>
      <w:r w:rsidRPr="00E62572">
        <w:rPr>
          <w:color w:val="000000"/>
          <w:spacing w:val="-6"/>
          <w:sz w:val="28"/>
          <w:szCs w:val="28"/>
          <w:lang w:val="vi-VN"/>
        </w:rPr>
        <w:t>lượng không vượt quá 10 kg/năm đối với mục đích nghiên cứu, y tế, dược phẩm</w:t>
      </w:r>
      <w:r w:rsidRPr="00BC6FBD">
        <w:rPr>
          <w:color w:val="000000"/>
          <w:sz w:val="28"/>
          <w:szCs w:val="28"/>
          <w:lang w:val="vi-VN"/>
        </w:rPr>
        <w:t>; tổng sản lượng không vượt quá 100 gam/năm đối với các phòng thí nghiệm.</w:t>
      </w:r>
    </w:p>
    <w:p w14:paraId="366754C3" w14:textId="6C900016" w:rsidR="00FC1F11" w:rsidRPr="00BC6FBD" w:rsidRDefault="007F5520" w:rsidP="00BC6FBD">
      <w:pPr>
        <w:widowControl w:val="0"/>
        <w:spacing w:before="240"/>
        <w:ind w:firstLine="567"/>
        <w:jc w:val="both"/>
        <w:rPr>
          <w:color w:val="000000"/>
          <w:sz w:val="28"/>
          <w:szCs w:val="28"/>
          <w:lang w:val="vi-VN"/>
        </w:rPr>
      </w:pPr>
      <w:r w:rsidRPr="00CF6003">
        <w:rPr>
          <w:rFonts w:eastAsia="Calibri"/>
          <w:color w:val="000000"/>
          <w:sz w:val="28"/>
          <w:szCs w:val="28"/>
          <w:lang w:val="vi-VN"/>
        </w:rPr>
        <w:t>4</w:t>
      </w:r>
      <w:r w:rsidR="00FC1F11" w:rsidRPr="00BC6FBD">
        <w:rPr>
          <w:rFonts w:eastAsia="Calibri"/>
          <w:color w:val="000000"/>
          <w:sz w:val="28"/>
          <w:szCs w:val="28"/>
          <w:lang w:val="vi-VN"/>
        </w:rPr>
        <w:t xml:space="preserve">. </w:t>
      </w:r>
      <w:r w:rsidR="00FC1F11" w:rsidRPr="00BC6FBD">
        <w:rPr>
          <w:color w:val="000000"/>
          <w:sz w:val="28"/>
          <w:szCs w:val="28"/>
          <w:lang w:val="vi-VN"/>
        </w:rPr>
        <w:t>Cơ sở sản xuất, kinh doanh hóa chất Bảng 2, hóa chất Bảng 3 ngoài việc đáp ứng các điều kiện quy định tại khoản 1 và 2 Điều này phải đáp ứng điều kiện: Chỉ được sản xuất, kinh doanh hóa chất Bảng 2, hóa chất Bảng 3 cho các mục đích không bị cấm quy định tại Điều 3 Nghị định này.</w:t>
      </w:r>
    </w:p>
    <w:p w14:paraId="352B81A0" w14:textId="77777777" w:rsidR="00FC1F11" w:rsidRPr="00BC6FBD" w:rsidRDefault="00FC1F11" w:rsidP="00BC6FBD">
      <w:pPr>
        <w:widowControl w:val="0"/>
        <w:spacing w:before="240"/>
        <w:ind w:firstLine="567"/>
        <w:jc w:val="both"/>
        <w:rPr>
          <w:b/>
          <w:color w:val="000000"/>
          <w:sz w:val="28"/>
          <w:szCs w:val="28"/>
          <w:lang w:val="vi-VN"/>
        </w:rPr>
      </w:pPr>
      <w:r w:rsidRPr="00BC6FBD">
        <w:rPr>
          <w:b/>
          <w:color w:val="000000"/>
          <w:sz w:val="28"/>
          <w:szCs w:val="28"/>
          <w:lang w:val="vi-VN"/>
        </w:rPr>
        <w:t>Điều 11. Hồ sơ, trình tự, thủ tục cấp, cấp lại, cấp điều chỉnh Giấy phép sản xuất hóa chất Bảng 1</w:t>
      </w:r>
    </w:p>
    <w:p w14:paraId="6118A73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1. Bộ Công Thương</w:t>
      </w:r>
      <w:r w:rsidRPr="00CF6003">
        <w:rPr>
          <w:color w:val="000000"/>
          <w:sz w:val="28"/>
          <w:szCs w:val="28"/>
          <w:lang w:val="vi-VN"/>
        </w:rPr>
        <w:t xml:space="preserve"> </w:t>
      </w:r>
      <w:r w:rsidRPr="00BC6FBD">
        <w:rPr>
          <w:color w:val="000000"/>
          <w:sz w:val="28"/>
          <w:szCs w:val="28"/>
          <w:lang w:val="vi-VN"/>
        </w:rPr>
        <w:t>là cơ quan có thẩm quyền tiếp nhận hồ sơ, thẩm định, đánh giá điều kiện thực tế và báo cáo Thủ tướng Chính phủ cấp, cấp lại, cấp điều chỉnh Giấy phép sản xuất hóa chất Bảng 1.</w:t>
      </w:r>
    </w:p>
    <w:p w14:paraId="09D41638"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2. Hồ sơ đề nghị cấp Giấy phép sản xuất hóa chất Bảng 1</w:t>
      </w:r>
    </w:p>
    <w:p w14:paraId="28651406"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a) Văn bản đề nghị cấp Giấy phép sản xuất hóa chất Bảng được quy định tại Mẫu số 01 Phụ lục II ban hành kèm theo Nghị định này;</w:t>
      </w:r>
    </w:p>
    <w:p w14:paraId="48BDEE11" w14:textId="77777777" w:rsidR="00FC1F11" w:rsidRPr="00BC6FBD" w:rsidRDefault="00FC1F11" w:rsidP="00BC6FBD">
      <w:pPr>
        <w:widowControl w:val="0"/>
        <w:tabs>
          <w:tab w:val="left" w:pos="1980"/>
        </w:tabs>
        <w:spacing w:before="240"/>
        <w:ind w:firstLine="567"/>
        <w:jc w:val="both"/>
        <w:rPr>
          <w:color w:val="000000"/>
          <w:sz w:val="28"/>
          <w:szCs w:val="28"/>
          <w:lang w:val="vi-VN"/>
        </w:rPr>
      </w:pPr>
      <w:r w:rsidRPr="00CF6003">
        <w:rPr>
          <w:color w:val="000000"/>
          <w:sz w:val="28"/>
          <w:szCs w:val="28"/>
          <w:lang w:val="vi-VN"/>
        </w:rPr>
        <w:t>b</w:t>
      </w:r>
      <w:r w:rsidRPr="00BC6FBD">
        <w:rPr>
          <w:color w:val="000000"/>
          <w:sz w:val="28"/>
          <w:szCs w:val="28"/>
          <w:lang w:val="vi-VN"/>
        </w:rPr>
        <w:t xml:space="preserve">) Bản thuyết minh về điều kiện sản xuất được quy định tại Mẫu số 05 Phụ lục II ban hành kèm theo Nghị định này. Trong đó, nêu rõ quy mô sản xuất tại cơ sở quy mô đơn lẻ, dung tích của các thiết bị phản ứng không vượt quá 100 lít và tổng dung tích của các thiết bị phản ứng có dung tích trên 5 lít không vượt quá 500 lít. Quy mô sản xuất tại các cơ sở khác, tổng sản lượng không vượt quá 10 kg/năm đối với mục đích bảo vệ; sản lượng không vượt quá 100 gam/năm đối với một hoá chất nhưng tổng sản lượng không vượt quá 10 </w:t>
      </w:r>
      <w:r w:rsidRPr="00BC6FBD">
        <w:rPr>
          <w:color w:val="000000"/>
          <w:sz w:val="28"/>
          <w:szCs w:val="28"/>
          <w:lang w:val="vi-VN"/>
        </w:rPr>
        <w:lastRenderedPageBreak/>
        <w:t>kg/năm đối với mục đích nghiên cứu, y tế, dược phẩm; tổng sản lượng không vượt quá 100 gam/năm đối với các phòng thí nghiệm. Bản sao giấy tờ chứng minh quyền sử dụng đối với thửa đất xây dựng nhà xưởng, kho chứa hoặc hợp đồng thuê nhà xưởng, kho chứa;</w:t>
      </w:r>
    </w:p>
    <w:p w14:paraId="3962CB62" w14:textId="77777777" w:rsidR="00FC1F11" w:rsidRPr="00BC6FBD" w:rsidRDefault="00FC1F11" w:rsidP="00BC6FBD">
      <w:pPr>
        <w:widowControl w:val="0"/>
        <w:tabs>
          <w:tab w:val="left" w:pos="1980"/>
        </w:tabs>
        <w:spacing w:before="240"/>
        <w:ind w:firstLine="567"/>
        <w:jc w:val="both"/>
        <w:rPr>
          <w:color w:val="000000"/>
          <w:sz w:val="28"/>
          <w:szCs w:val="28"/>
          <w:lang w:val="vi-VN"/>
        </w:rPr>
      </w:pPr>
      <w:r w:rsidRPr="00CF6003">
        <w:rPr>
          <w:color w:val="000000"/>
          <w:sz w:val="28"/>
          <w:szCs w:val="28"/>
          <w:lang w:val="vi-VN"/>
        </w:rPr>
        <w:t>c</w:t>
      </w:r>
      <w:r w:rsidRPr="00BC6FBD">
        <w:rPr>
          <w:color w:val="000000"/>
          <w:sz w:val="28"/>
          <w:szCs w:val="28"/>
          <w:lang w:val="vi-VN"/>
        </w:rPr>
        <w:t>) Bản sao Bằng đại học trở lên chuyên ngành hóa chất của Giám đốc hoặc Phó Giám đốc kỹ thuật hoặc cán bộ kỹ thuật phụ trách hoạt động sản xuất hóa chất;</w:t>
      </w:r>
    </w:p>
    <w:p w14:paraId="1E2133D6" w14:textId="77777777"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d</w:t>
      </w:r>
      <w:r w:rsidRPr="00BC6FBD">
        <w:rPr>
          <w:color w:val="000000"/>
          <w:sz w:val="28"/>
          <w:szCs w:val="28"/>
          <w:lang w:val="vi-VN"/>
        </w:rPr>
        <w:t>) Bản sao Quyết định công nhận kết quả kiểm tra huấn luyện an toàn hóa chất theo quy định tại Điều 34 Nghị định số 113/2017/NĐ-CP, được sửa đổi, bổ sung tại Nghị định số 82/2022/NĐ-CP;</w:t>
      </w:r>
    </w:p>
    <w:p w14:paraId="7ACE6C49" w14:textId="77777777"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đ</w:t>
      </w:r>
      <w:r w:rsidRPr="00BC6FBD">
        <w:rPr>
          <w:color w:val="000000"/>
          <w:sz w:val="28"/>
          <w:szCs w:val="28"/>
          <w:lang w:val="vi-VN"/>
        </w:rPr>
        <w:t>) Bản sao Quyết định phê duyệt hoặc văn bản xác nhận các tài liệu liên quan đến bảo vệ môi trường theo quy định của pháp luật được cơ quan quản lý nhà nước có thẩm quyền ban hành;</w:t>
      </w:r>
    </w:p>
    <w:p w14:paraId="5C1D1AAA" w14:textId="77777777" w:rsidR="00FC1F11" w:rsidRPr="00CF6003" w:rsidRDefault="00FC1F11" w:rsidP="00BC6FBD">
      <w:pPr>
        <w:widowControl w:val="0"/>
        <w:spacing w:before="240"/>
        <w:ind w:firstLine="567"/>
        <w:jc w:val="both"/>
        <w:rPr>
          <w:color w:val="000000"/>
          <w:sz w:val="28"/>
          <w:szCs w:val="28"/>
          <w:lang w:val="vi-VN"/>
        </w:rPr>
      </w:pPr>
      <w:r w:rsidRPr="00CF6003">
        <w:rPr>
          <w:color w:val="000000"/>
          <w:sz w:val="28"/>
          <w:szCs w:val="28"/>
          <w:lang w:val="vi-VN"/>
        </w:rPr>
        <w:t>e</w:t>
      </w:r>
      <w:r w:rsidRPr="00BC6FBD">
        <w:rPr>
          <w:color w:val="000000"/>
          <w:sz w:val="28"/>
          <w:szCs w:val="28"/>
          <w:lang w:val="vi-VN"/>
        </w:rPr>
        <w:t>) Bản sao Văn bản chấp thuận kết quả nghiệm thu về phòng cháy và chữa cháy của cơ quan Cảnh sát phòng cháy chữa cháy đối với từng cơ sở sản xuất thuộc đối tượng phải thẩm duyệt thiết kế về phòng cháy và chữa cháy</w:t>
      </w:r>
      <w:r w:rsidR="00581025" w:rsidRPr="00CF6003">
        <w:rPr>
          <w:color w:val="000000"/>
          <w:sz w:val="28"/>
          <w:szCs w:val="28"/>
          <w:lang w:val="vi-VN"/>
        </w:rPr>
        <w:t>.</w:t>
      </w:r>
    </w:p>
    <w:p w14:paraId="6394C632"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Bản sao Biên bản kiểm tra an toàn về phòng cháy và chữa cháy hoặc văn bản của cơ quan có thẩm quyền chứng minh đảm bảo các điều kiện an toàn về phòng cháy và chữa cháy đối với từng cơ sở sản xuất không thuộc đối tượng bắt buộc phải thẩm duyệt thiết kế về phòng cháy và chữa cháy;</w:t>
      </w:r>
    </w:p>
    <w:p w14:paraId="5D844F38" w14:textId="77777777" w:rsidR="00FC1F11" w:rsidRPr="00CF6003" w:rsidRDefault="00FC1F11" w:rsidP="00BC6FBD">
      <w:pPr>
        <w:widowControl w:val="0"/>
        <w:spacing w:before="240"/>
        <w:ind w:firstLine="567"/>
        <w:jc w:val="both"/>
        <w:rPr>
          <w:color w:val="000000"/>
          <w:sz w:val="28"/>
          <w:szCs w:val="28"/>
          <w:lang w:val="vi-VN"/>
        </w:rPr>
      </w:pPr>
      <w:r w:rsidRPr="00CF6003">
        <w:rPr>
          <w:color w:val="000000"/>
          <w:sz w:val="28"/>
          <w:szCs w:val="28"/>
          <w:lang w:val="vi-VN"/>
        </w:rPr>
        <w:t>g</w:t>
      </w:r>
      <w:r w:rsidRPr="00BC6FBD">
        <w:rPr>
          <w:color w:val="000000"/>
          <w:sz w:val="28"/>
          <w:szCs w:val="28"/>
          <w:lang w:val="vi-VN"/>
        </w:rPr>
        <w:t>) Bản cam kết sản xuất hóa chất Bảng 1 cho một hoặc một số mục đích đặc biệt được quy định tại khoản 2, Điều 6 Luật Đầu tư, bao gồm phân tích, kiểm nghiệm, nghiên cứu khoa học, y tế, sản xuất dược phẩm, điều tra tội phạm, bảo vệ quốc phòng, an ninh</w:t>
      </w:r>
      <w:r w:rsidR="00581025" w:rsidRPr="00CF6003">
        <w:rPr>
          <w:color w:val="000000"/>
          <w:sz w:val="28"/>
          <w:szCs w:val="28"/>
          <w:lang w:val="vi-VN"/>
        </w:rPr>
        <w:t>.</w:t>
      </w:r>
    </w:p>
    <w:p w14:paraId="37DFF621" w14:textId="11FEF2E1"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3. Trình tự, thủ tục thẩm định, cấp Giấy phép sản xuất </w:t>
      </w:r>
      <w:r w:rsidR="00403B64" w:rsidRPr="00BC6FBD">
        <w:rPr>
          <w:color w:val="000000"/>
          <w:sz w:val="28"/>
          <w:szCs w:val="28"/>
          <w:lang w:val="vi-VN"/>
        </w:rPr>
        <w:t>h</w:t>
      </w:r>
      <w:r w:rsidR="00403B64" w:rsidRPr="00571740">
        <w:rPr>
          <w:color w:val="000000"/>
          <w:sz w:val="28"/>
          <w:szCs w:val="28"/>
          <w:lang w:val="vi-VN"/>
        </w:rPr>
        <w:t>óa</w:t>
      </w:r>
      <w:r w:rsidR="00403B64" w:rsidRPr="00BC6FBD">
        <w:rPr>
          <w:color w:val="000000"/>
          <w:sz w:val="28"/>
          <w:szCs w:val="28"/>
          <w:lang w:val="vi-VN"/>
        </w:rPr>
        <w:t xml:space="preserve"> </w:t>
      </w:r>
      <w:r w:rsidRPr="00BC6FBD">
        <w:rPr>
          <w:color w:val="000000"/>
          <w:sz w:val="28"/>
          <w:szCs w:val="28"/>
          <w:lang w:val="vi-VN"/>
        </w:rPr>
        <w:t>chất Bảng 1</w:t>
      </w:r>
    </w:p>
    <w:p w14:paraId="25F22136"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a) Tổ chức, cá nhân đề nghị cấp giấy phép lập 01 bộ hồ sơ quy định tại khoản 2 Điều này gửi qua đường bưu chính hoặc </w:t>
      </w:r>
      <w:r w:rsidRPr="00CF6003">
        <w:rPr>
          <w:color w:val="000000"/>
          <w:sz w:val="28"/>
          <w:szCs w:val="28"/>
          <w:lang w:val="vi-VN"/>
        </w:rPr>
        <w:t>nộp</w:t>
      </w:r>
      <w:r w:rsidRPr="00BC6FBD">
        <w:rPr>
          <w:color w:val="000000"/>
          <w:sz w:val="28"/>
          <w:szCs w:val="28"/>
          <w:lang w:val="vi-VN"/>
        </w:rPr>
        <w:t xml:space="preserve"> trực tiếp hoặc qua hệ thống dịch vụ công trực tuyến đến Bộ Công Thương;</w:t>
      </w:r>
    </w:p>
    <w:p w14:paraId="54F0EA8F"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b) Trường hợp hồ sơ chưa đầy đủ và hợp lệ, trong vòng 03 ngày </w:t>
      </w:r>
      <w:r w:rsidRPr="00CF6003">
        <w:rPr>
          <w:color w:val="000000"/>
          <w:sz w:val="28"/>
          <w:szCs w:val="28"/>
          <w:lang w:val="vi-VN"/>
        </w:rPr>
        <w:t xml:space="preserve">làm việc </w:t>
      </w:r>
      <w:r w:rsidRPr="00BC6FBD">
        <w:rPr>
          <w:color w:val="000000"/>
          <w:sz w:val="28"/>
          <w:szCs w:val="28"/>
          <w:lang w:val="vi-VN"/>
        </w:rPr>
        <w:t>kể từ ngày tiếp nhận hồ sơ, Bộ Công Thương</w:t>
      </w:r>
      <w:r w:rsidRPr="00CF6003">
        <w:rPr>
          <w:color w:val="000000"/>
          <w:sz w:val="28"/>
          <w:szCs w:val="28"/>
          <w:lang w:val="vi-VN"/>
        </w:rPr>
        <w:t xml:space="preserve"> </w:t>
      </w:r>
      <w:r w:rsidRPr="00BC6FBD">
        <w:rPr>
          <w:color w:val="000000"/>
          <w:sz w:val="28"/>
          <w:szCs w:val="28"/>
          <w:lang w:val="vi-VN"/>
        </w:rPr>
        <w:t xml:space="preserve">thông báo để tổ chức, cá nhân bổ sung, hoàn chỉnh hồ sơ. </w:t>
      </w:r>
      <w:r w:rsidRPr="00BC6FBD">
        <w:rPr>
          <w:rFonts w:eastAsia="Calibri"/>
          <w:color w:val="000000"/>
          <w:sz w:val="28"/>
          <w:szCs w:val="28"/>
          <w:lang w:val="pt-BR"/>
        </w:rPr>
        <w:t xml:space="preserve">Thời gian </w:t>
      </w:r>
      <w:r w:rsidRPr="00BC6FBD">
        <w:rPr>
          <w:color w:val="000000"/>
          <w:sz w:val="28"/>
          <w:szCs w:val="28"/>
          <w:lang w:val="vi-VN"/>
        </w:rPr>
        <w:t xml:space="preserve">hoàn chỉnh hồ sơ </w:t>
      </w:r>
      <w:r w:rsidRPr="00BC6FBD">
        <w:rPr>
          <w:rFonts w:eastAsia="Calibri"/>
          <w:color w:val="000000"/>
          <w:sz w:val="28"/>
          <w:szCs w:val="28"/>
          <w:lang w:val="pt-BR"/>
        </w:rPr>
        <w:t>không tính vào thời gian cấp phép quy định tại điểm c khoản này</w:t>
      </w:r>
      <w:r w:rsidRPr="00BC6FBD">
        <w:rPr>
          <w:color w:val="000000"/>
          <w:sz w:val="28"/>
          <w:szCs w:val="28"/>
          <w:lang w:val="vi-VN"/>
        </w:rPr>
        <w:t xml:space="preserve">; </w:t>
      </w:r>
    </w:p>
    <w:p w14:paraId="396356E7"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c) Trong thời hạn 16 ngày, kể từ ngày nhận đủ hồ sơ hợp lệ quy định tại khoản 2 Điều này, Bộ Công Thương</w:t>
      </w:r>
      <w:r w:rsidRPr="00CF6003">
        <w:rPr>
          <w:color w:val="000000"/>
          <w:sz w:val="28"/>
          <w:szCs w:val="28"/>
          <w:lang w:val="vi-VN"/>
        </w:rPr>
        <w:t xml:space="preserve"> </w:t>
      </w:r>
      <w:r w:rsidRPr="00BC6FBD">
        <w:rPr>
          <w:color w:val="000000"/>
          <w:sz w:val="28"/>
          <w:szCs w:val="28"/>
          <w:lang w:val="vi-VN"/>
        </w:rPr>
        <w:t xml:space="preserve">có trách nhiệm xem xét, thẩm định hồ sơ, kiểm tra điều kiện thực tế. Trường hợp đáp ứng điều kiện sản xuất, trong thời hạn 03 ngày làm việc, Bộ Công Thương trình Thủ tướng Chính phủ cấp giấy </w:t>
      </w:r>
      <w:r w:rsidRPr="00BC6FBD">
        <w:rPr>
          <w:color w:val="000000"/>
          <w:sz w:val="28"/>
          <w:szCs w:val="28"/>
          <w:lang w:val="vi-VN"/>
        </w:rPr>
        <w:lastRenderedPageBreak/>
        <w:t>phép sản xuất hoá chất Bảng 1 theo Mẫu số 03 Phụ lục II ban hành kèm theo Nghị định này. Trường hợp không đáp ứng điều kiện, trong thời hạn 03 ngày làm việc, Bộ Công Thương</w:t>
      </w:r>
      <w:r w:rsidRPr="00CF6003">
        <w:rPr>
          <w:color w:val="000000"/>
          <w:sz w:val="28"/>
          <w:szCs w:val="28"/>
          <w:lang w:val="vi-VN"/>
        </w:rPr>
        <w:t xml:space="preserve"> </w:t>
      </w:r>
      <w:r w:rsidRPr="00BC6FBD">
        <w:rPr>
          <w:color w:val="000000"/>
          <w:sz w:val="28"/>
          <w:szCs w:val="28"/>
          <w:lang w:val="vi-VN"/>
        </w:rPr>
        <w:t>có văn bản trả lời không cấp Giấy phép, nêu rõ lý do;</w:t>
      </w:r>
    </w:p>
    <w:p w14:paraId="3309A56C"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d) Trong trường hợp cần thiết, Bộ Công Thương</w:t>
      </w:r>
      <w:r w:rsidRPr="00CF6003">
        <w:rPr>
          <w:color w:val="000000"/>
          <w:sz w:val="28"/>
          <w:szCs w:val="28"/>
          <w:lang w:val="vi-VN"/>
        </w:rPr>
        <w:t xml:space="preserve"> </w:t>
      </w:r>
      <w:r w:rsidRPr="00BC6FBD">
        <w:rPr>
          <w:color w:val="000000"/>
          <w:sz w:val="28"/>
          <w:szCs w:val="28"/>
          <w:lang w:val="vi-VN"/>
        </w:rPr>
        <w:t>lấy ý kiến bằng văn bản của Bộ quản lý nhà nước chuyên ngành trước khi trình Thủ tướng Chính phủ đề nghị cấp Giấy phép. Thời gian lấy ý kiến đối đa 05 ngày làm việc, không kể thời gian gửi và nhận văn bản và không tính vào thời gian cấp phép quy định tại Điều này. Quá thời hạn trên, nếu Bộ quản lý nhà nước chuyên ngành không có ý kiến góp ý bằng văn bản thì được coi là đồng ý với đề nghị cấp phép của tổ chức, cá nhân.</w:t>
      </w:r>
    </w:p>
    <w:p w14:paraId="141C0158" w14:textId="77777777" w:rsidR="00FC1F11" w:rsidRPr="00BC6FBD" w:rsidRDefault="00FC1F11" w:rsidP="00BC6FBD">
      <w:pPr>
        <w:widowControl w:val="0"/>
        <w:autoSpaceDE w:val="0"/>
        <w:autoSpaceDN w:val="0"/>
        <w:adjustRightInd w:val="0"/>
        <w:spacing w:before="240"/>
        <w:ind w:firstLine="567"/>
        <w:jc w:val="both"/>
        <w:rPr>
          <w:bCs/>
          <w:color w:val="000000"/>
          <w:sz w:val="28"/>
          <w:szCs w:val="28"/>
          <w:lang w:val="vi-VN"/>
        </w:rPr>
      </w:pPr>
      <w:r w:rsidRPr="00BC6FBD">
        <w:rPr>
          <w:color w:val="000000"/>
          <w:sz w:val="28"/>
          <w:szCs w:val="28"/>
          <w:lang w:val="vi-VN"/>
        </w:rPr>
        <w:t>4.</w:t>
      </w:r>
      <w:r w:rsidRPr="00BC6FBD">
        <w:rPr>
          <w:bCs/>
          <w:color w:val="000000"/>
          <w:sz w:val="28"/>
          <w:szCs w:val="28"/>
          <w:lang w:val="vi-VN"/>
        </w:rPr>
        <w:t xml:space="preserve"> Hồ sơ, thủ tục cấp lại Giấy phép </w:t>
      </w:r>
    </w:p>
    <w:p w14:paraId="116C5008"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a) Trường hợp Giấy phép bị mất, sai sót, hư hỏng hoặc có thay đổi về thông tin của tổ chức, cá nhân, tổ chức, cá nhân lập 01 bộ hồ sơ đề nghị cấp lại Giấy phép và gửi Bộ Công Thương</w:t>
      </w:r>
      <w:r w:rsidRPr="00CF6003">
        <w:rPr>
          <w:color w:val="000000"/>
          <w:sz w:val="28"/>
          <w:szCs w:val="28"/>
          <w:lang w:val="vi-VN"/>
        </w:rPr>
        <w:t xml:space="preserve"> </w:t>
      </w:r>
      <w:r w:rsidRPr="00BC6FBD">
        <w:rPr>
          <w:color w:val="000000"/>
          <w:sz w:val="28"/>
          <w:szCs w:val="28"/>
          <w:lang w:val="vi-VN"/>
        </w:rPr>
        <w:t xml:space="preserve">qua đường bưu chính hoặc </w:t>
      </w:r>
      <w:r w:rsidRPr="00CF6003">
        <w:rPr>
          <w:color w:val="000000"/>
          <w:sz w:val="28"/>
          <w:szCs w:val="28"/>
          <w:lang w:val="vi-VN"/>
        </w:rPr>
        <w:t>nộp</w:t>
      </w:r>
      <w:r w:rsidRPr="00BC6FBD">
        <w:rPr>
          <w:color w:val="000000"/>
          <w:sz w:val="28"/>
          <w:szCs w:val="28"/>
          <w:lang w:val="vi-VN"/>
        </w:rPr>
        <w:t xml:space="preserve"> trực tiếp hoặc qua hệ thống dịch vụ công trực tuyến; </w:t>
      </w:r>
    </w:p>
    <w:p w14:paraId="03470C31"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b) Hồ sơ đề nghị cấp lại Giấy phép bao gồm: Văn bản đề nghị cấp lại Giấy phép theo mẫu quy định tại Mẫu số 01 Phụ lục II ban hành kèm theo Nghị định này; bản chính Giấy phép đã được cấp trong trường hợp Giấy phép bị sai sót hoặc có thay đổi về thông tin đăng ký thành lập của tổ chức, cá nhân; </w:t>
      </w:r>
      <w:r w:rsidRPr="00BC6FBD">
        <w:rPr>
          <w:iCs/>
          <w:color w:val="000000"/>
          <w:sz w:val="28"/>
          <w:szCs w:val="28"/>
          <w:lang w:val="vi-VN"/>
        </w:rPr>
        <w:t>phần bản chính còn lại có thể nhận dạng được của Giấy phép trong trường hợp Giấy phép bị hư hỏng</w:t>
      </w:r>
      <w:r w:rsidRPr="00CF6003">
        <w:rPr>
          <w:iCs/>
          <w:color w:val="000000"/>
          <w:sz w:val="28"/>
          <w:szCs w:val="28"/>
          <w:lang w:val="vi-VN"/>
        </w:rPr>
        <w:t xml:space="preserve"> (nếu có)</w:t>
      </w:r>
      <w:r w:rsidRPr="00BC6FBD">
        <w:rPr>
          <w:color w:val="000000"/>
          <w:sz w:val="28"/>
          <w:szCs w:val="28"/>
          <w:lang w:val="vi-VN"/>
        </w:rPr>
        <w:t>;</w:t>
      </w:r>
    </w:p>
    <w:p w14:paraId="57AB59A3"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c) Trong thời hạn 05 ngày làm việc kể từ ngày nhận đủ hồ sơ hợp lệ, Bộ Công Thương</w:t>
      </w:r>
      <w:r w:rsidRPr="00CF6003">
        <w:rPr>
          <w:color w:val="000000"/>
          <w:sz w:val="28"/>
          <w:szCs w:val="28"/>
          <w:lang w:val="vi-VN"/>
        </w:rPr>
        <w:t xml:space="preserve"> </w:t>
      </w:r>
      <w:r w:rsidRPr="00BC6FBD">
        <w:rPr>
          <w:color w:val="000000"/>
          <w:sz w:val="28"/>
          <w:szCs w:val="28"/>
          <w:lang w:val="vi-VN"/>
        </w:rPr>
        <w:t xml:space="preserve">kiểm tra và trình Thủ tướng Chính phủ cấp lại Giấy phép cho tổ chức, cá nhân. </w:t>
      </w:r>
      <w:r w:rsidRPr="00BC6FBD">
        <w:rPr>
          <w:iCs/>
          <w:color w:val="000000"/>
          <w:sz w:val="28"/>
          <w:szCs w:val="28"/>
          <w:lang w:val="vi-VN"/>
        </w:rPr>
        <w:t xml:space="preserve">Trường hợp </w:t>
      </w:r>
      <w:r w:rsidRPr="00CF6003">
        <w:rPr>
          <w:iCs/>
          <w:color w:val="000000"/>
          <w:sz w:val="28"/>
          <w:szCs w:val="28"/>
          <w:lang w:val="vi-VN"/>
        </w:rPr>
        <w:t xml:space="preserve">Thủ tướng Chính phủ quyết định </w:t>
      </w:r>
      <w:r w:rsidRPr="00BC6FBD">
        <w:rPr>
          <w:iCs/>
          <w:color w:val="000000"/>
          <w:sz w:val="28"/>
          <w:szCs w:val="28"/>
          <w:lang w:val="vi-VN"/>
        </w:rPr>
        <w:t>không cấp lại Giấy phép</w:t>
      </w:r>
      <w:r w:rsidRPr="00BC6FBD">
        <w:rPr>
          <w:color w:val="000000"/>
          <w:sz w:val="28"/>
          <w:szCs w:val="28"/>
          <w:lang w:val="vi-VN"/>
        </w:rPr>
        <w:t>, Bộ Công Thương</w:t>
      </w:r>
      <w:r w:rsidRPr="00CF6003">
        <w:rPr>
          <w:color w:val="000000"/>
          <w:sz w:val="28"/>
          <w:szCs w:val="28"/>
          <w:lang w:val="vi-VN"/>
        </w:rPr>
        <w:t xml:space="preserve"> </w:t>
      </w:r>
      <w:r w:rsidRPr="00BC6FBD">
        <w:rPr>
          <w:color w:val="000000"/>
          <w:sz w:val="28"/>
          <w:szCs w:val="28"/>
          <w:lang w:val="vi-VN"/>
        </w:rPr>
        <w:t>có văn bản trả lời, nêu rõ lý do.</w:t>
      </w:r>
    </w:p>
    <w:p w14:paraId="639AB801" w14:textId="77777777" w:rsidR="00FC1F11" w:rsidRPr="00BC6FBD" w:rsidRDefault="00FC1F11" w:rsidP="00BC6FBD">
      <w:pPr>
        <w:widowControl w:val="0"/>
        <w:autoSpaceDE w:val="0"/>
        <w:autoSpaceDN w:val="0"/>
        <w:adjustRightInd w:val="0"/>
        <w:spacing w:before="240"/>
        <w:ind w:firstLine="567"/>
        <w:jc w:val="both"/>
        <w:rPr>
          <w:color w:val="000000"/>
          <w:sz w:val="28"/>
          <w:szCs w:val="28"/>
          <w:lang w:val="vi-VN"/>
        </w:rPr>
      </w:pPr>
      <w:r w:rsidRPr="00BC6FBD">
        <w:rPr>
          <w:color w:val="000000"/>
          <w:sz w:val="28"/>
          <w:szCs w:val="28"/>
          <w:lang w:val="vi-VN"/>
        </w:rPr>
        <w:t>5. Hồ sơ, thủ tục điều chỉnh Giấy phép</w:t>
      </w:r>
    </w:p>
    <w:p w14:paraId="4191DD86" w14:textId="77777777" w:rsidR="00FC1F11" w:rsidRPr="00BC6FBD" w:rsidRDefault="00FC1F11" w:rsidP="00BC6FBD">
      <w:pPr>
        <w:widowControl w:val="0"/>
        <w:autoSpaceDE w:val="0"/>
        <w:autoSpaceDN w:val="0"/>
        <w:adjustRightInd w:val="0"/>
        <w:spacing w:before="240"/>
        <w:ind w:firstLine="567"/>
        <w:jc w:val="both"/>
        <w:rPr>
          <w:color w:val="000000"/>
          <w:sz w:val="28"/>
          <w:szCs w:val="28"/>
          <w:lang w:val="vi-VN"/>
        </w:rPr>
      </w:pPr>
      <w:r w:rsidRPr="00BC6FBD">
        <w:rPr>
          <w:color w:val="000000"/>
          <w:sz w:val="28"/>
          <w:szCs w:val="28"/>
          <w:lang w:val="vi-VN"/>
        </w:rPr>
        <w:t>a) Trường hợp có thay đổi về địa điểm sản xuất hóa chất; loại hình, quy mô, chủng loại hóa chất sản xuất, tổ chức, cá nhân lập 01 bộ hồ sơ đề nghị điều chỉnh Giấy phép và gửi Bộ Công Thương</w:t>
      </w:r>
      <w:r w:rsidRPr="00CF6003">
        <w:rPr>
          <w:color w:val="000000"/>
          <w:sz w:val="28"/>
          <w:szCs w:val="28"/>
          <w:lang w:val="vi-VN"/>
        </w:rPr>
        <w:t xml:space="preserve"> </w:t>
      </w:r>
      <w:r w:rsidRPr="00BC6FBD">
        <w:rPr>
          <w:color w:val="000000"/>
          <w:sz w:val="28"/>
          <w:szCs w:val="28"/>
          <w:lang w:val="vi-VN"/>
        </w:rPr>
        <w:t>qua đường bưu chính hoặc nộp trực tiếp hoặc qua hệ thống dịch vụ công trực tuyến;</w:t>
      </w:r>
    </w:p>
    <w:p w14:paraId="13EC2B62" w14:textId="77777777" w:rsidR="00FC1F11" w:rsidRPr="00BC6FBD" w:rsidRDefault="00FC1F11" w:rsidP="00BC6FBD">
      <w:pPr>
        <w:widowControl w:val="0"/>
        <w:autoSpaceDE w:val="0"/>
        <w:autoSpaceDN w:val="0"/>
        <w:adjustRightInd w:val="0"/>
        <w:spacing w:before="240"/>
        <w:ind w:firstLine="567"/>
        <w:jc w:val="both"/>
        <w:rPr>
          <w:color w:val="000000"/>
          <w:sz w:val="28"/>
          <w:szCs w:val="28"/>
          <w:lang w:val="vi-VN"/>
        </w:rPr>
      </w:pPr>
      <w:r w:rsidRPr="00BC6FBD">
        <w:rPr>
          <w:color w:val="000000"/>
          <w:sz w:val="28"/>
          <w:szCs w:val="28"/>
          <w:lang w:val="vi-VN"/>
        </w:rPr>
        <w:t>b) Hồ sơ đề nghị điều chỉnh Giấy phép bao gồm: Văn bản đề nghị điều chỉnh Giấy phép theo mẫu quy định tại Mẫu số 01 Phụ lục II ban hành kèm theo Nghị định này; bản chính Giấy phép đã được cấp; giấy tờ, tài liệu chứng minh việc đáp ứng được điều kiện sản xuất đối với các nội dung điều chỉnh;</w:t>
      </w:r>
    </w:p>
    <w:p w14:paraId="66490FF0"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c) Thủ tục điều chỉnh Giấy phép thực hiện như cấp mới Giấy phép. </w:t>
      </w:r>
    </w:p>
    <w:p w14:paraId="1BF55304" w14:textId="453C548D" w:rsidR="00FC1F11" w:rsidRPr="00BC6FBD" w:rsidRDefault="00FC1F11" w:rsidP="00BC6FBD">
      <w:pPr>
        <w:widowControl w:val="0"/>
        <w:spacing w:before="240"/>
        <w:ind w:firstLine="567"/>
        <w:jc w:val="both"/>
        <w:rPr>
          <w:b/>
          <w:color w:val="000000"/>
          <w:sz w:val="28"/>
          <w:szCs w:val="28"/>
          <w:lang w:val="vi-VN"/>
        </w:rPr>
      </w:pPr>
      <w:r w:rsidRPr="00BC6FBD">
        <w:rPr>
          <w:b/>
          <w:color w:val="000000"/>
          <w:sz w:val="28"/>
          <w:szCs w:val="28"/>
          <w:lang w:val="vi-VN"/>
        </w:rPr>
        <w:lastRenderedPageBreak/>
        <w:t xml:space="preserve">Điều 12. Hồ sơ, trình tự, thủ tục cấp, cấp lại, cấp điều chỉnh, miễn trừ Giấy phép sản xuất, kinh doanh hóa chất Bảng 2, </w:t>
      </w:r>
      <w:r w:rsidR="00FB672A" w:rsidRPr="00571740">
        <w:rPr>
          <w:b/>
          <w:color w:val="000000"/>
          <w:sz w:val="28"/>
          <w:szCs w:val="28"/>
          <w:lang w:val="vi-VN"/>
        </w:rPr>
        <w:t xml:space="preserve">hóa chất </w:t>
      </w:r>
      <w:r w:rsidRPr="00BC6FBD">
        <w:rPr>
          <w:b/>
          <w:color w:val="000000"/>
          <w:sz w:val="28"/>
          <w:szCs w:val="28"/>
          <w:lang w:val="vi-VN"/>
        </w:rPr>
        <w:t>Bảng 3</w:t>
      </w:r>
    </w:p>
    <w:p w14:paraId="2D7E785A" w14:textId="73925ABA"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1. Bộ Công Thương là cơ quan có thẩm quyền tiếp nhận hồ sơ, thẩm định, đánh giá điều kiện thực tế, cấp, cấp lại, </w:t>
      </w:r>
      <w:r w:rsidRPr="00CF6003">
        <w:rPr>
          <w:color w:val="000000"/>
          <w:sz w:val="28"/>
          <w:szCs w:val="28"/>
          <w:lang w:val="vi-VN"/>
        </w:rPr>
        <w:t>cấp điều chỉnh</w:t>
      </w:r>
      <w:r w:rsidRPr="00BC6FBD">
        <w:rPr>
          <w:color w:val="000000"/>
          <w:sz w:val="28"/>
          <w:szCs w:val="28"/>
          <w:lang w:val="vi-VN"/>
        </w:rPr>
        <w:t xml:space="preserve"> Giấy phép sản xuất, kinh doanh hóa chất Bảng 2, </w:t>
      </w:r>
      <w:r w:rsidR="00FB672A" w:rsidRPr="00571740">
        <w:rPr>
          <w:color w:val="000000"/>
          <w:sz w:val="28"/>
          <w:szCs w:val="28"/>
          <w:lang w:val="vi-VN"/>
        </w:rPr>
        <w:t xml:space="preserve">hóa chất </w:t>
      </w:r>
      <w:r w:rsidRPr="00BC6FBD">
        <w:rPr>
          <w:color w:val="000000"/>
          <w:sz w:val="28"/>
          <w:szCs w:val="28"/>
          <w:lang w:val="vi-VN"/>
        </w:rPr>
        <w:t>Bảng 3.</w:t>
      </w:r>
    </w:p>
    <w:p w14:paraId="67DBDB80" w14:textId="302A4EEB"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2. Hồ sơ đề nghị cấp giấy phép sản xuất hóa chất Bảng 2, </w:t>
      </w:r>
      <w:r w:rsidR="00FB672A" w:rsidRPr="00571740">
        <w:rPr>
          <w:color w:val="000000"/>
          <w:sz w:val="28"/>
          <w:szCs w:val="28"/>
          <w:lang w:val="vi-VN"/>
        </w:rPr>
        <w:t xml:space="preserve">hóa chất </w:t>
      </w:r>
      <w:r w:rsidRPr="00BC6FBD">
        <w:rPr>
          <w:color w:val="000000"/>
          <w:sz w:val="28"/>
          <w:szCs w:val="28"/>
          <w:lang w:val="vi-VN"/>
        </w:rPr>
        <w:t>Bảng 3</w:t>
      </w:r>
    </w:p>
    <w:p w14:paraId="7880B04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a) Văn bản đề nghị cấp Giấy phép sản xuất hóa chất Bảng được quy định tại Mẫu số 01 Phụ lục II ban hành kèm theo Nghị định này;</w:t>
      </w:r>
    </w:p>
    <w:p w14:paraId="7BF7EB35" w14:textId="77777777" w:rsidR="00FC1F11" w:rsidRPr="00BC6FBD" w:rsidRDefault="00FC1F11" w:rsidP="00BC6FBD">
      <w:pPr>
        <w:widowControl w:val="0"/>
        <w:tabs>
          <w:tab w:val="left" w:pos="1980"/>
        </w:tabs>
        <w:spacing w:before="240"/>
        <w:ind w:firstLine="567"/>
        <w:jc w:val="both"/>
        <w:rPr>
          <w:color w:val="000000"/>
          <w:sz w:val="28"/>
          <w:szCs w:val="28"/>
          <w:lang w:val="vi-VN"/>
        </w:rPr>
      </w:pPr>
      <w:r w:rsidRPr="00CF6003">
        <w:rPr>
          <w:color w:val="000000"/>
          <w:sz w:val="28"/>
          <w:szCs w:val="28"/>
          <w:lang w:val="vi-VN"/>
        </w:rPr>
        <w:t>b</w:t>
      </w:r>
      <w:r w:rsidRPr="00BC6FBD">
        <w:rPr>
          <w:color w:val="000000"/>
          <w:sz w:val="28"/>
          <w:szCs w:val="28"/>
          <w:lang w:val="vi-VN"/>
        </w:rPr>
        <w:t>) Bản thuyết minh về điều kiện sản xuất được quy định tại Mẫu số 05 Phụ lục II ban hành kèm theo Nghị định này. Bản sao giấy tờ chứng minh quyền sử dụng đối với thửa đất xây dựng nhà xưởng, kho chứa hoặc Hợp đồng thuê nhà xưởng, kho chứa;</w:t>
      </w:r>
    </w:p>
    <w:p w14:paraId="710758D8" w14:textId="77777777" w:rsidR="00FC1F11" w:rsidRPr="00BC6FBD" w:rsidRDefault="00FC1F11" w:rsidP="00BC6FBD">
      <w:pPr>
        <w:widowControl w:val="0"/>
        <w:tabs>
          <w:tab w:val="left" w:pos="1980"/>
        </w:tabs>
        <w:spacing w:before="240"/>
        <w:ind w:firstLine="567"/>
        <w:jc w:val="both"/>
        <w:rPr>
          <w:color w:val="000000"/>
          <w:sz w:val="28"/>
          <w:szCs w:val="28"/>
          <w:lang w:val="vi-VN"/>
        </w:rPr>
      </w:pPr>
      <w:r w:rsidRPr="00CF6003">
        <w:rPr>
          <w:color w:val="000000"/>
          <w:sz w:val="28"/>
          <w:szCs w:val="28"/>
          <w:lang w:val="vi-VN"/>
        </w:rPr>
        <w:t>c</w:t>
      </w:r>
      <w:r w:rsidRPr="00BC6FBD">
        <w:rPr>
          <w:color w:val="000000"/>
          <w:sz w:val="28"/>
          <w:szCs w:val="28"/>
          <w:lang w:val="vi-VN"/>
        </w:rPr>
        <w:t>) Bản sao Bằng đại học trở lên chuyên ngành hóa chất của Giám đốc hoặc Phó Giám đốc kỹ thuật hoặc cán bộ kỹ thuật phụ trách hoạt động sản xuất hóa chất đối với cơ sở sản xuất hóa chất Bảng;</w:t>
      </w:r>
    </w:p>
    <w:p w14:paraId="41E85BC4" w14:textId="77777777"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d</w:t>
      </w:r>
      <w:r w:rsidRPr="00BC6FBD">
        <w:rPr>
          <w:color w:val="000000"/>
          <w:sz w:val="28"/>
          <w:szCs w:val="28"/>
          <w:lang w:val="vi-VN"/>
        </w:rPr>
        <w:t>) Bản sao Quyết định công nhận kết quả kiểm tra huấn luyện an toàn hóa chất theo quy định tại Điều 34 Nghị định số 113/2017/NĐ-CP, được sửa đổi, bổ sung tại Nghị định số 82/2022/NĐ-CP;</w:t>
      </w:r>
    </w:p>
    <w:p w14:paraId="0A154D71" w14:textId="77777777"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t>đ</w:t>
      </w:r>
      <w:r w:rsidRPr="00BC6FBD">
        <w:rPr>
          <w:color w:val="000000"/>
          <w:sz w:val="28"/>
          <w:szCs w:val="28"/>
          <w:lang w:val="vi-VN"/>
        </w:rPr>
        <w:t>) Bản sao Quyết định phê duyệt hoặc văn bản xác nhận các tài liệu liên quan đến bảo vệ môi trường theo quy định của pháp luật được cơ quan quản lý nhà nước có thẩm quyền ban hành;</w:t>
      </w:r>
    </w:p>
    <w:p w14:paraId="6E48965B" w14:textId="77777777" w:rsidR="00FC1F11" w:rsidRPr="00CF6003" w:rsidRDefault="00FC1F11" w:rsidP="00BC6FBD">
      <w:pPr>
        <w:widowControl w:val="0"/>
        <w:spacing w:before="240"/>
        <w:ind w:firstLine="567"/>
        <w:jc w:val="both"/>
        <w:rPr>
          <w:color w:val="000000"/>
          <w:sz w:val="28"/>
          <w:szCs w:val="28"/>
          <w:lang w:val="vi-VN"/>
        </w:rPr>
      </w:pPr>
      <w:r w:rsidRPr="00CF6003">
        <w:rPr>
          <w:color w:val="000000"/>
          <w:sz w:val="28"/>
          <w:szCs w:val="28"/>
          <w:lang w:val="vi-VN"/>
        </w:rPr>
        <w:t>e</w:t>
      </w:r>
      <w:r w:rsidRPr="00BC6FBD">
        <w:rPr>
          <w:color w:val="000000"/>
          <w:sz w:val="28"/>
          <w:szCs w:val="28"/>
          <w:lang w:val="vi-VN"/>
        </w:rPr>
        <w:t>) Bản sao Văn bản chấp thuận kết quả nghiệm thu về phòng cháy và chữa cháy của cơ quan Cảnh sát phòng cháy chữa cháy đối với từng cơ sở sản xuất thuộc đối tượng phải thẩm duyệt thiết kế về phòng cháy và chữa cháy</w:t>
      </w:r>
      <w:r w:rsidR="00581025" w:rsidRPr="00CF6003">
        <w:rPr>
          <w:color w:val="000000"/>
          <w:sz w:val="28"/>
          <w:szCs w:val="28"/>
          <w:lang w:val="vi-VN"/>
        </w:rPr>
        <w:t>.</w:t>
      </w:r>
    </w:p>
    <w:p w14:paraId="71BD04A3"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Bản sao Biên bản kiểm tra an toàn về phòng cháy và chữa cháy hoặc văn bản của cơ quan có thẩm quyền chứng minh đảm bảo các điều kiện an toàn về phòng cháy và chữa cháy đối với từng cơ sở sản xuất không thuộc đối tượng bắt buộc phải thẩm duyệt thiết kế về phòng cháy và chữa cháy;</w:t>
      </w:r>
    </w:p>
    <w:p w14:paraId="7B67CA7C" w14:textId="77777777" w:rsidR="00FC1F11" w:rsidRPr="00CF6003" w:rsidRDefault="00FC1F11" w:rsidP="00BC6FBD">
      <w:pPr>
        <w:widowControl w:val="0"/>
        <w:spacing w:before="240"/>
        <w:ind w:firstLine="567"/>
        <w:jc w:val="both"/>
        <w:rPr>
          <w:color w:val="000000"/>
          <w:sz w:val="28"/>
          <w:szCs w:val="28"/>
          <w:lang w:val="vi-VN"/>
        </w:rPr>
      </w:pPr>
      <w:r w:rsidRPr="00CF6003">
        <w:rPr>
          <w:color w:val="000000"/>
          <w:sz w:val="28"/>
          <w:szCs w:val="28"/>
          <w:lang w:val="vi-VN"/>
        </w:rPr>
        <w:t>g</w:t>
      </w:r>
      <w:r w:rsidRPr="00BC6FBD">
        <w:rPr>
          <w:color w:val="000000"/>
          <w:sz w:val="28"/>
          <w:szCs w:val="28"/>
          <w:lang w:val="vi-VN"/>
        </w:rPr>
        <w:t>) Bản cam kết sản xuất hóa chất Bảng 2, hóa chất Bảng 3 cho các mục đích không bị cấm quy định tại Điều 3 Nghị định này</w:t>
      </w:r>
      <w:r w:rsidR="00581025" w:rsidRPr="00CF6003">
        <w:rPr>
          <w:color w:val="000000"/>
          <w:sz w:val="28"/>
          <w:szCs w:val="28"/>
          <w:lang w:val="vi-VN"/>
        </w:rPr>
        <w:t>.</w:t>
      </w:r>
    </w:p>
    <w:p w14:paraId="57CFFF31" w14:textId="4BEB5651"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3. Hồ sơ đề nghị cấp Giấy phép kinh doanh hóa chất Bảng 2, </w:t>
      </w:r>
      <w:r w:rsidR="00FB672A" w:rsidRPr="00571740">
        <w:rPr>
          <w:color w:val="000000"/>
          <w:sz w:val="28"/>
          <w:szCs w:val="28"/>
          <w:lang w:val="vi-VN"/>
        </w:rPr>
        <w:t xml:space="preserve">hóa chất </w:t>
      </w:r>
      <w:r w:rsidRPr="00BC6FBD">
        <w:rPr>
          <w:color w:val="000000"/>
          <w:sz w:val="28"/>
          <w:szCs w:val="28"/>
          <w:lang w:val="vi-VN"/>
        </w:rPr>
        <w:t>Bảng 3</w:t>
      </w:r>
    </w:p>
    <w:p w14:paraId="617DD64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a) Văn bản đề nghị cấp Giấy phép kinh doanh hóa chất Bảng được quy định tại Mẫu số 01 Phụ lục II ban hành kèm theo Nghị định này; </w:t>
      </w:r>
    </w:p>
    <w:p w14:paraId="3392A668" w14:textId="77777777" w:rsidR="00FC1F11" w:rsidRPr="00BC6FBD" w:rsidRDefault="00FC1F11" w:rsidP="00BC6FBD">
      <w:pPr>
        <w:widowControl w:val="0"/>
        <w:spacing w:before="240"/>
        <w:ind w:firstLine="567"/>
        <w:jc w:val="both"/>
        <w:rPr>
          <w:color w:val="000000"/>
          <w:sz w:val="28"/>
          <w:szCs w:val="28"/>
          <w:lang w:val="vi-VN"/>
        </w:rPr>
      </w:pPr>
      <w:r w:rsidRPr="00CF6003">
        <w:rPr>
          <w:color w:val="000000"/>
          <w:sz w:val="28"/>
          <w:szCs w:val="28"/>
          <w:lang w:val="vi-VN"/>
        </w:rPr>
        <w:lastRenderedPageBreak/>
        <w:t>b</w:t>
      </w:r>
      <w:r w:rsidRPr="00BC6FBD">
        <w:rPr>
          <w:color w:val="000000"/>
          <w:sz w:val="28"/>
          <w:szCs w:val="28"/>
          <w:lang w:val="vi-VN"/>
        </w:rPr>
        <w:t xml:space="preserve">) Bản kê khai </w:t>
      </w:r>
      <w:r w:rsidRPr="00CF6003">
        <w:rPr>
          <w:color w:val="000000"/>
          <w:sz w:val="28"/>
          <w:szCs w:val="28"/>
          <w:lang w:val="vi-VN"/>
        </w:rPr>
        <w:t>các</w:t>
      </w:r>
      <w:r w:rsidRPr="00BC6FBD">
        <w:rPr>
          <w:color w:val="000000"/>
          <w:sz w:val="28"/>
          <w:szCs w:val="28"/>
          <w:lang w:val="vi-VN"/>
        </w:rPr>
        <w:t xml:space="preserve"> điểm kinh doanh;</w:t>
      </w:r>
    </w:p>
    <w:p w14:paraId="1C06AF3D" w14:textId="77777777" w:rsidR="00FC1F11" w:rsidRPr="00BC6FBD" w:rsidRDefault="00FC1F11" w:rsidP="00E62572">
      <w:pPr>
        <w:widowControl w:val="0"/>
        <w:spacing w:before="240" w:line="252" w:lineRule="auto"/>
        <w:ind w:firstLine="567"/>
        <w:jc w:val="both"/>
        <w:rPr>
          <w:color w:val="000000"/>
          <w:sz w:val="28"/>
          <w:szCs w:val="28"/>
          <w:lang w:val="vi-VN"/>
        </w:rPr>
      </w:pPr>
      <w:r w:rsidRPr="00CF6003">
        <w:rPr>
          <w:color w:val="000000"/>
          <w:sz w:val="28"/>
          <w:szCs w:val="28"/>
          <w:lang w:val="vi-VN"/>
        </w:rPr>
        <w:t>c</w:t>
      </w:r>
      <w:r w:rsidRPr="00BC6FBD">
        <w:rPr>
          <w:color w:val="000000"/>
          <w:sz w:val="28"/>
          <w:szCs w:val="28"/>
          <w:lang w:val="vi-VN"/>
        </w:rPr>
        <w:t>) Bản sao Quyết định phê duyệt hoặc văn bản xác nhận các tài liệu liên quan đến bảo vệ môi trường theo quy định của pháp luật được cơ quan quản lý nhà nước có thẩm quyền ban hành;</w:t>
      </w:r>
    </w:p>
    <w:p w14:paraId="477D6744" w14:textId="77777777" w:rsidR="00FC1F11" w:rsidRPr="00CF6003" w:rsidRDefault="00FC1F11" w:rsidP="00E62572">
      <w:pPr>
        <w:widowControl w:val="0"/>
        <w:spacing w:before="240" w:line="252" w:lineRule="auto"/>
        <w:ind w:firstLine="567"/>
        <w:jc w:val="both"/>
        <w:rPr>
          <w:color w:val="000000"/>
          <w:sz w:val="28"/>
          <w:szCs w:val="28"/>
          <w:lang w:val="vi-VN"/>
        </w:rPr>
      </w:pPr>
      <w:r w:rsidRPr="00CF6003">
        <w:rPr>
          <w:color w:val="000000"/>
          <w:sz w:val="28"/>
          <w:szCs w:val="28"/>
          <w:lang w:val="vi-VN"/>
        </w:rPr>
        <w:t>d</w:t>
      </w:r>
      <w:r w:rsidRPr="00BC6FBD">
        <w:rPr>
          <w:color w:val="000000"/>
          <w:sz w:val="28"/>
          <w:szCs w:val="28"/>
          <w:lang w:val="vi-VN"/>
        </w:rPr>
        <w:t xml:space="preserve">) Bản sao văn bản chấp thuận kết quả nghiệm thu về phòng cháy và chữa cháy của cơ quan Cảnh sát phòng cháy chữa cháy đối với từng kho chứa </w:t>
      </w:r>
      <w:r w:rsidRPr="00E62572">
        <w:rPr>
          <w:color w:val="000000"/>
          <w:spacing w:val="-8"/>
          <w:sz w:val="28"/>
          <w:szCs w:val="28"/>
          <w:lang w:val="vi-VN"/>
        </w:rPr>
        <w:t>hóa chất thuộc đối tượng phải thẩm duyệt thiết kế về phòng cháy và chữa cháy</w:t>
      </w:r>
      <w:r w:rsidR="00581025" w:rsidRPr="00CF6003">
        <w:rPr>
          <w:color w:val="000000"/>
          <w:sz w:val="28"/>
          <w:szCs w:val="28"/>
          <w:lang w:val="vi-VN"/>
        </w:rPr>
        <w:t>.</w:t>
      </w:r>
    </w:p>
    <w:p w14:paraId="30EF66B5" w14:textId="77777777"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Bản sao Biên bản kiểm tra an toàn về phòng cháy và chữa cháy hoặc văn bản của cơ quan có thẩm quyền chứng minh đảm bảo các điều kiện an toàn về phòng cháy và chữa cháy đối với từng kho chứa hóa chất không thuộc đối tượng bắt buộc phải thẩm duyệt thiết kế về phòng cháy và chữa cháy;</w:t>
      </w:r>
    </w:p>
    <w:p w14:paraId="6B4400C6" w14:textId="77777777" w:rsidR="00FC1F11" w:rsidRPr="00BC6FBD" w:rsidRDefault="00FC1F11" w:rsidP="00E62572">
      <w:pPr>
        <w:widowControl w:val="0"/>
        <w:spacing w:before="240" w:line="252" w:lineRule="auto"/>
        <w:ind w:firstLine="567"/>
        <w:jc w:val="both"/>
        <w:rPr>
          <w:color w:val="000000"/>
          <w:sz w:val="28"/>
          <w:szCs w:val="28"/>
          <w:lang w:val="vi-VN"/>
        </w:rPr>
      </w:pPr>
      <w:r w:rsidRPr="00CF6003">
        <w:rPr>
          <w:color w:val="000000"/>
          <w:spacing w:val="-6"/>
          <w:sz w:val="28"/>
          <w:szCs w:val="28"/>
          <w:lang w:val="vi-VN"/>
        </w:rPr>
        <w:t>đ</w:t>
      </w:r>
      <w:r w:rsidRPr="00581025">
        <w:rPr>
          <w:color w:val="000000"/>
          <w:spacing w:val="-6"/>
          <w:sz w:val="28"/>
          <w:szCs w:val="28"/>
          <w:lang w:val="vi-VN"/>
        </w:rPr>
        <w:t>) Bản thuyết minh về điều kiện kinh doanh được quy định tại Mẫu số 05</w:t>
      </w:r>
      <w:r w:rsidRPr="00BC6FBD">
        <w:rPr>
          <w:color w:val="000000"/>
          <w:sz w:val="28"/>
          <w:szCs w:val="28"/>
          <w:lang w:val="vi-VN"/>
        </w:rPr>
        <w:t xml:space="preserve"> Phụ lục II ban hành kèm theo Nghị định này; bản sao giấy tờ chứng minh quyền sử dụng đối với thửa đất xây dựng kho chứa hoặc Hợp đồng thuê kho đối với trường hợp thuê kho lưu trữ hoặc Hợp đồng hay thỏa thuận mua bán hóa chất trong trường hợp sử dụng kho của tổ chức, cá nhân mua hoặc bán hóa chất; </w:t>
      </w:r>
    </w:p>
    <w:p w14:paraId="2ADE8FA9" w14:textId="77777777" w:rsidR="00FC1F11" w:rsidRPr="00BC6FBD" w:rsidRDefault="00FC1F11" w:rsidP="00E62572">
      <w:pPr>
        <w:widowControl w:val="0"/>
        <w:spacing w:before="240" w:line="252" w:lineRule="auto"/>
        <w:ind w:firstLine="567"/>
        <w:jc w:val="both"/>
        <w:rPr>
          <w:color w:val="000000"/>
          <w:sz w:val="28"/>
          <w:szCs w:val="28"/>
          <w:lang w:val="vi-VN"/>
        </w:rPr>
      </w:pPr>
      <w:r w:rsidRPr="00CF6003">
        <w:rPr>
          <w:color w:val="000000"/>
          <w:sz w:val="28"/>
          <w:szCs w:val="28"/>
          <w:lang w:val="vi-VN"/>
        </w:rPr>
        <w:t>e</w:t>
      </w:r>
      <w:r w:rsidRPr="00BC6FBD">
        <w:rPr>
          <w:color w:val="000000"/>
          <w:sz w:val="28"/>
          <w:szCs w:val="28"/>
          <w:lang w:val="vi-VN"/>
        </w:rPr>
        <w:t xml:space="preserve">) </w:t>
      </w:r>
      <w:r w:rsidRPr="00BC6FBD">
        <w:rPr>
          <w:iCs/>
          <w:color w:val="000000"/>
          <w:sz w:val="28"/>
          <w:szCs w:val="28"/>
          <w:lang w:val="vi-VN"/>
        </w:rPr>
        <w:t>Bản kê khai thiết bị kỹ thuật, trang thiết bị phòng hộ lao động và an toàn của từng điểm kinh doanh hóa chất</w:t>
      </w:r>
      <w:r w:rsidRPr="00BC6FBD">
        <w:rPr>
          <w:color w:val="000000"/>
          <w:sz w:val="28"/>
          <w:szCs w:val="28"/>
          <w:lang w:val="vi-VN"/>
        </w:rPr>
        <w:t>;</w:t>
      </w:r>
    </w:p>
    <w:p w14:paraId="373A173E" w14:textId="77777777" w:rsidR="00FC1F11" w:rsidRPr="00BC6FBD" w:rsidRDefault="00FC1F11" w:rsidP="00E62572">
      <w:pPr>
        <w:widowControl w:val="0"/>
        <w:spacing w:before="240" w:line="252" w:lineRule="auto"/>
        <w:ind w:firstLine="567"/>
        <w:jc w:val="both"/>
        <w:rPr>
          <w:rFonts w:eastAsia="Calibri"/>
          <w:color w:val="000000"/>
          <w:sz w:val="28"/>
          <w:szCs w:val="28"/>
          <w:lang w:val="vi-VN"/>
        </w:rPr>
      </w:pPr>
      <w:r w:rsidRPr="00CF6003">
        <w:rPr>
          <w:rFonts w:eastAsia="Calibri"/>
          <w:color w:val="000000"/>
          <w:sz w:val="28"/>
          <w:szCs w:val="28"/>
          <w:lang w:val="vi-VN"/>
        </w:rPr>
        <w:t>g</w:t>
      </w:r>
      <w:r w:rsidRPr="00BC6FBD">
        <w:rPr>
          <w:rFonts w:eastAsia="Calibri"/>
          <w:color w:val="000000"/>
          <w:sz w:val="28"/>
          <w:szCs w:val="28"/>
          <w:lang w:val="vi-VN"/>
        </w:rPr>
        <w:t>) Bản sao Bằng trung cấp trở lên chuyên ngành hóa chất của người phụ trách về an toàn hóa chất;</w:t>
      </w:r>
    </w:p>
    <w:p w14:paraId="4A9A7EFD" w14:textId="77777777" w:rsidR="00FC1F11" w:rsidRPr="00BC6FBD" w:rsidRDefault="00FC1F11" w:rsidP="00E62572">
      <w:pPr>
        <w:widowControl w:val="0"/>
        <w:spacing w:before="240" w:line="252" w:lineRule="auto"/>
        <w:ind w:firstLine="567"/>
        <w:jc w:val="both"/>
        <w:rPr>
          <w:rFonts w:eastAsia="Calibri"/>
          <w:color w:val="000000"/>
          <w:sz w:val="28"/>
          <w:szCs w:val="28"/>
          <w:lang w:val="vi-VN"/>
        </w:rPr>
      </w:pPr>
      <w:r w:rsidRPr="00CF6003">
        <w:rPr>
          <w:rFonts w:eastAsia="Calibri"/>
          <w:color w:val="000000"/>
          <w:sz w:val="28"/>
          <w:szCs w:val="28"/>
          <w:lang w:val="vi-VN"/>
        </w:rPr>
        <w:t>h</w:t>
      </w:r>
      <w:r w:rsidRPr="00BC6FBD">
        <w:rPr>
          <w:rFonts w:eastAsia="Calibri"/>
          <w:color w:val="000000"/>
          <w:sz w:val="28"/>
          <w:szCs w:val="28"/>
          <w:lang w:val="vi-VN"/>
        </w:rPr>
        <w:t xml:space="preserve">) </w:t>
      </w:r>
      <w:r w:rsidRPr="00BC6FBD">
        <w:rPr>
          <w:color w:val="000000"/>
          <w:sz w:val="28"/>
          <w:szCs w:val="28"/>
          <w:lang w:val="vi-VN"/>
        </w:rPr>
        <w:t>Bản sao Quyết định công nhận kết quả kiểm tra huấn luyện an toàn hóa chất theo quy định tại Điều 34 Nghị định số 113/2017/NĐ-CP, được sửa đổi, bổ sung tại Nghị định số 82/2022/NĐ-CP</w:t>
      </w:r>
      <w:r w:rsidRPr="00BC6FBD">
        <w:rPr>
          <w:rFonts w:eastAsia="Calibri"/>
          <w:color w:val="000000"/>
          <w:sz w:val="28"/>
          <w:szCs w:val="28"/>
          <w:lang w:val="vi-VN"/>
        </w:rPr>
        <w:t>;</w:t>
      </w:r>
    </w:p>
    <w:p w14:paraId="2406851B" w14:textId="77777777" w:rsidR="00FC1F11" w:rsidRPr="00BC6FBD" w:rsidRDefault="00FC1F11" w:rsidP="00E62572">
      <w:pPr>
        <w:widowControl w:val="0"/>
        <w:spacing w:before="240" w:line="252" w:lineRule="auto"/>
        <w:ind w:firstLine="567"/>
        <w:jc w:val="both"/>
        <w:rPr>
          <w:color w:val="000000"/>
          <w:sz w:val="28"/>
          <w:szCs w:val="28"/>
          <w:lang w:val="vi-VN"/>
        </w:rPr>
      </w:pPr>
      <w:r w:rsidRPr="00CF6003">
        <w:rPr>
          <w:color w:val="000000"/>
          <w:sz w:val="28"/>
          <w:szCs w:val="28"/>
          <w:lang w:val="vi-VN"/>
        </w:rPr>
        <w:t>i</w:t>
      </w:r>
      <w:r w:rsidRPr="00BC6FBD">
        <w:rPr>
          <w:color w:val="000000"/>
          <w:sz w:val="28"/>
          <w:szCs w:val="28"/>
          <w:lang w:val="vi-VN"/>
        </w:rPr>
        <w:t>) Bản cam kết kinh doanh hóa chất Bảng 2, hóa chất Bảng 3 cho các mục đích không bị cấm quy định tại Điều 3 Nghị định này.</w:t>
      </w:r>
    </w:p>
    <w:p w14:paraId="292D2471" w14:textId="11933E20"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 xml:space="preserve">4. Hồ sơ đề nghị cấp Giấy phép sản xuất và kinh doanh hóa chất Bảng 2, </w:t>
      </w:r>
      <w:r w:rsidR="00042927" w:rsidRPr="00571740">
        <w:rPr>
          <w:color w:val="000000"/>
          <w:sz w:val="28"/>
          <w:szCs w:val="28"/>
          <w:lang w:val="vi-VN"/>
        </w:rPr>
        <w:t xml:space="preserve">hóa chất </w:t>
      </w:r>
      <w:r w:rsidRPr="00BC6FBD">
        <w:rPr>
          <w:color w:val="000000"/>
          <w:sz w:val="28"/>
          <w:szCs w:val="28"/>
          <w:lang w:val="vi-VN"/>
        </w:rPr>
        <w:t>Bảng 3</w:t>
      </w:r>
    </w:p>
    <w:p w14:paraId="43DBCF67" w14:textId="77777777" w:rsidR="00FC1F11" w:rsidRPr="00BC6FBD" w:rsidRDefault="00FC1F11" w:rsidP="00E62572">
      <w:pPr>
        <w:widowControl w:val="0"/>
        <w:autoSpaceDE w:val="0"/>
        <w:autoSpaceDN w:val="0"/>
        <w:adjustRightInd w:val="0"/>
        <w:spacing w:before="240" w:line="252" w:lineRule="auto"/>
        <w:ind w:firstLine="567"/>
        <w:jc w:val="both"/>
        <w:rPr>
          <w:color w:val="000000"/>
          <w:sz w:val="28"/>
          <w:szCs w:val="28"/>
          <w:lang w:val="vi-VN"/>
        </w:rPr>
      </w:pPr>
      <w:r w:rsidRPr="00BC6FBD">
        <w:rPr>
          <w:color w:val="000000"/>
          <w:sz w:val="28"/>
          <w:szCs w:val="28"/>
          <w:lang w:val="vi-VN"/>
        </w:rPr>
        <w:t>a) Văn bản đề nghị cấp Giấy phép sản xuất và kinh doanh hóa chất Bảng được quy định tại Mẫu số 01 Phụ lục II ban hành kèm theo Nghị định này;</w:t>
      </w:r>
    </w:p>
    <w:p w14:paraId="62B07FC7" w14:textId="77777777" w:rsidR="00FC1F11" w:rsidRPr="00BC6FBD" w:rsidRDefault="00FC1F11" w:rsidP="00E62572">
      <w:pPr>
        <w:widowControl w:val="0"/>
        <w:autoSpaceDE w:val="0"/>
        <w:autoSpaceDN w:val="0"/>
        <w:adjustRightInd w:val="0"/>
        <w:spacing w:before="240" w:line="252" w:lineRule="auto"/>
        <w:ind w:firstLine="567"/>
        <w:jc w:val="both"/>
        <w:rPr>
          <w:color w:val="000000"/>
          <w:sz w:val="28"/>
          <w:szCs w:val="28"/>
          <w:lang w:val="vi-VN"/>
        </w:rPr>
      </w:pPr>
      <w:r w:rsidRPr="00CF6003">
        <w:rPr>
          <w:color w:val="000000"/>
          <w:sz w:val="28"/>
          <w:szCs w:val="28"/>
          <w:lang w:val="vi-VN"/>
        </w:rPr>
        <w:t>b</w:t>
      </w:r>
      <w:r w:rsidRPr="00BC6FBD">
        <w:rPr>
          <w:color w:val="000000"/>
          <w:sz w:val="28"/>
          <w:szCs w:val="28"/>
          <w:lang w:val="vi-VN"/>
        </w:rPr>
        <w:t xml:space="preserve">) Bản kê khai </w:t>
      </w:r>
      <w:r w:rsidRPr="00CF6003">
        <w:rPr>
          <w:color w:val="000000"/>
          <w:sz w:val="28"/>
          <w:szCs w:val="28"/>
          <w:lang w:val="vi-VN"/>
        </w:rPr>
        <w:t>các</w:t>
      </w:r>
      <w:r w:rsidRPr="00BC6FBD">
        <w:rPr>
          <w:color w:val="000000"/>
          <w:sz w:val="28"/>
          <w:szCs w:val="28"/>
          <w:lang w:val="vi-VN"/>
        </w:rPr>
        <w:t xml:space="preserve"> cơ sở sản xuất, điểm kinh doanh hóa chất;</w:t>
      </w:r>
    </w:p>
    <w:p w14:paraId="2822DB92" w14:textId="77777777" w:rsidR="00FC1F11" w:rsidRPr="00BC6FBD" w:rsidRDefault="00FC1F11" w:rsidP="00E62572">
      <w:pPr>
        <w:widowControl w:val="0"/>
        <w:autoSpaceDE w:val="0"/>
        <w:autoSpaceDN w:val="0"/>
        <w:adjustRightInd w:val="0"/>
        <w:spacing w:before="240" w:line="252" w:lineRule="auto"/>
        <w:ind w:firstLine="567"/>
        <w:jc w:val="both"/>
        <w:rPr>
          <w:color w:val="000000"/>
          <w:sz w:val="28"/>
          <w:szCs w:val="28"/>
          <w:lang w:val="vi-VN"/>
        </w:rPr>
      </w:pPr>
      <w:r w:rsidRPr="00CF6003">
        <w:rPr>
          <w:color w:val="000000"/>
          <w:sz w:val="28"/>
          <w:szCs w:val="28"/>
          <w:lang w:val="vi-VN"/>
        </w:rPr>
        <w:t>c</w:t>
      </w:r>
      <w:r w:rsidRPr="00BC6FBD">
        <w:rPr>
          <w:color w:val="000000"/>
          <w:sz w:val="28"/>
          <w:szCs w:val="28"/>
          <w:lang w:val="vi-VN"/>
        </w:rPr>
        <w:t xml:space="preserve">) Bản sao quyết định phê duyệt hoặc văn bản xác nhận các tài liệu liên quan đến bảo vệ môi trường theo quy định của pháp luật được cơ quan quản lý nhà nước có thẩm quyền ban hành đối với từng cơ sở sản xuất, kho chứa hóa </w:t>
      </w:r>
      <w:r w:rsidRPr="00BC6FBD">
        <w:rPr>
          <w:color w:val="000000"/>
          <w:sz w:val="28"/>
          <w:szCs w:val="28"/>
          <w:lang w:val="vi-VN"/>
        </w:rPr>
        <w:lastRenderedPageBreak/>
        <w:t>chất;</w:t>
      </w:r>
    </w:p>
    <w:p w14:paraId="5C4E478E" w14:textId="77777777" w:rsidR="00FC1F11" w:rsidRPr="00CF6003" w:rsidRDefault="00FC1F11" w:rsidP="00BC6FBD">
      <w:pPr>
        <w:widowControl w:val="0"/>
        <w:autoSpaceDE w:val="0"/>
        <w:autoSpaceDN w:val="0"/>
        <w:adjustRightInd w:val="0"/>
        <w:spacing w:before="240"/>
        <w:ind w:firstLine="567"/>
        <w:jc w:val="both"/>
        <w:rPr>
          <w:color w:val="000000"/>
          <w:sz w:val="28"/>
          <w:szCs w:val="28"/>
          <w:lang w:val="vi-VN"/>
        </w:rPr>
      </w:pPr>
      <w:r w:rsidRPr="00CF6003">
        <w:rPr>
          <w:color w:val="000000"/>
          <w:sz w:val="28"/>
          <w:szCs w:val="28"/>
          <w:lang w:val="vi-VN"/>
        </w:rPr>
        <w:t>d</w:t>
      </w:r>
      <w:r w:rsidRPr="00BC6FBD">
        <w:rPr>
          <w:color w:val="000000"/>
          <w:sz w:val="28"/>
          <w:szCs w:val="28"/>
          <w:lang w:val="vi-VN"/>
        </w:rPr>
        <w:t>) Bản sao văn bản chấp thuận kết quả nghiệm thu về phòng cháy và chữa cháy của cơ quan Cảnh sát phòng cháy chữa cháy đối với từng cơ sở sản xuất, kho chứa hóa chất thuộc đối tượng phải thẩm duyệt thiết kế về phòng cháy và chữa cháy</w:t>
      </w:r>
      <w:r w:rsidR="00581025" w:rsidRPr="00CF6003">
        <w:rPr>
          <w:color w:val="000000"/>
          <w:sz w:val="28"/>
          <w:szCs w:val="28"/>
          <w:lang w:val="vi-VN"/>
        </w:rPr>
        <w:t>.</w:t>
      </w:r>
    </w:p>
    <w:p w14:paraId="421BF26B" w14:textId="77777777" w:rsidR="00FC1F11" w:rsidRPr="00BC6FBD" w:rsidRDefault="00FC1F11" w:rsidP="00E62572">
      <w:pPr>
        <w:widowControl w:val="0"/>
        <w:autoSpaceDE w:val="0"/>
        <w:autoSpaceDN w:val="0"/>
        <w:adjustRightInd w:val="0"/>
        <w:spacing w:before="140"/>
        <w:ind w:firstLine="567"/>
        <w:jc w:val="both"/>
        <w:rPr>
          <w:color w:val="000000"/>
          <w:sz w:val="28"/>
          <w:szCs w:val="28"/>
          <w:lang w:val="vi-VN"/>
        </w:rPr>
      </w:pPr>
      <w:r w:rsidRPr="00CF6003">
        <w:rPr>
          <w:color w:val="000000"/>
          <w:sz w:val="28"/>
          <w:szCs w:val="28"/>
          <w:lang w:val="vi-VN"/>
        </w:rPr>
        <w:t xml:space="preserve">Bản sao </w:t>
      </w:r>
      <w:r w:rsidRPr="00BC6FBD">
        <w:rPr>
          <w:color w:val="000000"/>
          <w:sz w:val="28"/>
          <w:szCs w:val="28"/>
          <w:lang w:val="vi-VN"/>
        </w:rPr>
        <w:t>Biên bản kiểm tra an toàn về phòng cháy và chữa cháy hoặc văn bản của cơ quan có thẩm quyền chứng minh đảm bảo các điều kiện an toàn về phòng cháy và chữa cháy đối với từng cơ sở sản xuất, kho chứa hóa chất không thuộc đối tượng phải thẩm duyệt thiết kế về phòng cháy và chữa cháy;</w:t>
      </w:r>
    </w:p>
    <w:p w14:paraId="452FD8EC" w14:textId="77777777" w:rsidR="00FC1F11" w:rsidRPr="00CF6003" w:rsidRDefault="00FC1F11" w:rsidP="00E62572">
      <w:pPr>
        <w:widowControl w:val="0"/>
        <w:autoSpaceDE w:val="0"/>
        <w:autoSpaceDN w:val="0"/>
        <w:adjustRightInd w:val="0"/>
        <w:spacing w:before="140"/>
        <w:ind w:firstLine="567"/>
        <w:jc w:val="both"/>
        <w:rPr>
          <w:color w:val="000000"/>
          <w:sz w:val="28"/>
          <w:szCs w:val="28"/>
          <w:lang w:val="vi-VN"/>
        </w:rPr>
      </w:pPr>
      <w:r w:rsidRPr="00CF6003">
        <w:rPr>
          <w:color w:val="000000"/>
          <w:sz w:val="28"/>
          <w:szCs w:val="28"/>
          <w:lang w:val="vi-VN"/>
        </w:rPr>
        <w:t>đ</w:t>
      </w:r>
      <w:r w:rsidRPr="00BC6FBD">
        <w:rPr>
          <w:color w:val="000000"/>
          <w:sz w:val="28"/>
          <w:szCs w:val="28"/>
          <w:lang w:val="vi-VN"/>
        </w:rPr>
        <w:t>) Bản thuyết minh về điều kiện sản xuất và kinh doanh được quy định tại Mẫu số 05 Phụ lục II ban hành kèm theo Nghị định này</w:t>
      </w:r>
      <w:r w:rsidR="00581025" w:rsidRPr="00CF6003">
        <w:rPr>
          <w:color w:val="000000"/>
          <w:sz w:val="28"/>
          <w:szCs w:val="28"/>
          <w:lang w:val="vi-VN"/>
        </w:rPr>
        <w:t>.</w:t>
      </w:r>
    </w:p>
    <w:p w14:paraId="57A1BEB5" w14:textId="77777777" w:rsidR="00FC1F11" w:rsidRPr="00BC6FBD" w:rsidRDefault="00FC1F11" w:rsidP="00E62572">
      <w:pPr>
        <w:widowControl w:val="0"/>
        <w:autoSpaceDE w:val="0"/>
        <w:autoSpaceDN w:val="0"/>
        <w:adjustRightInd w:val="0"/>
        <w:spacing w:before="140"/>
        <w:ind w:firstLine="567"/>
        <w:jc w:val="both"/>
        <w:rPr>
          <w:color w:val="000000"/>
          <w:sz w:val="28"/>
          <w:szCs w:val="28"/>
          <w:lang w:val="vi-VN"/>
        </w:rPr>
      </w:pPr>
      <w:r w:rsidRPr="00BC6FBD">
        <w:rPr>
          <w:color w:val="000000"/>
          <w:sz w:val="28"/>
          <w:szCs w:val="28"/>
          <w:lang w:val="vi-VN"/>
        </w:rPr>
        <w:t>Bản sao giấy tờ chứng minh quyền sử dụng đối với thửa đất xây dựng cơ sở sản xuất, kho chứa hóa chất hoặc Hợp đồng thuê nhà xưởng, kho chứa, Hợp đồng hay thỏa thuận mua bán hóa chất trong trường hợp tổ chức, cá nhân kinh doanh sử dụng kho của tổ chức, cá nhân mua hoặc bán hóa chất;</w:t>
      </w:r>
    </w:p>
    <w:p w14:paraId="731E11F3" w14:textId="77777777" w:rsidR="00FC1F11" w:rsidRPr="00BC6FBD" w:rsidRDefault="00FC1F11" w:rsidP="00E62572">
      <w:pPr>
        <w:widowControl w:val="0"/>
        <w:autoSpaceDE w:val="0"/>
        <w:autoSpaceDN w:val="0"/>
        <w:adjustRightInd w:val="0"/>
        <w:spacing w:before="140"/>
        <w:ind w:firstLine="567"/>
        <w:jc w:val="both"/>
        <w:rPr>
          <w:color w:val="000000"/>
          <w:sz w:val="28"/>
          <w:szCs w:val="28"/>
          <w:lang w:val="vi-VN"/>
        </w:rPr>
      </w:pPr>
      <w:r w:rsidRPr="00CF6003">
        <w:rPr>
          <w:color w:val="000000"/>
          <w:sz w:val="28"/>
          <w:szCs w:val="28"/>
          <w:lang w:val="vi-VN"/>
        </w:rPr>
        <w:t>e</w:t>
      </w:r>
      <w:r w:rsidRPr="00BC6FBD">
        <w:rPr>
          <w:color w:val="000000"/>
          <w:sz w:val="28"/>
          <w:szCs w:val="28"/>
          <w:lang w:val="vi-VN"/>
        </w:rPr>
        <w:t>) Bản kê khai thiết bị kỹ thuật, trang thiết bị phòng hộ lao động và an toàn của từng cơ sở sản xuất, kinh doanh hóa chất;</w:t>
      </w:r>
    </w:p>
    <w:p w14:paraId="63A37C34" w14:textId="77777777" w:rsidR="00FC1F11" w:rsidRPr="00BC6FBD" w:rsidRDefault="00FC1F11" w:rsidP="00E62572">
      <w:pPr>
        <w:widowControl w:val="0"/>
        <w:autoSpaceDE w:val="0"/>
        <w:autoSpaceDN w:val="0"/>
        <w:adjustRightInd w:val="0"/>
        <w:spacing w:before="140"/>
        <w:ind w:firstLine="567"/>
        <w:jc w:val="both"/>
        <w:rPr>
          <w:color w:val="000000"/>
          <w:sz w:val="28"/>
          <w:szCs w:val="28"/>
          <w:lang w:val="vi-VN"/>
        </w:rPr>
      </w:pPr>
      <w:r w:rsidRPr="00CF6003">
        <w:rPr>
          <w:color w:val="000000"/>
          <w:sz w:val="28"/>
          <w:szCs w:val="28"/>
          <w:lang w:val="vi-VN"/>
        </w:rPr>
        <w:t>g</w:t>
      </w:r>
      <w:r w:rsidRPr="00BC6FBD">
        <w:rPr>
          <w:color w:val="000000"/>
          <w:sz w:val="28"/>
          <w:szCs w:val="28"/>
          <w:lang w:val="vi-VN"/>
        </w:rPr>
        <w:t>) Bản sao Bằng đại học trở lên chuyên ngành hóa chất của Giám đốc hoặc Phó Giám đốc kỹ thuật hoặc cán bộ kỹ thuật phụ trách hoạt động sản xuất hóa chất của cơ sở sản xuất; Bản sao Bằng trung cấp trở lên chuyên ngành hóa chất của người phụ trách về an toàn hóa chất;</w:t>
      </w:r>
    </w:p>
    <w:p w14:paraId="11E0CA82" w14:textId="77777777" w:rsidR="00FC1F11" w:rsidRPr="00BC6FBD" w:rsidRDefault="00FC1F11" w:rsidP="00E62572">
      <w:pPr>
        <w:widowControl w:val="0"/>
        <w:autoSpaceDE w:val="0"/>
        <w:autoSpaceDN w:val="0"/>
        <w:adjustRightInd w:val="0"/>
        <w:spacing w:before="140"/>
        <w:ind w:firstLine="567"/>
        <w:jc w:val="both"/>
        <w:rPr>
          <w:color w:val="000000"/>
          <w:sz w:val="28"/>
          <w:szCs w:val="28"/>
          <w:lang w:val="vi-VN"/>
        </w:rPr>
      </w:pPr>
      <w:r w:rsidRPr="00CF6003">
        <w:rPr>
          <w:color w:val="000000"/>
          <w:sz w:val="28"/>
          <w:szCs w:val="28"/>
          <w:lang w:val="vi-VN"/>
        </w:rPr>
        <w:t>h</w:t>
      </w:r>
      <w:r w:rsidRPr="00BC6FBD">
        <w:rPr>
          <w:color w:val="000000"/>
          <w:sz w:val="28"/>
          <w:szCs w:val="28"/>
          <w:lang w:val="vi-VN"/>
        </w:rPr>
        <w:t>) Bản sao quyết định công nhận kết quả kiểm tra huấn luyện an toàn hóa chất của tổ chức, cá nhân</w:t>
      </w:r>
      <w:r w:rsidRPr="00CF6003">
        <w:rPr>
          <w:color w:val="000000"/>
          <w:sz w:val="28"/>
          <w:szCs w:val="28"/>
          <w:lang w:val="vi-VN"/>
        </w:rPr>
        <w:t xml:space="preserve"> </w:t>
      </w:r>
      <w:r w:rsidRPr="00BC6FBD">
        <w:rPr>
          <w:color w:val="000000"/>
          <w:sz w:val="28"/>
          <w:szCs w:val="28"/>
          <w:lang w:val="vi-VN"/>
        </w:rPr>
        <w:t>theo quy định tại Điều 34 Nghị định số 113/2017/NĐ-CP, được sửa đổi, bổ sung tại Nghị định số 82/2022/NĐ-CP;</w:t>
      </w:r>
    </w:p>
    <w:p w14:paraId="77C59B1D" w14:textId="77777777" w:rsidR="00FC1F11" w:rsidRPr="00CF6003" w:rsidRDefault="00FC1F11" w:rsidP="00E62572">
      <w:pPr>
        <w:widowControl w:val="0"/>
        <w:spacing w:before="140"/>
        <w:ind w:firstLine="567"/>
        <w:jc w:val="both"/>
        <w:rPr>
          <w:color w:val="000000"/>
          <w:sz w:val="28"/>
          <w:szCs w:val="28"/>
          <w:lang w:val="vi-VN"/>
        </w:rPr>
      </w:pPr>
      <w:r w:rsidRPr="00CF6003">
        <w:rPr>
          <w:color w:val="000000"/>
          <w:sz w:val="28"/>
          <w:szCs w:val="28"/>
          <w:lang w:val="vi-VN"/>
        </w:rPr>
        <w:t>i</w:t>
      </w:r>
      <w:r w:rsidRPr="00BC6FBD">
        <w:rPr>
          <w:color w:val="000000"/>
          <w:sz w:val="28"/>
          <w:szCs w:val="28"/>
          <w:lang w:val="vi-VN"/>
        </w:rPr>
        <w:t>) Bản cam kết sản xuất và kinh doanh hóa chất Bảng 2, hóa chất Bảng 3 cho các mục đích không bị cấm quy định tại Điều 3 Nghị định này</w:t>
      </w:r>
      <w:r w:rsidR="00581025" w:rsidRPr="00CF6003">
        <w:rPr>
          <w:color w:val="000000"/>
          <w:sz w:val="28"/>
          <w:szCs w:val="28"/>
          <w:lang w:val="vi-VN"/>
        </w:rPr>
        <w:t>.</w:t>
      </w:r>
    </w:p>
    <w:p w14:paraId="72DCA915" w14:textId="48C09899" w:rsidR="00FC1F11" w:rsidRPr="00BC6FBD" w:rsidRDefault="00FC1F11" w:rsidP="00E62572">
      <w:pPr>
        <w:widowControl w:val="0"/>
        <w:spacing w:before="140"/>
        <w:ind w:firstLine="567"/>
        <w:jc w:val="both"/>
        <w:rPr>
          <w:color w:val="000000"/>
          <w:sz w:val="28"/>
          <w:szCs w:val="28"/>
          <w:lang w:val="vi-VN"/>
        </w:rPr>
      </w:pPr>
      <w:r w:rsidRPr="00BC6FBD">
        <w:rPr>
          <w:color w:val="000000"/>
          <w:sz w:val="28"/>
          <w:szCs w:val="28"/>
          <w:lang w:val="vi-VN"/>
        </w:rPr>
        <w:t xml:space="preserve">5. Trình tự, thủ tục thẩm định, cấp Giấy phép sản xuất, kinh doanh </w:t>
      </w:r>
      <w:r w:rsidR="00E1552E" w:rsidRPr="00BC6FBD">
        <w:rPr>
          <w:color w:val="000000"/>
          <w:sz w:val="28"/>
          <w:szCs w:val="28"/>
          <w:lang w:val="vi-VN"/>
        </w:rPr>
        <w:t>h</w:t>
      </w:r>
      <w:r w:rsidR="00E1552E" w:rsidRPr="00571740">
        <w:rPr>
          <w:color w:val="000000"/>
          <w:sz w:val="28"/>
          <w:szCs w:val="28"/>
          <w:lang w:val="vi-VN"/>
        </w:rPr>
        <w:t>óa</w:t>
      </w:r>
      <w:r w:rsidR="00E1552E" w:rsidRPr="00BC6FBD">
        <w:rPr>
          <w:color w:val="000000"/>
          <w:sz w:val="28"/>
          <w:szCs w:val="28"/>
          <w:lang w:val="vi-VN"/>
        </w:rPr>
        <w:t xml:space="preserve"> </w:t>
      </w:r>
      <w:r w:rsidRPr="00BC6FBD">
        <w:rPr>
          <w:color w:val="000000"/>
          <w:sz w:val="28"/>
          <w:szCs w:val="28"/>
          <w:lang w:val="vi-VN"/>
        </w:rPr>
        <w:t xml:space="preserve">chất Bảng 2, </w:t>
      </w:r>
      <w:r w:rsidR="00E1552E" w:rsidRPr="00BC6FBD">
        <w:rPr>
          <w:color w:val="000000"/>
          <w:sz w:val="28"/>
          <w:szCs w:val="28"/>
          <w:lang w:val="vi-VN"/>
        </w:rPr>
        <w:t>h</w:t>
      </w:r>
      <w:r w:rsidR="00E1552E" w:rsidRPr="00571740">
        <w:rPr>
          <w:color w:val="000000"/>
          <w:sz w:val="28"/>
          <w:szCs w:val="28"/>
          <w:lang w:val="vi-VN"/>
        </w:rPr>
        <w:t>óa</w:t>
      </w:r>
      <w:r w:rsidR="00E1552E" w:rsidRPr="00BC6FBD">
        <w:rPr>
          <w:color w:val="000000"/>
          <w:sz w:val="28"/>
          <w:szCs w:val="28"/>
          <w:lang w:val="vi-VN"/>
        </w:rPr>
        <w:t xml:space="preserve"> </w:t>
      </w:r>
      <w:r w:rsidRPr="00BC6FBD">
        <w:rPr>
          <w:color w:val="000000"/>
          <w:sz w:val="28"/>
          <w:szCs w:val="28"/>
          <w:lang w:val="vi-VN"/>
        </w:rPr>
        <w:t>chất Bảng 3</w:t>
      </w:r>
    </w:p>
    <w:p w14:paraId="164F8D15" w14:textId="77777777" w:rsidR="00FC1F11" w:rsidRPr="00BC6FBD" w:rsidRDefault="00FC1F11" w:rsidP="00E62572">
      <w:pPr>
        <w:widowControl w:val="0"/>
        <w:spacing w:before="140"/>
        <w:ind w:firstLine="567"/>
        <w:jc w:val="both"/>
        <w:rPr>
          <w:color w:val="000000"/>
          <w:sz w:val="28"/>
          <w:szCs w:val="28"/>
          <w:lang w:val="vi-VN"/>
        </w:rPr>
      </w:pPr>
      <w:r w:rsidRPr="00BC6FBD">
        <w:rPr>
          <w:color w:val="000000"/>
          <w:sz w:val="28"/>
          <w:szCs w:val="28"/>
          <w:lang w:val="vi-VN"/>
        </w:rPr>
        <w:t>a) Tổ chức, cá nhân đề nghị cấp Giấy phép lập 01 bộ hồ sơ quy định tại khoản 2, khoản 3 và khoản 4 Điều này gửi qua đường bưu chính hoặc nộp trực tiếp hoặc qua hệ thống dịch vụ công trực tuyến đến Bộ Công Thương;</w:t>
      </w:r>
    </w:p>
    <w:p w14:paraId="04E41B40" w14:textId="77777777" w:rsidR="00FC1F11" w:rsidRPr="00BC6FBD" w:rsidRDefault="00FC1F11" w:rsidP="00E62572">
      <w:pPr>
        <w:widowControl w:val="0"/>
        <w:spacing w:before="140"/>
        <w:ind w:firstLine="567"/>
        <w:jc w:val="both"/>
        <w:rPr>
          <w:color w:val="000000"/>
          <w:sz w:val="28"/>
          <w:szCs w:val="28"/>
          <w:lang w:val="vi-VN"/>
        </w:rPr>
      </w:pPr>
      <w:r w:rsidRPr="00BC6FBD">
        <w:rPr>
          <w:color w:val="000000"/>
          <w:sz w:val="28"/>
          <w:szCs w:val="28"/>
          <w:lang w:val="vi-VN"/>
        </w:rPr>
        <w:t xml:space="preserve">b) Trường hợp hồ sơ chưa đầy đủ và hợp lệ, trong vòng 03 ngày kể từ ngày tiếp nhận hồ sơ, Bộ Công Thương thông báo để tổ chức, cá nhân bổ sung, hoàn chỉnh hồ sơ. </w:t>
      </w:r>
      <w:r w:rsidRPr="00BC6FBD">
        <w:rPr>
          <w:rFonts w:eastAsia="Calibri"/>
          <w:color w:val="000000"/>
          <w:sz w:val="28"/>
          <w:szCs w:val="28"/>
          <w:lang w:val="pt-BR"/>
        </w:rPr>
        <w:t xml:space="preserve">Thời gian </w:t>
      </w:r>
      <w:r w:rsidRPr="00BC6FBD">
        <w:rPr>
          <w:color w:val="000000"/>
          <w:sz w:val="28"/>
          <w:szCs w:val="28"/>
          <w:lang w:val="vi-VN"/>
        </w:rPr>
        <w:t xml:space="preserve">hoàn chỉnh hồ sơ </w:t>
      </w:r>
      <w:r w:rsidRPr="00BC6FBD">
        <w:rPr>
          <w:rFonts w:eastAsia="Calibri"/>
          <w:color w:val="000000"/>
          <w:sz w:val="28"/>
          <w:szCs w:val="28"/>
          <w:lang w:val="pt-BR"/>
        </w:rPr>
        <w:t>không tính vào thời gian cấp phép quy định tại điểm c khoản này;</w:t>
      </w:r>
    </w:p>
    <w:p w14:paraId="3DF617B4" w14:textId="77777777" w:rsidR="00FC1F11" w:rsidRPr="00BC6FBD" w:rsidRDefault="00FC1F11" w:rsidP="00E62572">
      <w:pPr>
        <w:widowControl w:val="0"/>
        <w:spacing w:before="140"/>
        <w:ind w:firstLine="567"/>
        <w:jc w:val="both"/>
        <w:rPr>
          <w:color w:val="000000"/>
          <w:sz w:val="28"/>
          <w:szCs w:val="28"/>
          <w:lang w:val="vi-VN"/>
        </w:rPr>
      </w:pPr>
      <w:r w:rsidRPr="00BC6FBD">
        <w:rPr>
          <w:color w:val="000000"/>
          <w:sz w:val="28"/>
          <w:szCs w:val="28"/>
          <w:lang w:val="vi-VN"/>
        </w:rPr>
        <w:t xml:space="preserve">c) Trong thời hạn 16 ngày làm việc, kể từ ngày nhận đủ hồ sơ hợp lệ quy định tại khoản 2, khoản 3 và khoản 4 Điều này, Bộ Công Thương có trách nhiệm xem xét, thẩm định hồ sơ, kiểm tra điều kiện thực tế và cấp Giấy phép </w:t>
      </w:r>
      <w:r w:rsidRPr="00BC6FBD">
        <w:rPr>
          <w:color w:val="000000"/>
          <w:sz w:val="28"/>
          <w:szCs w:val="28"/>
          <w:lang w:val="vi-VN"/>
        </w:rPr>
        <w:lastRenderedPageBreak/>
        <w:t>cho tổ chức, cá nhân theo mẫu tại Phụ lục II của Nghị định này. Trường hợp không cấp Giấy phép, Bộ Công Thương có văn bản trả lời, nêu rõ lý do;</w:t>
      </w:r>
    </w:p>
    <w:p w14:paraId="24F829BC" w14:textId="1FAAFFB9" w:rsidR="00FC1F11" w:rsidRPr="00CF6003"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d) Trường hợp sản xuất, kinh doanh </w:t>
      </w:r>
      <w:r w:rsidR="002E2009" w:rsidRPr="00BC6FBD">
        <w:rPr>
          <w:color w:val="000000"/>
          <w:sz w:val="28"/>
          <w:szCs w:val="28"/>
          <w:lang w:val="vi-VN"/>
        </w:rPr>
        <w:t xml:space="preserve">hóa chất </w:t>
      </w:r>
      <w:r w:rsidRPr="00BC6FBD">
        <w:rPr>
          <w:color w:val="000000"/>
          <w:sz w:val="28"/>
          <w:szCs w:val="28"/>
          <w:lang w:val="vi-VN"/>
        </w:rPr>
        <w:t>Bảng 2, hóa chất Bảng 3 cho các mục đích chuyên ngành (y tế, dược phẩm, nông nghiệp, an ninh, quốc phòng), khi cần thiết, Bộ Công Thương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này. Quá thời hạn trên, nếu Bộ quản lý nhà nước chuyên ngành không có ý kiến góp ý bằng văn bản thì được coi là đồng ý với đề nghị cấp phép của tổ chức, cá nhân</w:t>
      </w:r>
      <w:r w:rsidR="00581025" w:rsidRPr="00CF6003">
        <w:rPr>
          <w:color w:val="000000"/>
          <w:sz w:val="28"/>
          <w:szCs w:val="28"/>
          <w:lang w:val="vi-VN"/>
        </w:rPr>
        <w:t>;</w:t>
      </w:r>
    </w:p>
    <w:p w14:paraId="5F65E6DD"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đ) Sau khi cấp phép, Bộ Công Thương gửi 01</w:t>
      </w:r>
      <w:r w:rsidRPr="00CF6003">
        <w:rPr>
          <w:color w:val="000000"/>
          <w:sz w:val="28"/>
          <w:szCs w:val="28"/>
          <w:lang w:val="vi-VN"/>
        </w:rPr>
        <w:t xml:space="preserve"> </w:t>
      </w:r>
      <w:r w:rsidRPr="00BC6FBD">
        <w:rPr>
          <w:color w:val="000000"/>
          <w:sz w:val="28"/>
          <w:szCs w:val="28"/>
          <w:lang w:val="vi-VN"/>
        </w:rPr>
        <w:t>bản Giấy phép về Sở Công Thương nơi tổ chức, cá nhân đặt trụ sở chính để phối hợp theo dõi, quản lý.</w:t>
      </w:r>
    </w:p>
    <w:p w14:paraId="635696C2"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6. Miễn trừ cấp Giấy phép kinh doanh đối với hóa chất Bảng 2 và hóa chất Bảng 3 có nồng độ dưới 1%.</w:t>
      </w:r>
    </w:p>
    <w:p w14:paraId="0BE26E97" w14:textId="58577C3B"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7. Hồ sơ, trình tự, thủ tục cấp lại Giấy phép sản xuất, kinh doanh </w:t>
      </w:r>
      <w:r w:rsidR="009F1524" w:rsidRPr="00BC6FBD">
        <w:rPr>
          <w:color w:val="000000"/>
          <w:sz w:val="28"/>
          <w:szCs w:val="28"/>
          <w:lang w:val="vi-VN"/>
        </w:rPr>
        <w:t>h</w:t>
      </w:r>
      <w:r w:rsidR="009F1524" w:rsidRPr="00571740">
        <w:rPr>
          <w:color w:val="000000"/>
          <w:sz w:val="28"/>
          <w:szCs w:val="28"/>
          <w:lang w:val="vi-VN"/>
        </w:rPr>
        <w:t>óa</w:t>
      </w:r>
      <w:r w:rsidR="009F1524" w:rsidRPr="00BC6FBD">
        <w:rPr>
          <w:color w:val="000000"/>
          <w:sz w:val="28"/>
          <w:szCs w:val="28"/>
          <w:lang w:val="vi-VN"/>
        </w:rPr>
        <w:t xml:space="preserve"> </w:t>
      </w:r>
      <w:r w:rsidRPr="00BC6FBD">
        <w:rPr>
          <w:color w:val="000000"/>
          <w:sz w:val="28"/>
          <w:szCs w:val="28"/>
          <w:lang w:val="vi-VN"/>
        </w:rPr>
        <w:t xml:space="preserve">chất Bảng 2, </w:t>
      </w:r>
      <w:r w:rsidR="009F1524" w:rsidRPr="00BC6FBD">
        <w:rPr>
          <w:color w:val="000000"/>
          <w:sz w:val="28"/>
          <w:szCs w:val="28"/>
          <w:lang w:val="vi-VN"/>
        </w:rPr>
        <w:t>h</w:t>
      </w:r>
      <w:r w:rsidR="009F1524" w:rsidRPr="00571740">
        <w:rPr>
          <w:color w:val="000000"/>
          <w:sz w:val="28"/>
          <w:szCs w:val="28"/>
          <w:lang w:val="vi-VN"/>
        </w:rPr>
        <w:t>óa</w:t>
      </w:r>
      <w:r w:rsidR="009F1524" w:rsidRPr="00BC6FBD">
        <w:rPr>
          <w:color w:val="000000"/>
          <w:sz w:val="28"/>
          <w:szCs w:val="28"/>
          <w:lang w:val="vi-VN"/>
        </w:rPr>
        <w:t xml:space="preserve"> </w:t>
      </w:r>
      <w:r w:rsidRPr="00BC6FBD">
        <w:rPr>
          <w:color w:val="000000"/>
          <w:sz w:val="28"/>
          <w:szCs w:val="28"/>
          <w:lang w:val="vi-VN"/>
        </w:rPr>
        <w:t>chất Bảng 3</w:t>
      </w:r>
    </w:p>
    <w:p w14:paraId="08B94FBB" w14:textId="25B98738"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a) Trường hợp Giấy phép sản xuất, kinh doanh </w:t>
      </w:r>
      <w:r w:rsidR="00E1552E" w:rsidRPr="00BC6FBD">
        <w:rPr>
          <w:color w:val="000000"/>
          <w:sz w:val="28"/>
          <w:szCs w:val="28"/>
          <w:lang w:val="vi-VN"/>
        </w:rPr>
        <w:t>h</w:t>
      </w:r>
      <w:r w:rsidR="00E1552E" w:rsidRPr="00571740">
        <w:rPr>
          <w:color w:val="000000"/>
          <w:sz w:val="28"/>
          <w:szCs w:val="28"/>
          <w:lang w:val="vi-VN"/>
        </w:rPr>
        <w:t>óa</w:t>
      </w:r>
      <w:r w:rsidR="00E1552E" w:rsidRPr="00BC6FBD">
        <w:rPr>
          <w:color w:val="000000"/>
          <w:sz w:val="28"/>
          <w:szCs w:val="28"/>
          <w:lang w:val="vi-VN"/>
        </w:rPr>
        <w:t xml:space="preserve"> </w:t>
      </w:r>
      <w:r w:rsidRPr="00BC6FBD">
        <w:rPr>
          <w:color w:val="000000"/>
          <w:sz w:val="28"/>
          <w:szCs w:val="28"/>
          <w:lang w:val="vi-VN"/>
        </w:rPr>
        <w:t xml:space="preserve">chất Bảng 2, </w:t>
      </w:r>
      <w:r w:rsidR="0023490B" w:rsidRPr="00571740">
        <w:rPr>
          <w:color w:val="000000"/>
          <w:sz w:val="28"/>
          <w:szCs w:val="28"/>
          <w:lang w:val="vi-VN"/>
        </w:rPr>
        <w:t>hóa</w:t>
      </w:r>
      <w:r w:rsidR="0023490B" w:rsidRPr="00BC6FBD">
        <w:rPr>
          <w:color w:val="000000"/>
          <w:sz w:val="28"/>
          <w:szCs w:val="28"/>
          <w:lang w:val="vi-VN"/>
        </w:rPr>
        <w:t xml:space="preserve"> </w:t>
      </w:r>
      <w:r w:rsidRPr="00BC6FBD">
        <w:rPr>
          <w:color w:val="000000"/>
          <w:sz w:val="28"/>
          <w:szCs w:val="28"/>
          <w:lang w:val="vi-VN"/>
        </w:rPr>
        <w:t>chất Bảng 3 bị mất, sai sót, hư hỏng hoặc có thay đổi về thông tin đăng ký thành lập của tổ chức, cá nhân, tổ chức, cá nhân lập 01 bộ hồ sơ đề nghị cấp lại Giấy phép và gửi Bộ Công Thương qua đường bưu chính hoặc nộp trực tiếp hoặc qua hệ thống dịch vụ công trực tuyến;</w:t>
      </w:r>
    </w:p>
    <w:p w14:paraId="4834673D"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b) Hồ sơ đề nghị cấp lại</w:t>
      </w:r>
      <w:r w:rsidRPr="00CF6003">
        <w:rPr>
          <w:color w:val="000000"/>
          <w:sz w:val="28"/>
          <w:szCs w:val="28"/>
          <w:lang w:val="vi-VN"/>
        </w:rPr>
        <w:t xml:space="preserve"> Giấy</w:t>
      </w:r>
      <w:r w:rsidRPr="00BC6FBD">
        <w:rPr>
          <w:color w:val="000000"/>
          <w:sz w:val="28"/>
          <w:szCs w:val="28"/>
          <w:lang w:val="vi-VN"/>
        </w:rPr>
        <w:t xml:space="preserve"> phép bao gồm: Văn bản đề nghị cấp lại Giấy phép; bản chính Giấy phép đã được cấp trong trường hợp Giấy phép bị sai sót hoặc có thay đổi về thông tin của tổ chức, cá nhân; </w:t>
      </w:r>
      <w:r w:rsidRPr="00BC6FBD">
        <w:rPr>
          <w:iCs/>
          <w:color w:val="000000"/>
          <w:sz w:val="28"/>
          <w:szCs w:val="28"/>
          <w:lang w:val="vi-VN"/>
        </w:rPr>
        <w:t>phần bản chính còn lại có thể nhận dạng được của Giấy phép trong trường hợp Giấy phép bị hư hỏng</w:t>
      </w:r>
      <w:r w:rsidRPr="00CF6003">
        <w:rPr>
          <w:iCs/>
          <w:color w:val="000000"/>
          <w:sz w:val="28"/>
          <w:szCs w:val="28"/>
          <w:lang w:val="vi-VN"/>
        </w:rPr>
        <w:t xml:space="preserve"> (nếu có)</w:t>
      </w:r>
      <w:r w:rsidRPr="00BC6FBD">
        <w:rPr>
          <w:color w:val="000000"/>
          <w:sz w:val="28"/>
          <w:szCs w:val="28"/>
          <w:lang w:val="vi-VN"/>
        </w:rPr>
        <w:t>;</w:t>
      </w:r>
    </w:p>
    <w:p w14:paraId="1D6972BE"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c) Trong thời hạn 05 ngày làm việc kể từ ngày nhận đủ hồ sơ hợp lệ, Bộ Công Thương kiểm tra, cấp lại Giấy phép cho tổ chức, cá nhân đồng thời gửi 0</w:t>
      </w:r>
      <w:r w:rsidRPr="00CF6003">
        <w:rPr>
          <w:color w:val="000000"/>
          <w:sz w:val="28"/>
          <w:szCs w:val="28"/>
          <w:lang w:val="vi-VN"/>
        </w:rPr>
        <w:t xml:space="preserve">1 </w:t>
      </w:r>
      <w:r w:rsidRPr="00BC6FBD">
        <w:rPr>
          <w:color w:val="000000"/>
          <w:sz w:val="28"/>
          <w:szCs w:val="28"/>
          <w:lang w:val="vi-VN"/>
        </w:rPr>
        <w:t xml:space="preserve">bản cho Sở Công Thương nơi tổ chức, cá nhân đặt cơ sở sản xuất, kinh doanh. Trường hợp không cấp lại Giấy </w:t>
      </w:r>
      <w:r w:rsidRPr="00CF6003">
        <w:rPr>
          <w:color w:val="000000"/>
          <w:sz w:val="28"/>
          <w:szCs w:val="28"/>
          <w:lang w:val="vi-VN"/>
        </w:rPr>
        <w:t>phép</w:t>
      </w:r>
      <w:r w:rsidRPr="00BC6FBD">
        <w:rPr>
          <w:color w:val="000000"/>
          <w:sz w:val="28"/>
          <w:szCs w:val="28"/>
          <w:lang w:val="vi-VN"/>
        </w:rPr>
        <w:t>, Bộ Công Thương có văn bản trả lời, nêu rõ lý do.</w:t>
      </w:r>
    </w:p>
    <w:p w14:paraId="7163A5DB" w14:textId="65C90A9C" w:rsidR="00FC1F11" w:rsidRPr="00BC6FBD" w:rsidRDefault="00581025" w:rsidP="00E62572">
      <w:pPr>
        <w:widowControl w:val="0"/>
        <w:spacing w:before="200"/>
        <w:ind w:firstLine="567"/>
        <w:jc w:val="both"/>
        <w:rPr>
          <w:color w:val="000000"/>
          <w:sz w:val="28"/>
          <w:szCs w:val="28"/>
          <w:lang w:val="vi-VN"/>
        </w:rPr>
      </w:pPr>
      <w:r w:rsidRPr="00CF6003">
        <w:rPr>
          <w:color w:val="000000"/>
          <w:sz w:val="28"/>
          <w:szCs w:val="28"/>
          <w:lang w:val="vi-VN"/>
        </w:rPr>
        <w:t>8</w:t>
      </w:r>
      <w:r w:rsidR="00FC1F11" w:rsidRPr="00BC6FBD">
        <w:rPr>
          <w:color w:val="000000"/>
          <w:sz w:val="28"/>
          <w:szCs w:val="28"/>
          <w:lang w:val="vi-VN"/>
        </w:rPr>
        <w:t xml:space="preserve">. Hồ sơ, trình tự, thủ tục cấp điều chỉnh Giấy phép sản xuất, kinh doanh </w:t>
      </w:r>
      <w:r w:rsidR="00D9792A" w:rsidRPr="00BC6FBD">
        <w:rPr>
          <w:color w:val="000000"/>
          <w:sz w:val="28"/>
          <w:szCs w:val="28"/>
          <w:lang w:val="vi-VN"/>
        </w:rPr>
        <w:t>h</w:t>
      </w:r>
      <w:r w:rsidR="00D9792A" w:rsidRPr="00571740">
        <w:rPr>
          <w:color w:val="000000"/>
          <w:sz w:val="28"/>
          <w:szCs w:val="28"/>
          <w:lang w:val="vi-VN"/>
        </w:rPr>
        <w:t>óa</w:t>
      </w:r>
      <w:r w:rsidR="00D9792A" w:rsidRPr="00BC6FBD">
        <w:rPr>
          <w:color w:val="000000"/>
          <w:sz w:val="28"/>
          <w:szCs w:val="28"/>
          <w:lang w:val="vi-VN"/>
        </w:rPr>
        <w:t xml:space="preserve"> </w:t>
      </w:r>
      <w:r w:rsidR="00FC1F11" w:rsidRPr="00BC6FBD">
        <w:rPr>
          <w:color w:val="000000"/>
          <w:sz w:val="28"/>
          <w:szCs w:val="28"/>
          <w:lang w:val="vi-VN"/>
        </w:rPr>
        <w:t xml:space="preserve">chất Bảng 2, </w:t>
      </w:r>
      <w:r w:rsidR="00D9792A" w:rsidRPr="00BC6FBD">
        <w:rPr>
          <w:color w:val="000000"/>
          <w:sz w:val="28"/>
          <w:szCs w:val="28"/>
          <w:lang w:val="vi-VN"/>
        </w:rPr>
        <w:t>h</w:t>
      </w:r>
      <w:r w:rsidR="00D9792A" w:rsidRPr="00571740">
        <w:rPr>
          <w:color w:val="000000"/>
          <w:sz w:val="28"/>
          <w:szCs w:val="28"/>
          <w:lang w:val="vi-VN"/>
        </w:rPr>
        <w:t>óa</w:t>
      </w:r>
      <w:r w:rsidR="00D9792A" w:rsidRPr="00BC6FBD">
        <w:rPr>
          <w:color w:val="000000"/>
          <w:sz w:val="28"/>
          <w:szCs w:val="28"/>
          <w:lang w:val="vi-VN"/>
        </w:rPr>
        <w:t xml:space="preserve"> </w:t>
      </w:r>
      <w:r w:rsidR="00FC1F11" w:rsidRPr="00BC6FBD">
        <w:rPr>
          <w:color w:val="000000"/>
          <w:sz w:val="28"/>
          <w:szCs w:val="28"/>
          <w:lang w:val="vi-VN"/>
        </w:rPr>
        <w:t>chất Bảng 3</w:t>
      </w:r>
    </w:p>
    <w:p w14:paraId="16DEC3AA"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a) Trường hợp có thay đổi địa điểm cơ sở sản xuất, kinh doanh hóa chất; loại hình, quy mô, chủng loại hóa chất, tổ chức, cá nhân lập 01 bộ hồ sơ đề nghị điều chỉnh Giấy phép và gửi Bộ Công Thương nhận qua đường bưu chính hoặc nộp trực tiếp hoặc qua hệ thống dịch vụ công trực tuyến;</w:t>
      </w:r>
    </w:p>
    <w:p w14:paraId="7B050308"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b) Hồ sơ đề nghị điều chỉnh Giấy phép: Văn bản đề nghị điều chỉnh Giấy </w:t>
      </w:r>
      <w:r w:rsidRPr="00BC6FBD">
        <w:rPr>
          <w:color w:val="000000"/>
          <w:sz w:val="28"/>
          <w:szCs w:val="28"/>
          <w:lang w:val="vi-VN"/>
        </w:rPr>
        <w:lastRenderedPageBreak/>
        <w:t>phép; bản chính Giấy phép đã được cấp; giấy tờ, tài liệu chứng minh việc đáp ứng được điều kiện sản xuất, kinh doanh đối với các nội dung điều chỉnh;</w:t>
      </w:r>
    </w:p>
    <w:p w14:paraId="0A52458B"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c) Trình tự, thủ tục điều chỉnh Giấy phép như cấp mới Giấy phép.</w:t>
      </w:r>
    </w:p>
    <w:p w14:paraId="11428DE3" w14:textId="77777777" w:rsidR="00FC1F11" w:rsidRPr="00BC6FBD" w:rsidRDefault="00FC1F11" w:rsidP="00BC6FBD">
      <w:pPr>
        <w:pStyle w:val="BodyText"/>
        <w:shd w:val="clear" w:color="auto" w:fill="auto"/>
        <w:spacing w:before="240" w:after="0" w:line="240" w:lineRule="auto"/>
        <w:ind w:firstLine="567"/>
        <w:rPr>
          <w:color w:val="000000"/>
          <w:sz w:val="28"/>
          <w:szCs w:val="28"/>
          <w:lang w:val="vi-VN"/>
        </w:rPr>
      </w:pPr>
      <w:r w:rsidRPr="00BC6FBD">
        <w:rPr>
          <w:b/>
          <w:bCs/>
          <w:color w:val="000000"/>
          <w:sz w:val="28"/>
          <w:szCs w:val="28"/>
          <w:lang w:val="vi-VN"/>
        </w:rPr>
        <w:t xml:space="preserve">Điều 13. Đánh giá điều kiện thực tế cơ sở </w:t>
      </w:r>
      <w:r w:rsidRPr="00BC6FBD">
        <w:rPr>
          <w:b/>
          <w:color w:val="000000"/>
          <w:sz w:val="28"/>
          <w:szCs w:val="28"/>
          <w:lang w:val="vi-VN"/>
        </w:rPr>
        <w:t>sản xuất,</w:t>
      </w:r>
      <w:r w:rsidRPr="00BC6FBD">
        <w:rPr>
          <w:color w:val="000000"/>
          <w:sz w:val="28"/>
          <w:szCs w:val="28"/>
          <w:lang w:val="vi-VN"/>
        </w:rPr>
        <w:t xml:space="preserve"> </w:t>
      </w:r>
      <w:r w:rsidRPr="00BC6FBD">
        <w:rPr>
          <w:b/>
          <w:color w:val="000000"/>
          <w:sz w:val="28"/>
          <w:szCs w:val="28"/>
          <w:lang w:val="vi-VN"/>
        </w:rPr>
        <w:t>kinh doanh</w:t>
      </w:r>
      <w:r w:rsidRPr="00BC6FBD">
        <w:rPr>
          <w:b/>
          <w:bCs/>
          <w:color w:val="000000"/>
          <w:sz w:val="28"/>
          <w:szCs w:val="28"/>
          <w:lang w:val="vi-VN"/>
        </w:rPr>
        <w:t xml:space="preserve"> hóa chất Bảng để cấp phép </w:t>
      </w:r>
    </w:p>
    <w:p w14:paraId="4149ED45" w14:textId="77777777" w:rsidR="00FC1F11" w:rsidRPr="00BC6FBD" w:rsidRDefault="00FC1F11" w:rsidP="00BC6FBD">
      <w:pPr>
        <w:pStyle w:val="BodyText"/>
        <w:shd w:val="clear" w:color="auto" w:fill="auto"/>
        <w:tabs>
          <w:tab w:val="left" w:pos="964"/>
        </w:tabs>
        <w:spacing w:before="240" w:after="0" w:line="240" w:lineRule="auto"/>
        <w:ind w:firstLine="567"/>
        <w:rPr>
          <w:color w:val="000000"/>
          <w:sz w:val="28"/>
          <w:szCs w:val="28"/>
          <w:lang w:val="vi-VN"/>
        </w:rPr>
      </w:pPr>
      <w:r w:rsidRPr="00BC6FBD">
        <w:rPr>
          <w:color w:val="000000"/>
          <w:sz w:val="28"/>
          <w:szCs w:val="28"/>
          <w:lang w:val="vi-VN"/>
        </w:rPr>
        <w:t xml:space="preserve">1. Đánh giá điều kiện thực tế cơ sở sản xuất, kinh doanh hóa chất Bảng bao gồm quan sát hiện trường cơ sở về đảm bảo các yêu cầu liên quan đến an </w:t>
      </w:r>
      <w:r w:rsidRPr="00E62572">
        <w:rPr>
          <w:color w:val="000000"/>
          <w:spacing w:val="-10"/>
          <w:sz w:val="28"/>
          <w:szCs w:val="28"/>
          <w:lang w:val="vi-VN"/>
        </w:rPr>
        <w:t>toàn hóa chất; xem xét và tra cứu tài liệu, hồ sơ và các hoạt động khác có liên quan.</w:t>
      </w:r>
    </w:p>
    <w:p w14:paraId="4C20458F" w14:textId="77777777" w:rsidR="00FC1F11" w:rsidRPr="00BC6FBD" w:rsidRDefault="00FC1F11" w:rsidP="00BC6FBD">
      <w:pPr>
        <w:pStyle w:val="BodyText"/>
        <w:shd w:val="clear" w:color="auto" w:fill="auto"/>
        <w:tabs>
          <w:tab w:val="left" w:pos="964"/>
        </w:tabs>
        <w:spacing w:before="240" w:after="0" w:line="240" w:lineRule="auto"/>
        <w:ind w:firstLine="567"/>
        <w:rPr>
          <w:color w:val="000000"/>
          <w:sz w:val="28"/>
          <w:szCs w:val="28"/>
          <w:lang w:val="vi-VN"/>
        </w:rPr>
      </w:pPr>
      <w:r w:rsidRPr="00BC6FBD">
        <w:rPr>
          <w:color w:val="000000"/>
          <w:sz w:val="28"/>
          <w:szCs w:val="28"/>
          <w:lang w:val="vi-VN"/>
        </w:rPr>
        <w:t>2. Nội dung đánh giá điều kiện thực tế sản xuất, kinh doanh hóa chất Bảng được quy định tại Mẫu số 06 Phụ lục II ban hành kèm theo Nghị định này. Trong quá trình đánh giá điều kiện thực tế sản xuất, kinh doanh hóa chất Bảng, đoàn đánh giá ghi biên bản đánh giá được quy định tại Mẫu số 0</w:t>
      </w:r>
      <w:r w:rsidRPr="00CF6003">
        <w:rPr>
          <w:color w:val="000000"/>
          <w:sz w:val="28"/>
          <w:szCs w:val="28"/>
          <w:lang w:val="vi-VN"/>
        </w:rPr>
        <w:t>7</w:t>
      </w:r>
      <w:r w:rsidRPr="00BC6FBD">
        <w:rPr>
          <w:color w:val="000000"/>
          <w:sz w:val="28"/>
          <w:szCs w:val="28"/>
          <w:lang w:val="vi-VN"/>
        </w:rPr>
        <w:t xml:space="preserve"> Phụ lục II ban hành kèm theo Nghị định này.</w:t>
      </w:r>
    </w:p>
    <w:p w14:paraId="0D196275" w14:textId="77777777" w:rsidR="00FC1F11" w:rsidRPr="00BC6FBD" w:rsidRDefault="00FC1F11" w:rsidP="00BC6FBD">
      <w:pPr>
        <w:pStyle w:val="BodyText"/>
        <w:shd w:val="clear" w:color="auto" w:fill="auto"/>
        <w:tabs>
          <w:tab w:val="left" w:pos="970"/>
        </w:tabs>
        <w:spacing w:before="240" w:after="0" w:line="240" w:lineRule="auto"/>
        <w:ind w:firstLine="567"/>
        <w:rPr>
          <w:color w:val="000000"/>
          <w:sz w:val="28"/>
          <w:szCs w:val="28"/>
          <w:lang w:val="vi-VN"/>
        </w:rPr>
      </w:pPr>
      <w:r w:rsidRPr="00BC6FBD">
        <w:rPr>
          <w:color w:val="000000"/>
          <w:sz w:val="28"/>
          <w:szCs w:val="28"/>
          <w:lang w:val="vi-VN"/>
        </w:rPr>
        <w:t xml:space="preserve">3. Bộ Công Thương thành lập đoàn đánh giá điều kiện thực tế của cơ sở sản xuất, kinh doanh hóa chất Bảng. Đoàn đánh giá có ít nhất 03 thành viên bao gồm 02 thành viên của Bộ Công Thương (trong đó 01 thành viên là Trưởng đoàn), 01 thành viên là đại diện của Sở Công Thương nơi có trụ sở chính hoặc nơi có kho chứa hóa chất của tổ chức, cá nhân sản xuất, kinh doanh hóa chất Bảng.  </w:t>
      </w:r>
    </w:p>
    <w:p w14:paraId="21E2DE60" w14:textId="77777777" w:rsidR="00FC1F11" w:rsidRPr="00BC6FBD" w:rsidRDefault="00FC1F11" w:rsidP="00BC6FBD">
      <w:pPr>
        <w:pStyle w:val="BodyText"/>
        <w:shd w:val="clear" w:color="auto" w:fill="auto"/>
        <w:spacing w:before="240" w:after="0" w:line="240" w:lineRule="auto"/>
        <w:ind w:firstLine="567"/>
        <w:rPr>
          <w:color w:val="000000"/>
          <w:sz w:val="28"/>
          <w:szCs w:val="28"/>
          <w:lang w:val="vi-VN"/>
        </w:rPr>
      </w:pPr>
      <w:r w:rsidRPr="00BC6FBD">
        <w:rPr>
          <w:b/>
          <w:bCs/>
          <w:color w:val="000000"/>
          <w:sz w:val="28"/>
          <w:szCs w:val="28"/>
          <w:lang w:val="vi-VN"/>
        </w:rPr>
        <w:t xml:space="preserve">Điều 14. Thu hồi Giấy phép </w:t>
      </w:r>
      <w:r w:rsidRPr="00BC6FBD">
        <w:rPr>
          <w:b/>
          <w:color w:val="000000"/>
          <w:sz w:val="28"/>
          <w:szCs w:val="28"/>
          <w:lang w:val="vi-VN"/>
        </w:rPr>
        <w:t xml:space="preserve">sản xuất, kinh doanh </w:t>
      </w:r>
      <w:r w:rsidRPr="00BC6FBD">
        <w:rPr>
          <w:b/>
          <w:bCs/>
          <w:color w:val="000000"/>
          <w:sz w:val="28"/>
          <w:szCs w:val="28"/>
          <w:lang w:val="vi-VN"/>
        </w:rPr>
        <w:t>hóa chất Bảng</w:t>
      </w:r>
    </w:p>
    <w:p w14:paraId="1779C160"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1. Cơ quan có thẩm quyền cấp Giấy phép sản xuất, kinh doanh hóa chất Bảng là cơ quan có thẩm quyền thu hồi Giấy phép. </w:t>
      </w:r>
    </w:p>
    <w:p w14:paraId="34FC31B4"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2. Việc thu hồi Giấy phép được thực hiện theo quy định tại Điều 18 Luật Hoá chất và các văn bản hướng dẫn.</w:t>
      </w:r>
    </w:p>
    <w:p w14:paraId="4A0B9836" w14:textId="77777777" w:rsidR="00FC1F11" w:rsidRPr="00BC6FBD" w:rsidRDefault="00FC1F11" w:rsidP="00BC6FBD">
      <w:pPr>
        <w:widowControl w:val="0"/>
        <w:spacing w:before="240"/>
        <w:ind w:firstLine="567"/>
        <w:jc w:val="both"/>
        <w:rPr>
          <w:rFonts w:eastAsia="Calibri"/>
          <w:b/>
          <w:color w:val="000000"/>
          <w:sz w:val="28"/>
          <w:szCs w:val="28"/>
          <w:lang w:val="vi-VN"/>
        </w:rPr>
      </w:pPr>
      <w:r w:rsidRPr="00BC6FBD">
        <w:rPr>
          <w:b/>
          <w:color w:val="000000"/>
          <w:sz w:val="28"/>
          <w:szCs w:val="28"/>
          <w:lang w:val="vi-VN"/>
        </w:rPr>
        <w:t>Điều 15. Trách nhiệm của tổ chức, cá nhân được cấp Giấy phép sản xuất, kinh doanh</w:t>
      </w:r>
      <w:r w:rsidRPr="00BC6FBD">
        <w:rPr>
          <w:rFonts w:eastAsia="Calibri"/>
          <w:b/>
          <w:color w:val="000000"/>
          <w:sz w:val="28"/>
          <w:szCs w:val="28"/>
          <w:lang w:val="vi-VN"/>
        </w:rPr>
        <w:t xml:space="preserve"> hóa chất Bảng</w:t>
      </w:r>
    </w:p>
    <w:p w14:paraId="39DB36F2" w14:textId="77777777" w:rsidR="00FC1F11" w:rsidRPr="00BC6FBD" w:rsidRDefault="00FC1F11" w:rsidP="00BC6FBD">
      <w:pPr>
        <w:widowControl w:val="0"/>
        <w:spacing w:before="240"/>
        <w:ind w:firstLine="567"/>
        <w:jc w:val="both"/>
        <w:rPr>
          <w:color w:val="000000"/>
          <w:sz w:val="28"/>
          <w:szCs w:val="28"/>
          <w:lang w:val="vi-VN"/>
        </w:rPr>
      </w:pPr>
      <w:r w:rsidRPr="00BC6FBD">
        <w:rPr>
          <w:rFonts w:eastAsia="Calibri"/>
          <w:color w:val="000000"/>
          <w:sz w:val="28"/>
          <w:szCs w:val="28"/>
          <w:lang w:val="vi-VN"/>
        </w:rPr>
        <w:t xml:space="preserve">1. Tổ chức, cá nhân chỉ được phép </w:t>
      </w:r>
      <w:r w:rsidRPr="00BC6FBD">
        <w:rPr>
          <w:color w:val="000000"/>
          <w:sz w:val="28"/>
          <w:szCs w:val="28"/>
          <w:lang w:val="vi-VN"/>
        </w:rPr>
        <w:t>sản xuất, kinh doanh</w:t>
      </w:r>
      <w:r w:rsidRPr="00BC6FBD">
        <w:rPr>
          <w:rFonts w:eastAsia="Calibri"/>
          <w:color w:val="000000"/>
          <w:sz w:val="28"/>
          <w:szCs w:val="28"/>
          <w:lang w:val="vi-VN"/>
        </w:rPr>
        <w:t xml:space="preserve"> hóa chất Bảng sau khi được cơ quan có thẩm quyền cấp Giấy phép </w:t>
      </w:r>
      <w:r w:rsidRPr="00BC6FBD">
        <w:rPr>
          <w:color w:val="000000"/>
          <w:sz w:val="28"/>
          <w:szCs w:val="28"/>
          <w:lang w:val="vi-VN"/>
        </w:rPr>
        <w:t>sản xuất, kinh doanh</w:t>
      </w:r>
      <w:r w:rsidRPr="00BC6FBD">
        <w:rPr>
          <w:rFonts w:eastAsia="Calibri"/>
          <w:color w:val="000000"/>
          <w:sz w:val="28"/>
          <w:szCs w:val="28"/>
          <w:lang w:val="vi-VN"/>
        </w:rPr>
        <w:t xml:space="preserve"> hóa chất Bảng </w:t>
      </w:r>
      <w:r w:rsidRPr="00BC6FBD">
        <w:rPr>
          <w:color w:val="000000"/>
          <w:sz w:val="28"/>
          <w:szCs w:val="28"/>
          <w:lang w:val="vi-VN"/>
        </w:rPr>
        <w:t>và đáp ứng các quy định của pháp luật về phòng cháy chữa cháy và môi trường</w:t>
      </w:r>
      <w:r w:rsidRPr="00BC6FBD">
        <w:rPr>
          <w:rFonts w:eastAsia="Calibri"/>
          <w:color w:val="000000"/>
          <w:sz w:val="28"/>
          <w:szCs w:val="28"/>
          <w:lang w:val="vi-VN"/>
        </w:rPr>
        <w:t>.</w:t>
      </w:r>
    </w:p>
    <w:p w14:paraId="29D7A7E6"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2.</w:t>
      </w:r>
      <w:r w:rsidRPr="00BC6FBD">
        <w:rPr>
          <w:b/>
          <w:color w:val="000000"/>
          <w:sz w:val="28"/>
          <w:szCs w:val="28"/>
          <w:lang w:val="vi-VN"/>
        </w:rPr>
        <w:t xml:space="preserve"> </w:t>
      </w:r>
      <w:r w:rsidRPr="00BC6FBD">
        <w:rPr>
          <w:color w:val="000000"/>
          <w:sz w:val="28"/>
          <w:szCs w:val="28"/>
          <w:lang w:val="vi-VN"/>
        </w:rPr>
        <w:t>Duy trì các điều kiện về sản xuất, kinh doanh hóa chất Bảng trong suốt quá trình sản xuất, kinh doanh và các quy định về quản lý hóa chất quy định tại Điều 8, 9 và 10 Nghị định này sau khi được cấp phép.</w:t>
      </w:r>
    </w:p>
    <w:p w14:paraId="5150EF0E"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3. Phải lập sổ theo dõi riêng việc mua bán hóa chất Bảng. Sổ theo dõi có các nội dung: Tên hóa chất Bảng, hàm lượng, khối lượng xuất khẩu, nhập khẩu, </w:t>
      </w:r>
      <w:r w:rsidRPr="00BC6FBD">
        <w:rPr>
          <w:color w:val="000000"/>
          <w:sz w:val="28"/>
          <w:szCs w:val="28"/>
          <w:lang w:val="vi-VN"/>
        </w:rPr>
        <w:lastRenderedPageBreak/>
        <w:t xml:space="preserve">mua, bán, tồn kho; tên khách hàng gồm các thông tin như địa chỉ trụ sở chính, địa chỉ kinh doanh, số điện thoại, mục đích mua bán hóa chất Bảng. </w:t>
      </w:r>
    </w:p>
    <w:p w14:paraId="28EFD763"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4. Thực hiện các quy định về báo cáo tại Điều 23, 24 và 25 Nghị định này; thực hiện các quy định về thanh sát, thanh tra, kiểm tra tại Chương IV Nghị định này. </w:t>
      </w:r>
    </w:p>
    <w:p w14:paraId="1426A8A4"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5. Lưu giữ Giấy phép sản xuất, kinh doanh hóa chất Bảng tại cơ sở sản xuất, kinh doanh làm căn cứ để tổ chức, cá nhân thực hiện công tác kiểm soát an toàn tại cơ sở hóa chất và xuất trình các cơ quan có thẩm quyền khi được yêu cầu.</w:t>
      </w:r>
    </w:p>
    <w:p w14:paraId="2A204D7B"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6. Chịu trách nhiệm trước pháp luật đối với trường hợp hóa chất Bảng bị mất, thất lạc trên đường vận chuyển; mất, thất lạc tại cơ sở.</w:t>
      </w:r>
    </w:p>
    <w:p w14:paraId="3449407A" w14:textId="77777777" w:rsidR="00FC1F11" w:rsidRPr="00BC6FBD" w:rsidRDefault="00FC1F11" w:rsidP="00BC6FBD">
      <w:pPr>
        <w:pStyle w:val="BodyText"/>
        <w:spacing w:before="240" w:after="0" w:line="240" w:lineRule="auto"/>
        <w:ind w:firstLine="567"/>
        <w:rPr>
          <w:b/>
          <w:bCs/>
          <w:color w:val="000000"/>
          <w:sz w:val="28"/>
          <w:szCs w:val="28"/>
          <w:lang w:val="vi-VN"/>
        </w:rPr>
      </w:pPr>
      <w:r w:rsidRPr="00BC6FBD">
        <w:rPr>
          <w:b/>
          <w:bCs/>
          <w:color w:val="000000"/>
          <w:sz w:val="28"/>
          <w:szCs w:val="28"/>
          <w:lang w:val="vi-VN"/>
        </w:rPr>
        <w:t>Điều 16. Yêu cầu đối với cơ sở sản xuất hóa chất DOC, DOC-PSF</w:t>
      </w:r>
    </w:p>
    <w:p w14:paraId="793B4529" w14:textId="77777777" w:rsidR="00FC1F11" w:rsidRPr="00BC6FBD" w:rsidRDefault="00FC1F11" w:rsidP="00BC6FBD">
      <w:pPr>
        <w:pStyle w:val="BodyText"/>
        <w:spacing w:before="240" w:after="0" w:line="240" w:lineRule="auto"/>
        <w:ind w:firstLine="567"/>
        <w:rPr>
          <w:bCs/>
          <w:color w:val="000000"/>
          <w:sz w:val="28"/>
          <w:szCs w:val="28"/>
          <w:lang w:val="vi-VN"/>
        </w:rPr>
      </w:pPr>
      <w:r w:rsidRPr="00BC6FBD">
        <w:rPr>
          <w:bCs/>
          <w:color w:val="000000"/>
          <w:sz w:val="28"/>
          <w:szCs w:val="28"/>
          <w:lang w:val="vi-VN"/>
        </w:rPr>
        <w:t>1. Đảm bảo các yêu cầu trong sản xuất và các quy định về quản lý hóa chất theo quy định tại Điều 8 và 9 Nghị định này.</w:t>
      </w:r>
    </w:p>
    <w:p w14:paraId="71D9229D" w14:textId="77777777" w:rsidR="00FC1F11" w:rsidRPr="00BC6FBD" w:rsidRDefault="00FC1F11" w:rsidP="00BC6FBD">
      <w:pPr>
        <w:pStyle w:val="BodyText"/>
        <w:spacing w:before="240" w:after="0" w:line="240" w:lineRule="auto"/>
        <w:ind w:firstLine="567"/>
        <w:rPr>
          <w:bCs/>
          <w:color w:val="000000"/>
          <w:sz w:val="28"/>
          <w:szCs w:val="28"/>
          <w:lang w:val="vi-VN"/>
        </w:rPr>
      </w:pPr>
      <w:r w:rsidRPr="00BC6FBD">
        <w:rPr>
          <w:bCs/>
          <w:color w:val="000000"/>
          <w:sz w:val="28"/>
          <w:szCs w:val="28"/>
          <w:lang w:val="vi-VN"/>
        </w:rPr>
        <w:t>2. Thực hiện báo cáo theo quy định tại Điều 26 Nghị định này.</w:t>
      </w:r>
    </w:p>
    <w:p w14:paraId="3211D074" w14:textId="77777777" w:rsidR="00FC1F11" w:rsidRPr="00BC6FBD" w:rsidRDefault="00FC1F11" w:rsidP="00BC6FBD">
      <w:pPr>
        <w:pStyle w:val="BodyText"/>
        <w:spacing w:before="240" w:after="0" w:line="240" w:lineRule="auto"/>
        <w:ind w:firstLine="567"/>
        <w:rPr>
          <w:bCs/>
          <w:color w:val="000000"/>
          <w:sz w:val="28"/>
          <w:szCs w:val="28"/>
          <w:lang w:val="vi-VN"/>
        </w:rPr>
      </w:pPr>
      <w:r w:rsidRPr="00BC6FBD">
        <w:rPr>
          <w:bCs/>
          <w:color w:val="000000"/>
          <w:sz w:val="28"/>
          <w:szCs w:val="28"/>
          <w:lang w:val="vi-VN"/>
        </w:rPr>
        <w:t>3. Các cơ sở sản xuất hóa chất DOC có sản lượng trên 200 tấn/năm, DOC-PSF có sản lượng trên 30 tấn/năm phải thực hiện các quy định về thanh sát, thanh tra, kiểm tra tại Chương IV Nghị định này.</w:t>
      </w:r>
    </w:p>
    <w:p w14:paraId="7076CFE0" w14:textId="77777777" w:rsidR="00BC6FBD" w:rsidRDefault="00BC6FBD" w:rsidP="00BC6FBD">
      <w:pPr>
        <w:widowControl w:val="0"/>
        <w:jc w:val="center"/>
        <w:rPr>
          <w:rFonts w:eastAsia="Calibri"/>
          <w:b/>
          <w:color w:val="000000"/>
          <w:sz w:val="28"/>
          <w:szCs w:val="28"/>
          <w:lang w:val="vi-VN"/>
        </w:rPr>
      </w:pPr>
    </w:p>
    <w:p w14:paraId="1911A722" w14:textId="77777777" w:rsidR="00FC1F11" w:rsidRPr="00BC6FBD" w:rsidRDefault="00FC1F11" w:rsidP="00BC6FBD">
      <w:pPr>
        <w:widowControl w:val="0"/>
        <w:jc w:val="center"/>
        <w:rPr>
          <w:rFonts w:eastAsia="Calibri"/>
          <w:b/>
          <w:color w:val="000000"/>
          <w:sz w:val="28"/>
          <w:szCs w:val="28"/>
          <w:lang w:val="vi-VN"/>
        </w:rPr>
      </w:pPr>
      <w:r w:rsidRPr="00BC6FBD">
        <w:rPr>
          <w:rFonts w:eastAsia="Calibri"/>
          <w:b/>
          <w:color w:val="000000"/>
          <w:sz w:val="28"/>
          <w:szCs w:val="28"/>
          <w:lang w:val="vi-VN"/>
        </w:rPr>
        <w:t>Mục 3</w:t>
      </w:r>
    </w:p>
    <w:p w14:paraId="55458669" w14:textId="77777777" w:rsidR="00FC1F11" w:rsidRPr="00BC6FBD" w:rsidRDefault="00FC1F11" w:rsidP="00BC6FBD">
      <w:pPr>
        <w:widowControl w:val="0"/>
        <w:jc w:val="center"/>
        <w:rPr>
          <w:rFonts w:eastAsia="Calibri"/>
          <w:b/>
          <w:color w:val="000000"/>
          <w:sz w:val="28"/>
          <w:szCs w:val="28"/>
          <w:lang w:val="vi-VN"/>
        </w:rPr>
      </w:pPr>
      <w:r w:rsidRPr="00BC6FBD">
        <w:rPr>
          <w:rFonts w:eastAsia="Calibri"/>
          <w:b/>
          <w:color w:val="000000"/>
          <w:sz w:val="28"/>
          <w:szCs w:val="28"/>
          <w:lang w:val="vi-VN"/>
        </w:rPr>
        <w:t>NHẬP KHẨU, XUẤT KHẨU HÓA CHẤT BẢNG</w:t>
      </w:r>
    </w:p>
    <w:p w14:paraId="674259C9" w14:textId="77777777" w:rsidR="00FC1F11" w:rsidRPr="00BC6FBD" w:rsidRDefault="00FC1F11" w:rsidP="00BC6FBD">
      <w:pPr>
        <w:widowControl w:val="0"/>
        <w:spacing w:before="240"/>
        <w:ind w:firstLine="567"/>
        <w:jc w:val="both"/>
        <w:rPr>
          <w:rFonts w:eastAsia="Calibri"/>
          <w:b/>
          <w:color w:val="000000"/>
          <w:sz w:val="28"/>
          <w:szCs w:val="28"/>
          <w:lang w:val="vi-VN"/>
        </w:rPr>
      </w:pPr>
      <w:r w:rsidRPr="00BC6FBD">
        <w:rPr>
          <w:rFonts w:eastAsia="Calibri"/>
          <w:b/>
          <w:color w:val="000000"/>
          <w:sz w:val="28"/>
          <w:szCs w:val="28"/>
          <w:lang w:val="vi-VN"/>
        </w:rPr>
        <w:t xml:space="preserve">Điều 17. Yêu cầu chung về nhập khẩu, xuất khẩu hóa chất Bảng </w:t>
      </w:r>
    </w:p>
    <w:p w14:paraId="777B6695" w14:textId="6CA90053"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1. Tổ chức, cá nhân chỉ được nhập khẩu, xuất khẩu hóa chất Bảng 1, hóa chất Bảng 2 từ các Quốc gia </w:t>
      </w:r>
      <w:r w:rsidR="00581025" w:rsidRPr="00CF6003">
        <w:rPr>
          <w:color w:val="000000"/>
          <w:sz w:val="28"/>
          <w:szCs w:val="28"/>
          <w:lang w:val="vi-VN"/>
        </w:rPr>
        <w:t>t</w:t>
      </w:r>
      <w:r w:rsidRPr="00BC6FBD">
        <w:rPr>
          <w:color w:val="000000"/>
          <w:sz w:val="28"/>
          <w:szCs w:val="28"/>
          <w:lang w:val="vi-VN"/>
        </w:rPr>
        <w:t xml:space="preserve">hành viên của Công ước Cấm vũ khí hóa học.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w:t>
      </w:r>
    </w:p>
    <w:p w14:paraId="541B57EA"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2. Tổ chức, cá nhân nhập khẩu, xuất khẩu hóa chất Bảng phải có giấy </w:t>
      </w:r>
      <w:r w:rsidRPr="00E62572">
        <w:rPr>
          <w:color w:val="000000"/>
          <w:spacing w:val="-8"/>
          <w:sz w:val="28"/>
          <w:szCs w:val="28"/>
          <w:lang w:val="vi-VN"/>
        </w:rPr>
        <w:t>phép do</w:t>
      </w:r>
      <w:r w:rsidRPr="00E62572">
        <w:rPr>
          <w:rFonts w:eastAsia="Calibri"/>
          <w:color w:val="000000"/>
          <w:spacing w:val="-8"/>
          <w:sz w:val="28"/>
          <w:szCs w:val="28"/>
          <w:lang w:val="vi-VN"/>
        </w:rPr>
        <w:t xml:space="preserve"> cơ quan có thẩm quyền cấp. Giấy phép nhập khẩu, xuất khẩu hóa chất</w:t>
      </w:r>
      <w:r w:rsidRPr="00BC6FBD">
        <w:rPr>
          <w:rFonts w:eastAsia="Calibri"/>
          <w:color w:val="000000"/>
          <w:sz w:val="28"/>
          <w:szCs w:val="28"/>
          <w:lang w:val="vi-VN"/>
        </w:rPr>
        <w:t xml:space="preserve"> Bảng là điều kiện để thông quan khi nhập khẩu, xuất khẩu hóa chất Bảng.</w:t>
      </w:r>
    </w:p>
    <w:p w14:paraId="38089A87"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3. Tổ chức, cá nhân chỉ được phép nhập khẩu hóa chất Bảng để kinh doanh sau khi được cơ quan có thẩm quyền cấp Giấy phép kinh doanh hóa chất Bảng. </w:t>
      </w:r>
    </w:p>
    <w:p w14:paraId="3D1D03CF" w14:textId="77777777" w:rsidR="00FC1F11" w:rsidRPr="00BC6FBD" w:rsidRDefault="00FC1F11" w:rsidP="00BC6FBD">
      <w:pPr>
        <w:pStyle w:val="NormalWeb"/>
        <w:widowControl w:val="0"/>
        <w:spacing w:before="240" w:beforeAutospacing="0" w:after="0" w:afterAutospacing="0"/>
        <w:ind w:firstLine="567"/>
        <w:jc w:val="both"/>
        <w:rPr>
          <w:rFonts w:eastAsia="Calibri"/>
          <w:color w:val="000000"/>
          <w:sz w:val="28"/>
          <w:szCs w:val="28"/>
          <w:lang w:val="vi-VN"/>
        </w:rPr>
      </w:pPr>
      <w:r w:rsidRPr="00BC6FBD">
        <w:rPr>
          <w:rFonts w:eastAsia="Calibri"/>
          <w:color w:val="000000"/>
          <w:sz w:val="28"/>
          <w:szCs w:val="28"/>
          <w:lang w:val="vi-VN"/>
        </w:rPr>
        <w:t xml:space="preserve">4. Tổ chức, cá nhân nhập khẩu, xuất khẩu hóa chất Bảng thực hiện các quy định về báo cáo tại Điều 23, 24 và 25 Nghị định này; thực hiện các quy định về thanh tra, kiểm tra tại Điều </w:t>
      </w:r>
      <w:r w:rsidRPr="00CF6003">
        <w:rPr>
          <w:rFonts w:eastAsia="Calibri"/>
          <w:color w:val="000000"/>
          <w:sz w:val="28"/>
          <w:szCs w:val="28"/>
          <w:lang w:val="vi-VN"/>
        </w:rPr>
        <w:t xml:space="preserve">34 và </w:t>
      </w:r>
      <w:r w:rsidRPr="00BC6FBD">
        <w:rPr>
          <w:rFonts w:eastAsia="Calibri"/>
          <w:color w:val="000000"/>
          <w:sz w:val="28"/>
          <w:szCs w:val="28"/>
          <w:lang w:val="vi-VN"/>
        </w:rPr>
        <w:t xml:space="preserve">35 Nghị định này. </w:t>
      </w:r>
    </w:p>
    <w:p w14:paraId="1D280314" w14:textId="77777777" w:rsidR="00FC1F11" w:rsidRPr="00BC6FBD" w:rsidRDefault="00FC1F11" w:rsidP="00BC6FBD">
      <w:pPr>
        <w:pStyle w:val="NormalWeb"/>
        <w:widowControl w:val="0"/>
        <w:spacing w:before="240" w:beforeAutospacing="0" w:after="0" w:afterAutospacing="0"/>
        <w:ind w:firstLine="567"/>
        <w:jc w:val="both"/>
        <w:rPr>
          <w:rFonts w:eastAsia="Calibri"/>
          <w:color w:val="000000"/>
          <w:sz w:val="28"/>
          <w:szCs w:val="28"/>
          <w:lang w:val="vi-VN"/>
        </w:rPr>
      </w:pPr>
      <w:r w:rsidRPr="00BC6FBD">
        <w:rPr>
          <w:rFonts w:eastAsia="Calibri"/>
          <w:color w:val="000000"/>
          <w:sz w:val="28"/>
          <w:szCs w:val="28"/>
          <w:lang w:val="vi-VN"/>
        </w:rPr>
        <w:lastRenderedPageBreak/>
        <w:t xml:space="preserve">5. Tổ chức, cá nhân nhập khẩu hóa chất Bảng để sử dụng trong quá trình sản xuất phải thực hiện các yêu cầu quy định tại Điều </w:t>
      </w:r>
      <w:r w:rsidRPr="00CF6003">
        <w:rPr>
          <w:rFonts w:eastAsia="Calibri"/>
          <w:color w:val="000000"/>
          <w:sz w:val="28"/>
          <w:szCs w:val="28"/>
          <w:lang w:val="vi-VN"/>
        </w:rPr>
        <w:t>21</w:t>
      </w:r>
      <w:r w:rsidRPr="00BC6FBD">
        <w:rPr>
          <w:rFonts w:eastAsia="Calibri"/>
          <w:color w:val="000000"/>
          <w:sz w:val="28"/>
          <w:szCs w:val="28"/>
          <w:lang w:val="vi-VN"/>
        </w:rPr>
        <w:t xml:space="preserve"> và </w:t>
      </w:r>
      <w:r w:rsidRPr="00CF6003">
        <w:rPr>
          <w:rFonts w:eastAsia="Calibri"/>
          <w:color w:val="000000"/>
          <w:sz w:val="28"/>
          <w:szCs w:val="28"/>
          <w:lang w:val="vi-VN"/>
        </w:rPr>
        <w:t>22</w:t>
      </w:r>
      <w:r w:rsidRPr="00BC6FBD">
        <w:rPr>
          <w:rFonts w:eastAsia="Calibri"/>
          <w:color w:val="000000"/>
          <w:sz w:val="28"/>
          <w:szCs w:val="28"/>
          <w:lang w:val="vi-VN"/>
        </w:rPr>
        <w:t xml:space="preserve"> Nghị định này.</w:t>
      </w:r>
    </w:p>
    <w:p w14:paraId="230AD8CE"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CF6003">
        <w:rPr>
          <w:color w:val="000000"/>
          <w:sz w:val="28"/>
          <w:szCs w:val="28"/>
          <w:lang w:val="vi-VN"/>
        </w:rPr>
        <w:t>6</w:t>
      </w:r>
      <w:r w:rsidRPr="00BC6FBD">
        <w:rPr>
          <w:color w:val="000000"/>
          <w:sz w:val="28"/>
          <w:szCs w:val="28"/>
          <w:lang w:val="vi-VN"/>
        </w:rPr>
        <w:t xml:space="preserve">.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 </w:t>
      </w:r>
    </w:p>
    <w:p w14:paraId="722C15B3" w14:textId="77777777" w:rsidR="00FC1F11" w:rsidRPr="00BC6FBD" w:rsidRDefault="00FC1F11" w:rsidP="00E62572">
      <w:pPr>
        <w:widowControl w:val="0"/>
        <w:spacing w:before="200"/>
        <w:ind w:firstLine="567"/>
        <w:jc w:val="both"/>
        <w:rPr>
          <w:b/>
          <w:color w:val="000000"/>
          <w:sz w:val="28"/>
          <w:szCs w:val="28"/>
          <w:lang w:val="vi-VN"/>
        </w:rPr>
      </w:pPr>
      <w:r w:rsidRPr="00BC6FBD">
        <w:rPr>
          <w:b/>
          <w:color w:val="000000"/>
          <w:sz w:val="28"/>
          <w:szCs w:val="28"/>
          <w:lang w:val="vi-VN"/>
        </w:rPr>
        <w:t>Điều 18. Hồ sơ, trình tự, thủ tục cấp, cấp lại, cấp điều chỉnh, gia hạn Giấy phép xuất khẩu, nhập khẩu hoá chất Bảng 1</w:t>
      </w:r>
    </w:p>
    <w:p w14:paraId="20495D14"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1. </w:t>
      </w:r>
      <w:bookmarkStart w:id="10" w:name="_Hlk139373773"/>
      <w:r w:rsidRPr="00BC6FBD">
        <w:rPr>
          <w:color w:val="000000"/>
          <w:sz w:val="28"/>
          <w:szCs w:val="28"/>
          <w:lang w:val="vi-VN"/>
        </w:rPr>
        <w:t xml:space="preserve">Bộ Công Thương là cơ quan tiếp nhận hồ sơ trình Thủ tướng Chính phủ cấp, cấp lại, cấp điều chỉnh, gia hạn Giấy phép </w:t>
      </w:r>
      <w:r w:rsidRPr="00BC6FBD">
        <w:rPr>
          <w:color w:val="000000"/>
          <w:sz w:val="28"/>
          <w:szCs w:val="28"/>
          <w:lang w:val="sv-SE"/>
        </w:rPr>
        <w:t>xuất khẩu, nhập khẩu</w:t>
      </w:r>
      <w:r w:rsidRPr="00BC6FBD">
        <w:rPr>
          <w:color w:val="000000"/>
          <w:sz w:val="28"/>
          <w:szCs w:val="28"/>
          <w:lang w:val="vi-VN"/>
        </w:rPr>
        <w:t xml:space="preserve"> hóa chất Bảng 1.</w:t>
      </w:r>
    </w:p>
    <w:p w14:paraId="39849538" w14:textId="77777777" w:rsidR="00FC1F11" w:rsidRPr="00BC6FBD" w:rsidRDefault="00FC1F11" w:rsidP="00E62572">
      <w:pPr>
        <w:widowControl w:val="0"/>
        <w:spacing w:before="200"/>
        <w:ind w:firstLine="567"/>
        <w:jc w:val="both"/>
        <w:rPr>
          <w:color w:val="000000"/>
          <w:sz w:val="28"/>
          <w:szCs w:val="28"/>
          <w:lang w:val="sv-SE"/>
        </w:rPr>
      </w:pPr>
      <w:r w:rsidRPr="00BC6FBD">
        <w:rPr>
          <w:color w:val="000000"/>
          <w:sz w:val="28"/>
          <w:szCs w:val="28"/>
          <w:lang w:val="vi-VN"/>
        </w:rPr>
        <w:t xml:space="preserve">2. </w:t>
      </w:r>
      <w:r w:rsidRPr="00BC6FBD">
        <w:rPr>
          <w:color w:val="000000"/>
          <w:sz w:val="28"/>
          <w:szCs w:val="28"/>
          <w:lang w:val="sv-SE"/>
        </w:rPr>
        <w:t xml:space="preserve">Hồ sơ đề nghị cấp Giấy phép xuất khẩu, nhập khẩu hóa chất Bảng 1 </w:t>
      </w:r>
    </w:p>
    <w:p w14:paraId="2E5D4DBA" w14:textId="77777777" w:rsidR="00FC1F11" w:rsidRPr="00BC6FBD" w:rsidRDefault="00FC1F11" w:rsidP="00E62572">
      <w:pPr>
        <w:widowControl w:val="0"/>
        <w:spacing w:before="200"/>
        <w:ind w:firstLine="567"/>
        <w:jc w:val="both"/>
        <w:rPr>
          <w:color w:val="000000"/>
          <w:sz w:val="28"/>
          <w:szCs w:val="28"/>
          <w:lang w:val="sv-SE"/>
        </w:rPr>
      </w:pPr>
      <w:r w:rsidRPr="00BC6FBD">
        <w:rPr>
          <w:color w:val="000000"/>
          <w:sz w:val="28"/>
          <w:szCs w:val="28"/>
          <w:lang w:val="sv-SE"/>
        </w:rPr>
        <w:t xml:space="preserve">a) Văn bản đề nghị cấp Giấy phép xuất khẩu, nhập khẩu hóa chất Bảng quy định tại Mẫu số 02 </w:t>
      </w:r>
      <w:r w:rsidRPr="00BC6FBD">
        <w:rPr>
          <w:color w:val="000000"/>
          <w:sz w:val="28"/>
          <w:szCs w:val="28"/>
          <w:lang w:val="vi-VN"/>
        </w:rPr>
        <w:t>Phụ lục II</w:t>
      </w:r>
      <w:r w:rsidRPr="00BC6FBD">
        <w:rPr>
          <w:color w:val="000000"/>
          <w:sz w:val="28"/>
          <w:szCs w:val="28"/>
          <w:lang w:val="sv-SE"/>
        </w:rPr>
        <w:t xml:space="preserve"> ban hành kèm theo</w:t>
      </w:r>
      <w:r w:rsidRPr="00BC6FBD">
        <w:rPr>
          <w:color w:val="000000"/>
          <w:sz w:val="28"/>
          <w:szCs w:val="28"/>
          <w:lang w:val="vi-VN"/>
        </w:rPr>
        <w:t xml:space="preserve"> Nghị định này</w:t>
      </w:r>
      <w:r w:rsidRPr="00BC6FBD">
        <w:rPr>
          <w:color w:val="000000"/>
          <w:sz w:val="28"/>
          <w:szCs w:val="28"/>
          <w:lang w:val="sv-SE"/>
        </w:rPr>
        <w:t>;</w:t>
      </w:r>
    </w:p>
    <w:p w14:paraId="4C7B9DE1" w14:textId="77777777" w:rsidR="00FC1F11" w:rsidRPr="00BC6FBD" w:rsidRDefault="00FC1F11" w:rsidP="00E62572">
      <w:pPr>
        <w:widowControl w:val="0"/>
        <w:tabs>
          <w:tab w:val="left" w:pos="1134"/>
        </w:tabs>
        <w:spacing w:before="200"/>
        <w:ind w:firstLine="567"/>
        <w:jc w:val="both"/>
        <w:rPr>
          <w:color w:val="000000"/>
          <w:sz w:val="28"/>
          <w:szCs w:val="28"/>
          <w:lang w:val="vi-VN"/>
        </w:rPr>
      </w:pPr>
      <w:r w:rsidRPr="00BC6FBD">
        <w:rPr>
          <w:color w:val="000000"/>
          <w:sz w:val="28"/>
          <w:szCs w:val="28"/>
          <w:lang w:val="sv-SE"/>
        </w:rPr>
        <w:t>b</w:t>
      </w:r>
      <w:r w:rsidRPr="00BC6FBD">
        <w:rPr>
          <w:color w:val="000000"/>
          <w:sz w:val="28"/>
          <w:szCs w:val="28"/>
          <w:lang w:val="vi-VN"/>
        </w:rPr>
        <w:t>) Bản sao Giấy chứng nhận đăng ký doanh nghiệp hoặc Giấy chứng nhận đăng ký hợp tác xã hoặc Giấy chứng nhận đăng ký hộ kinh doanh;</w:t>
      </w:r>
    </w:p>
    <w:p w14:paraId="3D649B41" w14:textId="77777777" w:rsidR="00FC1F11" w:rsidRPr="00BC6FBD" w:rsidRDefault="00FC1F11" w:rsidP="00E62572">
      <w:pPr>
        <w:widowControl w:val="0"/>
        <w:tabs>
          <w:tab w:val="left" w:pos="1134"/>
        </w:tabs>
        <w:spacing w:before="200"/>
        <w:ind w:firstLine="567"/>
        <w:jc w:val="both"/>
        <w:rPr>
          <w:color w:val="000000"/>
          <w:sz w:val="28"/>
          <w:szCs w:val="28"/>
          <w:lang w:val="sv-SE"/>
        </w:rPr>
      </w:pPr>
      <w:r w:rsidRPr="00BC6FBD">
        <w:rPr>
          <w:color w:val="000000"/>
          <w:sz w:val="28"/>
          <w:szCs w:val="28"/>
          <w:lang w:val="sv-SE"/>
        </w:rPr>
        <w:t xml:space="preserve">c) Bản sao một trong các tài liệu sau: hợp đồng, thoả thuận mua bán, hóa đơn, </w:t>
      </w:r>
      <w:r w:rsidRPr="00BC6FBD">
        <w:rPr>
          <w:color w:val="000000"/>
          <w:sz w:val="28"/>
          <w:szCs w:val="28"/>
          <w:lang w:val="vi-VN"/>
        </w:rPr>
        <w:t>vận đơn</w:t>
      </w:r>
      <w:r w:rsidRPr="00BC6FBD">
        <w:rPr>
          <w:color w:val="000000"/>
          <w:sz w:val="28"/>
          <w:szCs w:val="28"/>
          <w:lang w:val="sv-SE"/>
        </w:rPr>
        <w:t xml:space="preserve"> ghi rõ tên, số lượng hóa chất Bảng, thời gian dự kiến xuất khẩu, nhập khẩu và quốc gia dự kiến xuất khẩu, nhập khẩu;</w:t>
      </w:r>
    </w:p>
    <w:p w14:paraId="57A4D046" w14:textId="77777777" w:rsidR="00FC1F11" w:rsidRPr="00CF6003" w:rsidRDefault="00FC1F11" w:rsidP="00E62572">
      <w:pPr>
        <w:widowControl w:val="0"/>
        <w:spacing w:before="200"/>
        <w:ind w:firstLine="567"/>
        <w:jc w:val="both"/>
        <w:rPr>
          <w:color w:val="000000"/>
          <w:sz w:val="28"/>
          <w:szCs w:val="28"/>
          <w:lang w:val="sv-SE"/>
        </w:rPr>
      </w:pPr>
      <w:r w:rsidRPr="00BC6FBD">
        <w:rPr>
          <w:color w:val="000000"/>
          <w:sz w:val="28"/>
          <w:szCs w:val="28"/>
          <w:lang w:val="sv-SE"/>
        </w:rPr>
        <w:t>d</w:t>
      </w:r>
      <w:r w:rsidRPr="00BC6FBD">
        <w:rPr>
          <w:color w:val="000000"/>
          <w:sz w:val="28"/>
          <w:szCs w:val="28"/>
          <w:lang w:val="vi-VN"/>
        </w:rPr>
        <w:t>) Phiếu an toàn hóa chất (bằng tiếng Việt)</w:t>
      </w:r>
      <w:r w:rsidR="00581025" w:rsidRPr="00CF6003">
        <w:rPr>
          <w:color w:val="000000"/>
          <w:sz w:val="28"/>
          <w:szCs w:val="28"/>
          <w:lang w:val="sv-SE"/>
        </w:rPr>
        <w:t>.</w:t>
      </w:r>
    </w:p>
    <w:p w14:paraId="68D6E817" w14:textId="77777777" w:rsidR="00FC1F11" w:rsidRPr="00BC6FBD" w:rsidRDefault="00FC1F11" w:rsidP="00E62572">
      <w:pPr>
        <w:widowControl w:val="0"/>
        <w:spacing w:before="200"/>
        <w:ind w:firstLine="567"/>
        <w:jc w:val="both"/>
        <w:rPr>
          <w:color w:val="000000"/>
          <w:sz w:val="28"/>
          <w:szCs w:val="28"/>
          <w:lang w:val="sv-SE"/>
        </w:rPr>
      </w:pPr>
      <w:r w:rsidRPr="00BC6FBD">
        <w:rPr>
          <w:color w:val="000000"/>
          <w:sz w:val="28"/>
          <w:szCs w:val="28"/>
          <w:lang w:val="vi-VN"/>
        </w:rPr>
        <w:t xml:space="preserve">3. Trình tự, thủ tục </w:t>
      </w:r>
      <w:r w:rsidRPr="00BC6FBD">
        <w:rPr>
          <w:color w:val="000000"/>
          <w:sz w:val="28"/>
          <w:szCs w:val="28"/>
          <w:lang w:val="sv-SE"/>
        </w:rPr>
        <w:t>cấp Giấy phép nhập khẩu, xuất khẩu hóa chất Bảng 1</w:t>
      </w:r>
    </w:p>
    <w:p w14:paraId="1792B252"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a) Tổ chức, cá nhân đề nghị cấp </w:t>
      </w:r>
      <w:r w:rsidRPr="00BC6FBD">
        <w:rPr>
          <w:color w:val="000000"/>
          <w:sz w:val="28"/>
          <w:szCs w:val="28"/>
          <w:lang w:val="sv-SE"/>
        </w:rPr>
        <w:t>G</w:t>
      </w:r>
      <w:r w:rsidRPr="00BC6FBD">
        <w:rPr>
          <w:color w:val="000000"/>
          <w:sz w:val="28"/>
          <w:szCs w:val="28"/>
          <w:lang w:val="vi-VN"/>
        </w:rPr>
        <w:t xml:space="preserve">iấy phép lập </w:t>
      </w:r>
      <w:r w:rsidRPr="00BC6FBD">
        <w:rPr>
          <w:color w:val="000000"/>
          <w:sz w:val="28"/>
          <w:szCs w:val="28"/>
          <w:lang w:val="sv-SE"/>
        </w:rPr>
        <w:t xml:space="preserve">01 bộ hồ sơ </w:t>
      </w:r>
      <w:r w:rsidRPr="00BC6FBD">
        <w:rPr>
          <w:color w:val="000000"/>
          <w:sz w:val="28"/>
          <w:szCs w:val="28"/>
          <w:lang w:val="vi-VN"/>
        </w:rPr>
        <w:t xml:space="preserve">quy định </w:t>
      </w:r>
      <w:r w:rsidRPr="00BC6FBD">
        <w:rPr>
          <w:color w:val="000000"/>
          <w:sz w:val="28"/>
          <w:szCs w:val="28"/>
          <w:lang w:val="sv-SE"/>
        </w:rPr>
        <w:t xml:space="preserve">tại khoản 2 Điều này gửi qua đường bưu chính hoặc nộp trực tiếp hoặc qua hệ thống dịch vụ công trực tuyến đến </w:t>
      </w:r>
      <w:r w:rsidRPr="00BC6FBD">
        <w:rPr>
          <w:color w:val="000000"/>
          <w:sz w:val="28"/>
          <w:szCs w:val="28"/>
          <w:lang w:val="vi-VN"/>
        </w:rPr>
        <w:t>Bộ Công Thương;</w:t>
      </w:r>
    </w:p>
    <w:p w14:paraId="71CF9FD8"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b) </w:t>
      </w:r>
      <w:r w:rsidRPr="00BC6FBD">
        <w:rPr>
          <w:color w:val="000000"/>
          <w:sz w:val="28"/>
          <w:szCs w:val="28"/>
          <w:lang w:val="pl-PL"/>
        </w:rPr>
        <w:t xml:space="preserve">Trường hợp hồ sơ chưa đầy đủ và hợp lệ, trong vòng 03 ngày làm việc kể từ ngày tiếp nhận hồ sơ, </w:t>
      </w:r>
      <w:r w:rsidRPr="00BC6FBD">
        <w:rPr>
          <w:color w:val="000000"/>
          <w:sz w:val="28"/>
          <w:szCs w:val="28"/>
          <w:lang w:val="vi-VN"/>
        </w:rPr>
        <w:t xml:space="preserve">Bộ Công Thương </w:t>
      </w:r>
      <w:r w:rsidRPr="00BC6FBD">
        <w:rPr>
          <w:color w:val="000000"/>
          <w:sz w:val="28"/>
          <w:szCs w:val="28"/>
          <w:lang w:val="pl-PL"/>
        </w:rPr>
        <w:t xml:space="preserve">thông báo để tổ chức, cá nhân bổ sung, hoàn chỉnh hồ sơ. </w:t>
      </w:r>
      <w:r w:rsidRPr="00BC6FBD">
        <w:rPr>
          <w:color w:val="000000"/>
          <w:sz w:val="28"/>
          <w:szCs w:val="28"/>
          <w:lang w:val="pt-BR"/>
        </w:rPr>
        <w:t xml:space="preserve">Thời gian </w:t>
      </w:r>
      <w:r w:rsidRPr="00BC6FBD">
        <w:rPr>
          <w:color w:val="000000"/>
          <w:sz w:val="28"/>
          <w:szCs w:val="28"/>
          <w:lang w:val="pl-PL"/>
        </w:rPr>
        <w:t xml:space="preserve">hoàn chỉnh hồ sơ </w:t>
      </w:r>
      <w:r w:rsidRPr="00BC6FBD">
        <w:rPr>
          <w:color w:val="000000"/>
          <w:sz w:val="28"/>
          <w:szCs w:val="28"/>
          <w:lang w:val="pt-BR"/>
        </w:rPr>
        <w:t xml:space="preserve">không tính vào thời gian cấp phép quy định tại điểm c khoản này; </w:t>
      </w:r>
    </w:p>
    <w:p w14:paraId="45341A2E" w14:textId="77777777" w:rsidR="00FC1F11" w:rsidRPr="00BC6FBD" w:rsidRDefault="00FC1F11" w:rsidP="00E62572">
      <w:pPr>
        <w:widowControl w:val="0"/>
        <w:spacing w:before="200"/>
        <w:ind w:firstLine="567"/>
        <w:jc w:val="both"/>
        <w:rPr>
          <w:color w:val="000000"/>
          <w:sz w:val="28"/>
          <w:szCs w:val="28"/>
          <w:lang w:val="sv-SE"/>
        </w:rPr>
      </w:pPr>
      <w:r w:rsidRPr="00BC6FBD">
        <w:rPr>
          <w:color w:val="000000"/>
          <w:sz w:val="28"/>
          <w:szCs w:val="28"/>
          <w:lang w:val="vi-VN"/>
        </w:rPr>
        <w:t xml:space="preserve">c) Trong thời hạn 07 ngày làm việc kể từ ngày nhận được hồ sơ đầy đủ, Bộ Công Thương kiểm tra và trình Thủ tướng Chính phủ cấp Giấy phép nhập khẩu, xuất khẩu </w:t>
      </w:r>
      <w:r w:rsidRPr="00BC6FBD">
        <w:rPr>
          <w:color w:val="000000"/>
          <w:sz w:val="28"/>
          <w:szCs w:val="28"/>
          <w:lang w:val="sv-SE"/>
        </w:rPr>
        <w:t xml:space="preserve">hóa chất Bảng 1. Trường hợp </w:t>
      </w:r>
      <w:r w:rsidRPr="00BC6FBD">
        <w:rPr>
          <w:color w:val="000000"/>
          <w:sz w:val="28"/>
          <w:szCs w:val="28"/>
          <w:lang w:val="vi-VN"/>
        </w:rPr>
        <w:t xml:space="preserve">Thủ tướng Chính phủ </w:t>
      </w:r>
      <w:r w:rsidRPr="00BC6FBD">
        <w:rPr>
          <w:color w:val="000000"/>
          <w:sz w:val="28"/>
          <w:szCs w:val="28"/>
          <w:lang w:val="sv-SE"/>
        </w:rPr>
        <w:t>không cấp Giấy phép, Bộ Công Thương có văn bản trả lời, nêu rõ lý do;</w:t>
      </w:r>
    </w:p>
    <w:p w14:paraId="7ADD2229" w14:textId="77777777" w:rsidR="00FC1F11" w:rsidRPr="00BC6FBD" w:rsidRDefault="00FC1F11" w:rsidP="00E62572">
      <w:pPr>
        <w:widowControl w:val="0"/>
        <w:spacing w:before="200"/>
        <w:ind w:firstLine="567"/>
        <w:jc w:val="both"/>
        <w:rPr>
          <w:color w:val="000000"/>
          <w:sz w:val="28"/>
          <w:szCs w:val="28"/>
          <w:lang w:val="sv-SE"/>
        </w:rPr>
      </w:pPr>
      <w:r w:rsidRPr="00BC6FBD">
        <w:rPr>
          <w:color w:val="000000"/>
          <w:sz w:val="28"/>
          <w:szCs w:val="28"/>
          <w:lang w:val="sv-SE"/>
        </w:rPr>
        <w:t>d) Giấy phép nhập khẩu, xuất khẩu hóa chất Bảng 1 quy định tại Mẫu số 04 Phụ lục II ban hành kèm theo Nghị định này và có</w:t>
      </w:r>
      <w:r w:rsidRPr="00BC6FBD">
        <w:rPr>
          <w:color w:val="000000"/>
          <w:sz w:val="28"/>
          <w:szCs w:val="28"/>
          <w:lang w:val="vi-VN"/>
        </w:rPr>
        <w:t xml:space="preserve"> thời hạn </w:t>
      </w:r>
      <w:r w:rsidRPr="00BC6FBD">
        <w:rPr>
          <w:color w:val="000000"/>
          <w:sz w:val="28"/>
          <w:szCs w:val="28"/>
          <w:lang w:val="sv-SE"/>
        </w:rPr>
        <w:t>06 tháng kể từ ngày cấp;</w:t>
      </w:r>
    </w:p>
    <w:p w14:paraId="10747BBA"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sv-SE"/>
        </w:rPr>
        <w:lastRenderedPageBreak/>
        <w:t>đ) Trong t</w:t>
      </w:r>
      <w:r w:rsidRPr="00BC6FBD">
        <w:rPr>
          <w:color w:val="000000"/>
          <w:sz w:val="28"/>
          <w:szCs w:val="28"/>
          <w:lang w:val="vi-VN"/>
        </w:rPr>
        <w:t>rường hợp cần thiết</w:t>
      </w:r>
      <w:r w:rsidRPr="00BC6FBD">
        <w:rPr>
          <w:color w:val="000000"/>
          <w:sz w:val="28"/>
          <w:szCs w:val="28"/>
          <w:lang w:val="sv-SE"/>
        </w:rPr>
        <w:t>,</w:t>
      </w:r>
      <w:r w:rsidRPr="00BC6FBD">
        <w:rPr>
          <w:color w:val="000000"/>
          <w:sz w:val="28"/>
          <w:szCs w:val="28"/>
          <w:lang w:val="vi-VN"/>
        </w:rPr>
        <w:t xml:space="preserve"> </w:t>
      </w:r>
      <w:r w:rsidRPr="00BC6FBD">
        <w:rPr>
          <w:color w:val="000000"/>
          <w:sz w:val="28"/>
          <w:szCs w:val="28"/>
          <w:lang w:val="sv-SE"/>
        </w:rPr>
        <w:t>Bộ Công Thương</w:t>
      </w:r>
      <w:r w:rsidRPr="00BC6FBD">
        <w:rPr>
          <w:color w:val="000000"/>
          <w:sz w:val="28"/>
          <w:szCs w:val="28"/>
          <w:lang w:val="vi-VN"/>
        </w:rPr>
        <w:t xml:space="preserve"> lấy ý kiến bằng văn bản của Bộ quản lý nhà nước chuyên ngành trước khi </w:t>
      </w:r>
      <w:r w:rsidRPr="00BC6FBD">
        <w:rPr>
          <w:color w:val="000000"/>
          <w:sz w:val="28"/>
          <w:szCs w:val="28"/>
          <w:lang w:val="sv-SE"/>
        </w:rPr>
        <w:t xml:space="preserve">trình Thủ tướng Chính phủ </w:t>
      </w:r>
      <w:r w:rsidRPr="00BC6FBD">
        <w:rPr>
          <w:color w:val="000000"/>
          <w:sz w:val="28"/>
          <w:szCs w:val="28"/>
          <w:lang w:val="vi-VN"/>
        </w:rPr>
        <w:t>cấp phép. Thời gian lấy ý kiến đối đa 05 ngày làm việc, không kể thời gian gửi và nhận văn bản và không tính vào thời gian cấp phép quy định tại Điều này. Quá thời hạn trên, nếu Bộ quản lý nhà nước chuyên ngành không có ý kiến góp ý bằng văn bản thì được coi là đồng ý với đề nghị cấp phép của tổ chức, cá nhân.</w:t>
      </w:r>
    </w:p>
    <w:bookmarkEnd w:id="10"/>
    <w:p w14:paraId="5FBB59B9" w14:textId="77777777" w:rsidR="00FC1F11" w:rsidRPr="00BC6FBD" w:rsidRDefault="00FC1F11" w:rsidP="00BC6FBD">
      <w:pPr>
        <w:widowControl w:val="0"/>
        <w:autoSpaceDE w:val="0"/>
        <w:autoSpaceDN w:val="0"/>
        <w:adjustRightInd w:val="0"/>
        <w:spacing w:before="240"/>
        <w:ind w:firstLine="567"/>
        <w:jc w:val="both"/>
        <w:rPr>
          <w:bCs/>
          <w:color w:val="000000"/>
          <w:sz w:val="28"/>
          <w:szCs w:val="28"/>
          <w:lang w:val="vi-VN"/>
        </w:rPr>
      </w:pPr>
      <w:r w:rsidRPr="00BC6FBD">
        <w:rPr>
          <w:color w:val="000000"/>
          <w:sz w:val="28"/>
          <w:szCs w:val="28"/>
          <w:lang w:val="vi-VN"/>
        </w:rPr>
        <w:t xml:space="preserve">4. </w:t>
      </w:r>
      <w:r w:rsidRPr="00BC6FBD">
        <w:rPr>
          <w:bCs/>
          <w:color w:val="000000"/>
          <w:sz w:val="28"/>
          <w:szCs w:val="28"/>
          <w:lang w:val="pt-BR"/>
        </w:rPr>
        <w:t>Hồ sơ,</w:t>
      </w:r>
      <w:r w:rsidRPr="00BC6FBD">
        <w:rPr>
          <w:bCs/>
          <w:color w:val="000000"/>
          <w:sz w:val="28"/>
          <w:szCs w:val="28"/>
          <w:lang w:val="vi-VN"/>
        </w:rPr>
        <w:t xml:space="preserve"> </w:t>
      </w:r>
      <w:r w:rsidRPr="00BC6FBD">
        <w:rPr>
          <w:bCs/>
          <w:color w:val="000000"/>
          <w:sz w:val="28"/>
          <w:szCs w:val="28"/>
          <w:lang w:val="pt-BR"/>
        </w:rPr>
        <w:t>trình tự, thủ tục c</w:t>
      </w:r>
      <w:r w:rsidRPr="00BC6FBD">
        <w:rPr>
          <w:bCs/>
          <w:color w:val="000000"/>
          <w:sz w:val="28"/>
          <w:szCs w:val="28"/>
          <w:lang w:val="vi-VN"/>
        </w:rPr>
        <w:t xml:space="preserve">ấp lại Giấy phép </w:t>
      </w:r>
    </w:p>
    <w:p w14:paraId="316DEF2A"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a) Trường hợp Giấy phép bị mất, sai sót, hư hỏng hoặc có thay đổi về thông tin đăng ký thành lập của tổ chức, cá nhân, tổ chức, cá nhân lập 01 bộ hồ sơ đề nghị cấp lại Giấy phép và gửi Bộ Công Thương qua đường bưu chính hoặc nộp trực tiếp hoặc qua hệ thống dịch vụ công trực tuyến; </w:t>
      </w:r>
    </w:p>
    <w:p w14:paraId="617CF9BE"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b) Hồ sơ đề nghị cấp lại Giấy phép bao gồm: Văn bản đề nghị cấp lại Giấy phép; bản chính Giấy phép đã được cấp trong trường hợp Giấy phép bị sai sót hoặc có thay đổi về thông tin của tổ chức, cá nhân; </w:t>
      </w:r>
      <w:r w:rsidRPr="00BC6FBD">
        <w:rPr>
          <w:iCs/>
          <w:color w:val="000000"/>
          <w:sz w:val="28"/>
          <w:szCs w:val="28"/>
          <w:lang w:val="vi-VN"/>
        </w:rPr>
        <w:t>phần bản chính còn lại có thể nhận dạng được của Giấy phép trong trường hợp Giấy phép bị hư hỏng</w:t>
      </w:r>
      <w:r w:rsidRPr="00CF6003">
        <w:rPr>
          <w:iCs/>
          <w:color w:val="000000"/>
          <w:sz w:val="28"/>
          <w:szCs w:val="28"/>
          <w:lang w:val="vi-VN"/>
        </w:rPr>
        <w:t xml:space="preserve"> (nếu có)</w:t>
      </w:r>
      <w:r w:rsidRPr="00BC6FBD">
        <w:rPr>
          <w:color w:val="000000"/>
          <w:sz w:val="28"/>
          <w:szCs w:val="28"/>
          <w:lang w:val="vi-VN"/>
        </w:rPr>
        <w:t>;</w:t>
      </w:r>
    </w:p>
    <w:p w14:paraId="1285E5E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c) Trong thời hạn 05 ngày làm việc kể từ ngày nhận đủ hồ sơ hợp lệ, Bộ Công Thương kiểm tra trình Thủ tướng Chính phủ cấp lại Giấy phép cho tổ chức, cá nhân. Trường hợp Thủ tướng Chính phủ không cấp lại Giấy phép, Bộ Công Thương có văn bản trả lời, nêu rõ lý do;</w:t>
      </w:r>
    </w:p>
    <w:p w14:paraId="35D1E71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d) Thời hạn của Giấy phép cấp lại bằng thời hạn còn lại của Giấy phép đã cấp.</w:t>
      </w:r>
    </w:p>
    <w:p w14:paraId="509B808C" w14:textId="77777777" w:rsidR="00FC1F11" w:rsidRPr="00BC6FBD" w:rsidRDefault="00FC1F11" w:rsidP="00BC6FBD">
      <w:pPr>
        <w:widowControl w:val="0"/>
        <w:autoSpaceDE w:val="0"/>
        <w:autoSpaceDN w:val="0"/>
        <w:adjustRightInd w:val="0"/>
        <w:spacing w:before="240"/>
        <w:ind w:firstLine="567"/>
        <w:jc w:val="both"/>
        <w:rPr>
          <w:color w:val="000000"/>
          <w:sz w:val="28"/>
          <w:szCs w:val="28"/>
          <w:lang w:val="vi-VN"/>
        </w:rPr>
      </w:pPr>
      <w:r w:rsidRPr="00BC6FBD">
        <w:rPr>
          <w:color w:val="000000"/>
          <w:sz w:val="28"/>
          <w:szCs w:val="28"/>
          <w:lang w:val="vi-VN"/>
        </w:rPr>
        <w:t>5. Hồ sơ, trình tự, thủ tục cấp điều chỉnh Giấy phép</w:t>
      </w:r>
    </w:p>
    <w:p w14:paraId="789F6C39"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a) Trường hợp thay đổi nội dung hợp đồng, thỏa thuận mua bán, đơn đặt hàng, bản ghi nhớ hoặc hóa đơn, tổ chức, cá nhân lập 01 bộ hồ sơ đề nghị điều chỉnh Giấy phép và gửi Bộ Công Thương qua đường bưu chính hoặc nộp trực tiếp hoặc qua hệ thống dịch vụ công trực tuyến;</w:t>
      </w:r>
    </w:p>
    <w:p w14:paraId="1707C018"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b) Hồ sơ đề nghị cấp điều chỉnh Giấy phép bao gồm: Văn bản đề nghị </w:t>
      </w:r>
      <w:r w:rsidRPr="00E62572">
        <w:rPr>
          <w:color w:val="000000"/>
          <w:spacing w:val="-8"/>
          <w:sz w:val="28"/>
          <w:szCs w:val="28"/>
          <w:lang w:val="vi-VN"/>
        </w:rPr>
        <w:t>cấp điều chỉnh Giấy phép; giấy tờ, tài liệu xác nhận đối với các nội dung điều chỉnh;</w:t>
      </w:r>
    </w:p>
    <w:p w14:paraId="1F611616" w14:textId="77777777" w:rsidR="00FC1F11" w:rsidRPr="00BC6FBD" w:rsidRDefault="00FC1F11" w:rsidP="00BC6FBD">
      <w:pPr>
        <w:widowControl w:val="0"/>
        <w:autoSpaceDE w:val="0"/>
        <w:autoSpaceDN w:val="0"/>
        <w:adjustRightInd w:val="0"/>
        <w:spacing w:before="240"/>
        <w:ind w:firstLine="567"/>
        <w:jc w:val="both"/>
        <w:rPr>
          <w:color w:val="000000"/>
          <w:sz w:val="28"/>
          <w:szCs w:val="28"/>
          <w:lang w:val="vi-VN"/>
        </w:rPr>
      </w:pPr>
      <w:r w:rsidRPr="00BC6FBD">
        <w:rPr>
          <w:color w:val="000000"/>
          <w:sz w:val="28"/>
          <w:szCs w:val="28"/>
          <w:lang w:val="vi-VN"/>
        </w:rPr>
        <w:t>c) Thủ tục điều chỉnh Giấy phép thực hiện như cấp mới Giấy phép.</w:t>
      </w:r>
    </w:p>
    <w:p w14:paraId="6A991AC3"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6. Hồ sơ, thủ tục gia hạn Giấy phép </w:t>
      </w:r>
    </w:p>
    <w:p w14:paraId="0EA4A3B4"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a) Giấy phép được gia hạn trong trường hợp hết thời hạn ghi trong Giấy phép xuất khẩu, nhập khẩu quy định tại khoản 3 Điều này nhưng việc xuất khẩu, nhập khẩu chưa thực hiện được hoặc thực hiện chưa xong. Giấy phép chỉ được gia hạn </w:t>
      </w:r>
      <w:r w:rsidRPr="00CF6003">
        <w:rPr>
          <w:color w:val="000000"/>
          <w:sz w:val="28"/>
          <w:szCs w:val="28"/>
          <w:lang w:val="vi-VN"/>
        </w:rPr>
        <w:t>01</w:t>
      </w:r>
      <w:r w:rsidRPr="00BC6FBD">
        <w:rPr>
          <w:color w:val="000000"/>
          <w:sz w:val="28"/>
          <w:szCs w:val="28"/>
          <w:lang w:val="vi-VN"/>
        </w:rPr>
        <w:t xml:space="preserve"> lần;</w:t>
      </w:r>
    </w:p>
    <w:p w14:paraId="5D28E357"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lastRenderedPageBreak/>
        <w:t xml:space="preserve">b) Trước khi Giấy phép hết hạn tối thiểu 10 ngày làm việc, tổ chức, cá nhân có nhu cầu gia hạn Giấy phép phải lập 01 bộ hồ sơ đề nghị gia hạn Giấy phép gửi Bộ Công Thương qua đường bưu chính hoặc nộp trực tiếp hoặc qua hệ thống dịch vụ công trực tuyến; </w:t>
      </w:r>
    </w:p>
    <w:p w14:paraId="04A66E3B" w14:textId="77777777" w:rsidR="00FC1F11" w:rsidRPr="00BC6FBD" w:rsidRDefault="00FC1F11" w:rsidP="00E62572">
      <w:pPr>
        <w:widowControl w:val="0"/>
        <w:spacing w:before="180"/>
        <w:ind w:firstLine="567"/>
        <w:jc w:val="both"/>
        <w:rPr>
          <w:color w:val="000000"/>
          <w:sz w:val="28"/>
          <w:szCs w:val="28"/>
          <w:lang w:val="vi-VN"/>
        </w:rPr>
      </w:pPr>
      <w:r w:rsidRPr="00BC6FBD">
        <w:rPr>
          <w:color w:val="000000"/>
          <w:sz w:val="28"/>
          <w:szCs w:val="28"/>
          <w:lang w:val="vi-VN"/>
        </w:rPr>
        <w:t xml:space="preserve">c) Hồ sơ đề nghị gia hạn Giấy phép bao gồm: Văn bản đề nghị gia hạn Giấy phép; bản sao Giấy phép đã được cấp; </w:t>
      </w:r>
    </w:p>
    <w:p w14:paraId="7FDF76F1" w14:textId="77777777" w:rsidR="00FC1F11" w:rsidRPr="00BC6FBD" w:rsidRDefault="00FC1F11" w:rsidP="00E62572">
      <w:pPr>
        <w:widowControl w:val="0"/>
        <w:spacing w:before="180"/>
        <w:ind w:firstLine="567"/>
        <w:jc w:val="both"/>
        <w:rPr>
          <w:color w:val="000000"/>
          <w:sz w:val="28"/>
          <w:szCs w:val="28"/>
          <w:lang w:val="vi-VN"/>
        </w:rPr>
      </w:pPr>
      <w:r w:rsidRPr="00BC6FBD">
        <w:rPr>
          <w:color w:val="000000"/>
          <w:sz w:val="28"/>
          <w:szCs w:val="28"/>
          <w:lang w:val="vi-VN"/>
        </w:rPr>
        <w:t>d) Trong thời hạn 05 ngày làm việc kể từ ngày nhận đủ hồ sơ hợp lệ, Bộ Công Thương kiểm tra, trình Thủ tướng Chính phủ gia hạn Giấy phép cho tổ chức, cá nhân. Trường hợp Thủ tướng Chính phủ không gia hạn Giấy phép, Bộ Công Thương có văn bản trả lời, nêu rõ lý do;</w:t>
      </w:r>
    </w:p>
    <w:p w14:paraId="3AE2ED84" w14:textId="77777777" w:rsidR="00FC1F11" w:rsidRPr="00BC6FBD" w:rsidRDefault="00FC1F11" w:rsidP="00E62572">
      <w:pPr>
        <w:widowControl w:val="0"/>
        <w:spacing w:before="180"/>
        <w:ind w:firstLine="567"/>
        <w:jc w:val="both"/>
        <w:rPr>
          <w:color w:val="000000"/>
          <w:sz w:val="28"/>
          <w:szCs w:val="28"/>
          <w:lang w:val="vi-VN"/>
        </w:rPr>
      </w:pPr>
      <w:r w:rsidRPr="00E62572">
        <w:rPr>
          <w:color w:val="000000"/>
          <w:spacing w:val="-8"/>
          <w:sz w:val="28"/>
          <w:szCs w:val="28"/>
          <w:lang w:val="vi-VN"/>
        </w:rPr>
        <w:t>đ) Giấy phép được gia hạn không quá 06 tháng kể từ ngày cấp phép gia hạn</w:t>
      </w:r>
      <w:r w:rsidRPr="00BC6FBD">
        <w:rPr>
          <w:color w:val="000000"/>
          <w:sz w:val="28"/>
          <w:szCs w:val="28"/>
          <w:lang w:val="vi-VN"/>
        </w:rPr>
        <w:t>.</w:t>
      </w:r>
    </w:p>
    <w:p w14:paraId="2EBEC56F" w14:textId="77777777" w:rsidR="00FC1F11" w:rsidRPr="00BC6FBD" w:rsidRDefault="00FC1F11" w:rsidP="00E62572">
      <w:pPr>
        <w:widowControl w:val="0"/>
        <w:spacing w:before="180"/>
        <w:ind w:firstLine="567"/>
        <w:jc w:val="both"/>
        <w:rPr>
          <w:b/>
          <w:color w:val="000000"/>
          <w:sz w:val="28"/>
          <w:szCs w:val="28"/>
          <w:lang w:val="vi-VN"/>
        </w:rPr>
      </w:pPr>
      <w:r w:rsidRPr="00BC6FBD">
        <w:rPr>
          <w:b/>
          <w:color w:val="000000"/>
          <w:sz w:val="28"/>
          <w:szCs w:val="28"/>
          <w:lang w:val="vi-VN"/>
        </w:rPr>
        <w:t>Điều 19. Hồ sơ, trình tự, thủ tục cấp, cấp lại, cấp điều chỉnh, gia hạn và miễn trừ Giấy phép xuất khẩu, nhập khẩu hóa chất Bảng 2, hoá chất Bảng 3</w:t>
      </w:r>
    </w:p>
    <w:p w14:paraId="67A8FD0D" w14:textId="2A7E6172" w:rsidR="00FC1F11" w:rsidRPr="00BC6FBD" w:rsidRDefault="00FC1F11" w:rsidP="00E62572">
      <w:pPr>
        <w:widowControl w:val="0"/>
        <w:spacing w:before="180"/>
        <w:ind w:firstLine="567"/>
        <w:jc w:val="both"/>
        <w:rPr>
          <w:color w:val="000000"/>
          <w:sz w:val="28"/>
          <w:szCs w:val="28"/>
          <w:lang w:val="vi-VN"/>
        </w:rPr>
      </w:pPr>
      <w:r w:rsidRPr="00BC6FBD">
        <w:rPr>
          <w:color w:val="000000"/>
          <w:sz w:val="28"/>
          <w:szCs w:val="28"/>
          <w:lang w:val="vi-VN"/>
        </w:rPr>
        <w:t xml:space="preserve">1. Bộ Công Thương là cơ quan tiếp nhận hồ sơ cấp, cấp lại, cấp điều chỉnh, gia hạn Giấy phép </w:t>
      </w:r>
      <w:r w:rsidRPr="00BC6FBD">
        <w:rPr>
          <w:color w:val="000000"/>
          <w:sz w:val="28"/>
          <w:szCs w:val="28"/>
          <w:lang w:val="sv-SE"/>
        </w:rPr>
        <w:t>xuất khẩu, nhập khẩu</w:t>
      </w:r>
      <w:r w:rsidRPr="00BC6FBD">
        <w:rPr>
          <w:color w:val="000000"/>
          <w:sz w:val="28"/>
          <w:szCs w:val="28"/>
          <w:lang w:val="vi-VN"/>
        </w:rPr>
        <w:t xml:space="preserve"> hóa chất Bảng 2, </w:t>
      </w:r>
      <w:r w:rsidR="002D26D6" w:rsidRPr="00BC6FBD">
        <w:rPr>
          <w:color w:val="000000"/>
          <w:sz w:val="28"/>
          <w:szCs w:val="28"/>
          <w:lang w:val="vi-VN"/>
        </w:rPr>
        <w:t>h</w:t>
      </w:r>
      <w:r w:rsidR="002D26D6" w:rsidRPr="00571740">
        <w:rPr>
          <w:color w:val="000000"/>
          <w:sz w:val="28"/>
          <w:szCs w:val="28"/>
          <w:lang w:val="vi-VN"/>
        </w:rPr>
        <w:t>óa</w:t>
      </w:r>
      <w:r w:rsidR="002D26D6" w:rsidRPr="00BC6FBD">
        <w:rPr>
          <w:color w:val="000000"/>
          <w:sz w:val="28"/>
          <w:szCs w:val="28"/>
          <w:lang w:val="vi-VN"/>
        </w:rPr>
        <w:t xml:space="preserve"> </w:t>
      </w:r>
      <w:r w:rsidRPr="00BC6FBD">
        <w:rPr>
          <w:color w:val="000000"/>
          <w:sz w:val="28"/>
          <w:szCs w:val="28"/>
          <w:lang w:val="vi-VN"/>
        </w:rPr>
        <w:t>chất Bảng 3.</w:t>
      </w:r>
    </w:p>
    <w:p w14:paraId="5900D1BC" w14:textId="4D6D1E77" w:rsidR="00FC1F11" w:rsidRPr="00BC6FBD" w:rsidRDefault="00FC1F11" w:rsidP="00E62572">
      <w:pPr>
        <w:widowControl w:val="0"/>
        <w:spacing w:before="180"/>
        <w:ind w:firstLine="567"/>
        <w:jc w:val="both"/>
        <w:rPr>
          <w:color w:val="000000"/>
          <w:sz w:val="28"/>
          <w:szCs w:val="28"/>
          <w:lang w:val="sv-SE"/>
        </w:rPr>
      </w:pPr>
      <w:r w:rsidRPr="00BC6FBD">
        <w:rPr>
          <w:color w:val="000000"/>
          <w:sz w:val="28"/>
          <w:szCs w:val="28"/>
          <w:lang w:val="vi-VN"/>
        </w:rPr>
        <w:t xml:space="preserve">2. </w:t>
      </w:r>
      <w:r w:rsidRPr="00BC6FBD">
        <w:rPr>
          <w:color w:val="000000"/>
          <w:sz w:val="28"/>
          <w:szCs w:val="28"/>
          <w:lang w:val="sv-SE"/>
        </w:rPr>
        <w:t>Hồ sơ đề nghị cấp Giấy phép xuất khẩu, nhập khẩu</w:t>
      </w:r>
      <w:r w:rsidRPr="00BC6FBD">
        <w:rPr>
          <w:color w:val="000000"/>
          <w:sz w:val="28"/>
          <w:szCs w:val="28"/>
          <w:lang w:val="vi-VN"/>
        </w:rPr>
        <w:t xml:space="preserve"> hóa chất Bảng 2, </w:t>
      </w:r>
      <w:r w:rsidR="002D26D6" w:rsidRPr="00BC6FBD">
        <w:rPr>
          <w:color w:val="000000"/>
          <w:sz w:val="28"/>
          <w:szCs w:val="28"/>
          <w:lang w:val="vi-VN"/>
        </w:rPr>
        <w:t>h</w:t>
      </w:r>
      <w:r w:rsidR="002D26D6" w:rsidRPr="00571740">
        <w:rPr>
          <w:color w:val="000000"/>
          <w:sz w:val="28"/>
          <w:szCs w:val="28"/>
          <w:lang w:val="vi-VN"/>
        </w:rPr>
        <w:t>óa</w:t>
      </w:r>
      <w:r w:rsidR="002D26D6" w:rsidRPr="00BC6FBD">
        <w:rPr>
          <w:color w:val="000000"/>
          <w:sz w:val="28"/>
          <w:szCs w:val="28"/>
          <w:lang w:val="vi-VN"/>
        </w:rPr>
        <w:t xml:space="preserve"> </w:t>
      </w:r>
      <w:r w:rsidRPr="00BC6FBD">
        <w:rPr>
          <w:color w:val="000000"/>
          <w:sz w:val="28"/>
          <w:szCs w:val="28"/>
          <w:lang w:val="vi-VN"/>
        </w:rPr>
        <w:t>chất Bảng 3</w:t>
      </w:r>
    </w:p>
    <w:p w14:paraId="0F7AF65C" w14:textId="77777777" w:rsidR="00FC1F11" w:rsidRPr="00BC6FBD" w:rsidRDefault="00FC1F11" w:rsidP="00E62572">
      <w:pPr>
        <w:widowControl w:val="0"/>
        <w:spacing w:before="180"/>
        <w:ind w:firstLine="567"/>
        <w:jc w:val="both"/>
        <w:rPr>
          <w:color w:val="000000"/>
          <w:sz w:val="28"/>
          <w:szCs w:val="28"/>
          <w:lang w:val="sv-SE"/>
        </w:rPr>
      </w:pPr>
      <w:r w:rsidRPr="00BC6FBD">
        <w:rPr>
          <w:color w:val="000000"/>
          <w:sz w:val="28"/>
          <w:szCs w:val="28"/>
          <w:lang w:val="sv-SE"/>
        </w:rPr>
        <w:t>a) Văn bản đề nghị cấp Giấy phép xuất khẩu, nhập khẩu</w:t>
      </w:r>
      <w:r w:rsidRPr="00BC6FBD">
        <w:rPr>
          <w:color w:val="000000"/>
          <w:sz w:val="28"/>
          <w:szCs w:val="28"/>
          <w:lang w:val="vi-VN"/>
        </w:rPr>
        <w:t xml:space="preserve"> </w:t>
      </w:r>
      <w:r w:rsidRPr="00BC6FBD">
        <w:rPr>
          <w:color w:val="000000"/>
          <w:sz w:val="28"/>
          <w:szCs w:val="28"/>
          <w:lang w:val="sv-SE"/>
        </w:rPr>
        <w:t xml:space="preserve">hóa chất Bảng quy định tại Mẫu số 02 </w:t>
      </w:r>
      <w:r w:rsidRPr="00BC6FBD">
        <w:rPr>
          <w:color w:val="000000"/>
          <w:sz w:val="28"/>
          <w:szCs w:val="28"/>
          <w:lang w:val="vi-VN"/>
        </w:rPr>
        <w:t>Phụ lục II</w:t>
      </w:r>
      <w:r w:rsidRPr="00BC6FBD">
        <w:rPr>
          <w:color w:val="000000"/>
          <w:sz w:val="28"/>
          <w:szCs w:val="28"/>
          <w:lang w:val="sv-SE"/>
        </w:rPr>
        <w:t xml:space="preserve"> ban hành kèm theo</w:t>
      </w:r>
      <w:r w:rsidRPr="00BC6FBD">
        <w:rPr>
          <w:color w:val="000000"/>
          <w:sz w:val="28"/>
          <w:szCs w:val="28"/>
          <w:lang w:val="vi-VN"/>
        </w:rPr>
        <w:t xml:space="preserve"> Nghị định này</w:t>
      </w:r>
      <w:r w:rsidRPr="00BC6FBD">
        <w:rPr>
          <w:color w:val="000000"/>
          <w:sz w:val="28"/>
          <w:szCs w:val="28"/>
          <w:lang w:val="sv-SE"/>
        </w:rPr>
        <w:t>;</w:t>
      </w:r>
    </w:p>
    <w:p w14:paraId="7B49F1D3" w14:textId="77777777" w:rsidR="00FC1F11" w:rsidRPr="00BC6FBD" w:rsidRDefault="00FC1F11" w:rsidP="00E62572">
      <w:pPr>
        <w:widowControl w:val="0"/>
        <w:tabs>
          <w:tab w:val="left" w:pos="1134"/>
        </w:tabs>
        <w:spacing w:before="180"/>
        <w:ind w:firstLine="567"/>
        <w:jc w:val="both"/>
        <w:rPr>
          <w:color w:val="000000"/>
          <w:sz w:val="28"/>
          <w:szCs w:val="28"/>
          <w:lang w:val="vi-VN"/>
        </w:rPr>
      </w:pPr>
      <w:r w:rsidRPr="00BC6FBD">
        <w:rPr>
          <w:color w:val="000000"/>
          <w:sz w:val="28"/>
          <w:szCs w:val="28"/>
          <w:lang w:val="sv-SE"/>
        </w:rPr>
        <w:t>b</w:t>
      </w:r>
      <w:r w:rsidRPr="00BC6FBD">
        <w:rPr>
          <w:color w:val="000000"/>
          <w:sz w:val="28"/>
          <w:szCs w:val="28"/>
          <w:lang w:val="vi-VN"/>
        </w:rPr>
        <w:t>) Bản sao Giấy chứng nhận đăng ký doanh nghiệp hoặc Giấy chứng nhận đăng ký hợp tác xã hoặc Giấy chứng nhận đăng ký hộ kinh doanh;</w:t>
      </w:r>
    </w:p>
    <w:p w14:paraId="5ECF13A7" w14:textId="77777777" w:rsidR="00FC1F11" w:rsidRPr="00BC6FBD" w:rsidRDefault="00FC1F11" w:rsidP="00E62572">
      <w:pPr>
        <w:widowControl w:val="0"/>
        <w:tabs>
          <w:tab w:val="left" w:pos="1134"/>
        </w:tabs>
        <w:spacing w:before="180"/>
        <w:ind w:firstLine="567"/>
        <w:jc w:val="both"/>
        <w:rPr>
          <w:color w:val="000000"/>
          <w:sz w:val="28"/>
          <w:szCs w:val="28"/>
          <w:lang w:val="sv-SE"/>
        </w:rPr>
      </w:pPr>
      <w:r w:rsidRPr="00BC6FBD">
        <w:rPr>
          <w:color w:val="000000"/>
          <w:sz w:val="28"/>
          <w:szCs w:val="28"/>
          <w:lang w:val="sv-SE"/>
        </w:rPr>
        <w:t xml:space="preserve">c) Bản sao một trong các tài liệu sau: hợp đồng, thoả thuận mua bán, hóa đơn, </w:t>
      </w:r>
      <w:r w:rsidRPr="00BC6FBD">
        <w:rPr>
          <w:color w:val="000000"/>
          <w:sz w:val="28"/>
          <w:szCs w:val="28"/>
          <w:lang w:val="vi-VN"/>
        </w:rPr>
        <w:t>vận đơn</w:t>
      </w:r>
      <w:r w:rsidRPr="00BC6FBD">
        <w:rPr>
          <w:color w:val="000000"/>
          <w:sz w:val="28"/>
          <w:szCs w:val="28"/>
          <w:lang w:val="sv-SE"/>
        </w:rPr>
        <w:t xml:space="preserve"> ghi rõ tên, số lượng hóa chất Bảng, thời gian dự kiến xuất khẩu, nhập khẩu và quốc gia dự kiến xuất khẩu, nhập khẩu;</w:t>
      </w:r>
    </w:p>
    <w:p w14:paraId="4931CC01" w14:textId="77777777" w:rsidR="00FC1F11" w:rsidRPr="00BC6FBD" w:rsidRDefault="00FC1F11" w:rsidP="00E62572">
      <w:pPr>
        <w:widowControl w:val="0"/>
        <w:tabs>
          <w:tab w:val="left" w:pos="1134"/>
        </w:tabs>
        <w:spacing w:before="180"/>
        <w:ind w:firstLine="567"/>
        <w:jc w:val="both"/>
        <w:rPr>
          <w:color w:val="000000"/>
          <w:sz w:val="28"/>
          <w:szCs w:val="28"/>
          <w:lang w:val="vi-VN"/>
        </w:rPr>
      </w:pPr>
      <w:r w:rsidRPr="00BC6FBD">
        <w:rPr>
          <w:color w:val="000000"/>
          <w:sz w:val="28"/>
          <w:szCs w:val="28"/>
          <w:lang w:val="sv-SE"/>
        </w:rPr>
        <w:t>d</w:t>
      </w:r>
      <w:r w:rsidRPr="00BC6FBD">
        <w:rPr>
          <w:color w:val="000000"/>
          <w:sz w:val="28"/>
          <w:szCs w:val="28"/>
          <w:lang w:val="vi-VN"/>
        </w:rPr>
        <w:t xml:space="preserve">) Phiếu an toàn hóa chất (bằng tiếng Việt); </w:t>
      </w:r>
    </w:p>
    <w:p w14:paraId="166C1024" w14:textId="77777777" w:rsidR="00FC1F11" w:rsidRPr="00BC6FBD" w:rsidRDefault="00FC1F11" w:rsidP="00E62572">
      <w:pPr>
        <w:pStyle w:val="NormalWeb"/>
        <w:widowControl w:val="0"/>
        <w:spacing w:before="180" w:beforeAutospacing="0" w:after="0" w:afterAutospacing="0"/>
        <w:ind w:firstLine="567"/>
        <w:jc w:val="both"/>
        <w:rPr>
          <w:color w:val="000000"/>
          <w:sz w:val="28"/>
          <w:szCs w:val="28"/>
          <w:lang w:val="vi-VN"/>
        </w:rPr>
      </w:pPr>
      <w:r w:rsidRPr="00BC6FBD">
        <w:rPr>
          <w:color w:val="000000"/>
          <w:sz w:val="28"/>
          <w:szCs w:val="28"/>
          <w:lang w:val="vi-VN"/>
        </w:rPr>
        <w:t xml:space="preserve">đ) Bản sao Giấy chứng nhận sử dụng cuối cùng của cơ quan có thẩm quyền của nước nhập khẩu không phải là Quốc gia </w:t>
      </w:r>
      <w:r w:rsidR="00581025" w:rsidRPr="00CF6003">
        <w:rPr>
          <w:color w:val="000000"/>
          <w:sz w:val="28"/>
          <w:szCs w:val="28"/>
          <w:lang w:val="vi-VN"/>
        </w:rPr>
        <w:t>t</w:t>
      </w:r>
      <w:r w:rsidRPr="00BC6FBD">
        <w:rPr>
          <w:color w:val="000000"/>
          <w:sz w:val="28"/>
          <w:szCs w:val="28"/>
          <w:lang w:val="vi-VN"/>
        </w:rPr>
        <w:t xml:space="preserve">hành viên của Công ước Cấm vũ khí hóa học (trường hợp xuất khẩu hóa chất Bảng 3 với quốc gia không phải thành viên của Công ước Cấm vũ khí hóa học). </w:t>
      </w:r>
    </w:p>
    <w:p w14:paraId="4AB3FD62" w14:textId="6E36A314" w:rsidR="00FC1F11" w:rsidRPr="00BC6FBD" w:rsidRDefault="00FC1F11" w:rsidP="00E62572">
      <w:pPr>
        <w:widowControl w:val="0"/>
        <w:spacing w:before="180"/>
        <w:ind w:firstLine="567"/>
        <w:jc w:val="both"/>
        <w:rPr>
          <w:color w:val="000000"/>
          <w:sz w:val="28"/>
          <w:szCs w:val="28"/>
          <w:lang w:val="vi-VN"/>
        </w:rPr>
      </w:pPr>
      <w:r w:rsidRPr="00BC6FBD">
        <w:rPr>
          <w:color w:val="000000"/>
          <w:sz w:val="28"/>
          <w:szCs w:val="28"/>
          <w:lang w:val="vi-VN"/>
        </w:rPr>
        <w:t xml:space="preserve">3. Trình tự, thủ tục cấp </w:t>
      </w:r>
      <w:r w:rsidRPr="00CF6003">
        <w:rPr>
          <w:color w:val="000000"/>
          <w:sz w:val="28"/>
          <w:szCs w:val="28"/>
          <w:lang w:val="vi-VN"/>
        </w:rPr>
        <w:t>G</w:t>
      </w:r>
      <w:r w:rsidRPr="00BC6FBD">
        <w:rPr>
          <w:color w:val="000000"/>
          <w:sz w:val="28"/>
          <w:szCs w:val="28"/>
          <w:lang w:val="vi-VN"/>
        </w:rPr>
        <w:t xml:space="preserve">iấy phép </w:t>
      </w:r>
      <w:r w:rsidRPr="00BC6FBD">
        <w:rPr>
          <w:color w:val="000000"/>
          <w:sz w:val="28"/>
          <w:szCs w:val="28"/>
          <w:lang w:val="sv-SE"/>
        </w:rPr>
        <w:t>xuất khẩu, nhập khẩu</w:t>
      </w:r>
      <w:r w:rsidRPr="00BC6FBD">
        <w:rPr>
          <w:color w:val="000000"/>
          <w:sz w:val="28"/>
          <w:szCs w:val="28"/>
          <w:lang w:val="vi-VN"/>
        </w:rPr>
        <w:t xml:space="preserve"> hóa chất Bảng 2, </w:t>
      </w:r>
      <w:r w:rsidR="002048BC" w:rsidRPr="00BC6FBD">
        <w:rPr>
          <w:color w:val="000000"/>
          <w:sz w:val="28"/>
          <w:szCs w:val="28"/>
          <w:lang w:val="vi-VN"/>
        </w:rPr>
        <w:t>h</w:t>
      </w:r>
      <w:r w:rsidR="002048BC" w:rsidRPr="00571740">
        <w:rPr>
          <w:color w:val="000000"/>
          <w:sz w:val="28"/>
          <w:szCs w:val="28"/>
          <w:lang w:val="vi-VN"/>
        </w:rPr>
        <w:t>óa</w:t>
      </w:r>
      <w:r w:rsidR="002048BC" w:rsidRPr="00BC6FBD">
        <w:rPr>
          <w:color w:val="000000"/>
          <w:sz w:val="28"/>
          <w:szCs w:val="28"/>
          <w:lang w:val="vi-VN"/>
        </w:rPr>
        <w:t xml:space="preserve"> </w:t>
      </w:r>
      <w:r w:rsidRPr="00BC6FBD">
        <w:rPr>
          <w:color w:val="000000"/>
          <w:sz w:val="28"/>
          <w:szCs w:val="28"/>
          <w:lang w:val="vi-VN"/>
        </w:rPr>
        <w:t>chất Bảng 3</w:t>
      </w:r>
    </w:p>
    <w:p w14:paraId="760C7D4D" w14:textId="77777777" w:rsidR="00FC1F11" w:rsidRPr="00BC6FBD" w:rsidRDefault="00FC1F11" w:rsidP="00E62572">
      <w:pPr>
        <w:widowControl w:val="0"/>
        <w:spacing w:before="180"/>
        <w:ind w:firstLine="567"/>
        <w:jc w:val="both"/>
        <w:rPr>
          <w:color w:val="000000"/>
          <w:sz w:val="28"/>
          <w:szCs w:val="28"/>
          <w:lang w:val="vi-VN"/>
        </w:rPr>
      </w:pPr>
      <w:r w:rsidRPr="00BC6FBD">
        <w:rPr>
          <w:color w:val="000000"/>
          <w:sz w:val="28"/>
          <w:szCs w:val="28"/>
          <w:lang w:val="vi-VN"/>
        </w:rPr>
        <w:t xml:space="preserve">a) Tổ chức, cá nhân đề nghị cấp </w:t>
      </w:r>
      <w:r w:rsidRPr="00CF6003">
        <w:rPr>
          <w:color w:val="000000"/>
          <w:sz w:val="28"/>
          <w:szCs w:val="28"/>
          <w:lang w:val="vi-VN"/>
        </w:rPr>
        <w:t>G</w:t>
      </w:r>
      <w:r w:rsidRPr="00BC6FBD">
        <w:rPr>
          <w:color w:val="000000"/>
          <w:sz w:val="28"/>
          <w:szCs w:val="28"/>
          <w:lang w:val="vi-VN"/>
        </w:rPr>
        <w:t>iấy phép lập 01 bộ hồ sơ quy định khoản 2 Điều này gửi qua đường bưu chính hoặc nộp trực tiếp hoặc qua hệ thống dịch vụ công trực tuyến đến Bộ Công Thương;</w:t>
      </w:r>
    </w:p>
    <w:p w14:paraId="582FF7F8" w14:textId="77777777" w:rsidR="00FC1F11" w:rsidRPr="00BC6FBD" w:rsidRDefault="00FC1F11" w:rsidP="00BC6FBD">
      <w:pPr>
        <w:widowControl w:val="0"/>
        <w:spacing w:before="240"/>
        <w:ind w:firstLine="567"/>
        <w:jc w:val="both"/>
        <w:rPr>
          <w:color w:val="000000"/>
          <w:sz w:val="28"/>
          <w:szCs w:val="28"/>
          <w:lang w:val="vi-VN"/>
        </w:rPr>
      </w:pPr>
      <w:r w:rsidRPr="00BC6FBD">
        <w:rPr>
          <w:color w:val="000000"/>
          <w:sz w:val="28"/>
          <w:szCs w:val="28"/>
          <w:lang w:val="vi-VN"/>
        </w:rPr>
        <w:t xml:space="preserve">b) </w:t>
      </w:r>
      <w:r w:rsidRPr="00BC6FBD">
        <w:rPr>
          <w:color w:val="000000"/>
          <w:sz w:val="28"/>
          <w:szCs w:val="28"/>
          <w:lang w:val="pl-PL"/>
        </w:rPr>
        <w:t xml:space="preserve">Trường hợp hồ sơ chưa đầy đủ và hợp lệ, trong vòng 03 ngày làm việc </w:t>
      </w:r>
      <w:r w:rsidRPr="00BC6FBD">
        <w:rPr>
          <w:color w:val="000000"/>
          <w:sz w:val="28"/>
          <w:szCs w:val="28"/>
          <w:lang w:val="pl-PL"/>
        </w:rPr>
        <w:lastRenderedPageBreak/>
        <w:t xml:space="preserve">kể từ ngày tiếp nhận hồ sơ, </w:t>
      </w:r>
      <w:r w:rsidRPr="00BC6FBD">
        <w:rPr>
          <w:color w:val="000000"/>
          <w:sz w:val="28"/>
          <w:szCs w:val="28"/>
          <w:lang w:val="vi-VN"/>
        </w:rPr>
        <w:t>Bộ Công Thương</w:t>
      </w:r>
      <w:r w:rsidRPr="00CF6003">
        <w:rPr>
          <w:color w:val="000000"/>
          <w:sz w:val="28"/>
          <w:szCs w:val="28"/>
          <w:lang w:val="vi-VN"/>
        </w:rPr>
        <w:t xml:space="preserve"> </w:t>
      </w:r>
      <w:r w:rsidRPr="00BC6FBD">
        <w:rPr>
          <w:color w:val="000000"/>
          <w:sz w:val="28"/>
          <w:szCs w:val="28"/>
          <w:lang w:val="pl-PL"/>
        </w:rPr>
        <w:t xml:space="preserve">thông báo để tổ chức, cá nhân bổ sung, hoàn chỉnh hồ sơ. </w:t>
      </w:r>
      <w:r w:rsidRPr="00BC6FBD">
        <w:rPr>
          <w:color w:val="000000"/>
          <w:sz w:val="28"/>
          <w:szCs w:val="28"/>
          <w:lang w:val="pt-BR"/>
        </w:rPr>
        <w:t xml:space="preserve">Thời gian </w:t>
      </w:r>
      <w:r w:rsidRPr="00BC6FBD">
        <w:rPr>
          <w:color w:val="000000"/>
          <w:sz w:val="28"/>
          <w:szCs w:val="28"/>
          <w:lang w:val="pl-PL"/>
        </w:rPr>
        <w:t xml:space="preserve">hoàn chỉnh hồ sơ </w:t>
      </w:r>
      <w:r w:rsidRPr="00BC6FBD">
        <w:rPr>
          <w:color w:val="000000"/>
          <w:sz w:val="28"/>
          <w:szCs w:val="28"/>
          <w:lang w:val="pt-BR"/>
        </w:rPr>
        <w:t xml:space="preserve">không tính vào thời gian cấp phép quy định tại điểm c khoản này; </w:t>
      </w:r>
    </w:p>
    <w:p w14:paraId="4348CED1" w14:textId="411B2D07" w:rsidR="00FC1F11" w:rsidRPr="00BC6FBD" w:rsidRDefault="00FC1F11" w:rsidP="00E62572">
      <w:pPr>
        <w:widowControl w:val="0"/>
        <w:spacing w:before="240" w:line="252" w:lineRule="auto"/>
        <w:ind w:firstLine="567"/>
        <w:jc w:val="both"/>
        <w:rPr>
          <w:color w:val="000000"/>
          <w:sz w:val="28"/>
          <w:szCs w:val="28"/>
          <w:lang w:val="sv-SE"/>
        </w:rPr>
      </w:pPr>
      <w:r w:rsidRPr="00BC6FBD">
        <w:rPr>
          <w:color w:val="000000"/>
          <w:sz w:val="28"/>
          <w:szCs w:val="28"/>
          <w:lang w:val="vi-VN"/>
        </w:rPr>
        <w:t xml:space="preserve">c) Trong thời hạn 07 ngày làm việc kể từ ngày nhận được hồ sơ đầy đủ, Bộ Công Thương kiểm tra và cấp </w:t>
      </w:r>
      <w:r w:rsidRPr="00BC6FBD">
        <w:rPr>
          <w:color w:val="000000"/>
          <w:sz w:val="28"/>
          <w:szCs w:val="28"/>
          <w:lang w:val="sv-SE"/>
        </w:rPr>
        <w:t>Giấy phép xuất khẩu, nhập khẩu</w:t>
      </w:r>
      <w:r w:rsidRPr="00BC6FBD">
        <w:rPr>
          <w:color w:val="000000"/>
          <w:sz w:val="28"/>
          <w:szCs w:val="28"/>
          <w:lang w:val="vi-VN"/>
        </w:rPr>
        <w:t xml:space="preserve"> </w:t>
      </w:r>
      <w:r w:rsidRPr="00BC6FBD">
        <w:rPr>
          <w:color w:val="000000"/>
          <w:sz w:val="28"/>
          <w:szCs w:val="28"/>
          <w:lang w:val="sv-SE"/>
        </w:rPr>
        <w:t xml:space="preserve">hóa chất Bảng 2, </w:t>
      </w:r>
      <w:r w:rsidR="00B63791" w:rsidRPr="00BC6FBD">
        <w:rPr>
          <w:color w:val="000000"/>
          <w:sz w:val="28"/>
          <w:szCs w:val="28"/>
          <w:lang w:val="sv-SE"/>
        </w:rPr>
        <w:t>h</w:t>
      </w:r>
      <w:r w:rsidR="00B63791">
        <w:rPr>
          <w:color w:val="000000"/>
          <w:sz w:val="28"/>
          <w:szCs w:val="28"/>
          <w:lang w:val="sv-SE"/>
        </w:rPr>
        <w:t>óa</w:t>
      </w:r>
      <w:r w:rsidR="00B63791" w:rsidRPr="00BC6FBD">
        <w:rPr>
          <w:color w:val="000000"/>
          <w:sz w:val="28"/>
          <w:szCs w:val="28"/>
          <w:lang w:val="sv-SE"/>
        </w:rPr>
        <w:t xml:space="preserve"> </w:t>
      </w:r>
      <w:r w:rsidRPr="00BC6FBD">
        <w:rPr>
          <w:color w:val="000000"/>
          <w:sz w:val="28"/>
          <w:szCs w:val="28"/>
          <w:lang w:val="sv-SE"/>
        </w:rPr>
        <w:t xml:space="preserve">chất Bảng 3. Trường hợp không cấp Giấy phép, Bộ Công Thương có văn bản trả lời, nêu rõ lý do; </w:t>
      </w:r>
    </w:p>
    <w:p w14:paraId="5B330D14" w14:textId="4A9B3BA3" w:rsidR="00FC1F11" w:rsidRPr="00BC6FBD" w:rsidRDefault="00FC1F11" w:rsidP="00E62572">
      <w:pPr>
        <w:widowControl w:val="0"/>
        <w:spacing w:before="240" w:line="252" w:lineRule="auto"/>
        <w:ind w:firstLine="567"/>
        <w:jc w:val="both"/>
        <w:rPr>
          <w:color w:val="000000"/>
          <w:sz w:val="28"/>
          <w:szCs w:val="28"/>
          <w:lang w:val="sv-SE"/>
        </w:rPr>
      </w:pPr>
      <w:r w:rsidRPr="00BC6FBD">
        <w:rPr>
          <w:color w:val="000000"/>
          <w:sz w:val="28"/>
          <w:szCs w:val="28"/>
          <w:lang w:val="sv-SE"/>
        </w:rPr>
        <w:t>d) Giấy phép xuất khẩu, nhập khẩu</w:t>
      </w:r>
      <w:r w:rsidRPr="00BC6FBD">
        <w:rPr>
          <w:color w:val="000000"/>
          <w:sz w:val="28"/>
          <w:szCs w:val="28"/>
          <w:lang w:val="vi-VN"/>
        </w:rPr>
        <w:t xml:space="preserve"> </w:t>
      </w:r>
      <w:r w:rsidRPr="00BC6FBD">
        <w:rPr>
          <w:color w:val="000000"/>
          <w:sz w:val="28"/>
          <w:szCs w:val="28"/>
          <w:lang w:val="sv-SE"/>
        </w:rPr>
        <w:t xml:space="preserve">hóa chất Bảng 2, </w:t>
      </w:r>
      <w:r w:rsidR="00B63791" w:rsidRPr="00BC6FBD">
        <w:rPr>
          <w:color w:val="000000"/>
          <w:sz w:val="28"/>
          <w:szCs w:val="28"/>
          <w:lang w:val="sv-SE"/>
        </w:rPr>
        <w:t>h</w:t>
      </w:r>
      <w:r w:rsidR="00B63791">
        <w:rPr>
          <w:color w:val="000000"/>
          <w:sz w:val="28"/>
          <w:szCs w:val="28"/>
          <w:lang w:val="sv-SE"/>
        </w:rPr>
        <w:t>óa</w:t>
      </w:r>
      <w:r w:rsidR="00B63791" w:rsidRPr="00BC6FBD">
        <w:rPr>
          <w:color w:val="000000"/>
          <w:sz w:val="28"/>
          <w:szCs w:val="28"/>
          <w:lang w:val="sv-SE"/>
        </w:rPr>
        <w:t xml:space="preserve"> </w:t>
      </w:r>
      <w:r w:rsidRPr="00BC6FBD">
        <w:rPr>
          <w:color w:val="000000"/>
          <w:sz w:val="28"/>
          <w:szCs w:val="28"/>
          <w:lang w:val="sv-SE"/>
        </w:rPr>
        <w:t>chất Bảng 3 quy định tại Mẫu số 04 Phụ lục II ban hành kèm theo Nghị định này và có</w:t>
      </w:r>
      <w:r w:rsidRPr="00BC6FBD">
        <w:rPr>
          <w:color w:val="000000"/>
          <w:sz w:val="28"/>
          <w:szCs w:val="28"/>
          <w:lang w:val="vi-VN"/>
        </w:rPr>
        <w:t xml:space="preserve"> thời hạn </w:t>
      </w:r>
      <w:r w:rsidRPr="00BC6FBD">
        <w:rPr>
          <w:color w:val="000000"/>
          <w:sz w:val="28"/>
          <w:szCs w:val="28"/>
          <w:lang w:val="sv-SE"/>
        </w:rPr>
        <w:t>06 tháng kể từ ngày cấp;</w:t>
      </w:r>
    </w:p>
    <w:p w14:paraId="50899A59" w14:textId="77777777"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sv-SE"/>
        </w:rPr>
        <w:t xml:space="preserve">đ) </w:t>
      </w:r>
      <w:r w:rsidRPr="00BC6FBD">
        <w:rPr>
          <w:color w:val="000000"/>
          <w:sz w:val="28"/>
          <w:szCs w:val="28"/>
          <w:lang w:val="vi-VN"/>
        </w:rPr>
        <w:t xml:space="preserve">Trường hợp </w:t>
      </w:r>
      <w:r w:rsidRPr="00BC6FBD">
        <w:rPr>
          <w:color w:val="000000"/>
          <w:sz w:val="28"/>
          <w:szCs w:val="28"/>
          <w:lang w:val="sv-SE"/>
        </w:rPr>
        <w:t>xuất khẩu, nhập khẩu</w:t>
      </w:r>
      <w:r w:rsidRPr="00BC6FBD">
        <w:rPr>
          <w:color w:val="000000"/>
          <w:sz w:val="28"/>
          <w:szCs w:val="28"/>
          <w:lang w:val="vi-VN"/>
        </w:rPr>
        <w:t xml:space="preserve"> hóa chất Bảng 1, hóa chất Bảng 2, hóa chất Bảng 3 cho các mục đích chuyên ngành (y tế, dược phẩm, nông nghiệp, </w:t>
      </w:r>
      <w:r w:rsidRPr="00BC6FBD">
        <w:rPr>
          <w:color w:val="000000"/>
          <w:sz w:val="28"/>
          <w:szCs w:val="28"/>
          <w:lang w:val="sv-SE"/>
        </w:rPr>
        <w:t>an ninh, quốc phòng</w:t>
      </w:r>
      <w:r w:rsidRPr="00BC6FBD">
        <w:rPr>
          <w:color w:val="000000"/>
          <w:sz w:val="28"/>
          <w:szCs w:val="28"/>
          <w:lang w:val="vi-VN"/>
        </w:rPr>
        <w:t>), khi cần thiết</w:t>
      </w:r>
      <w:r w:rsidRPr="00BC6FBD">
        <w:rPr>
          <w:color w:val="000000"/>
          <w:sz w:val="28"/>
          <w:szCs w:val="28"/>
          <w:lang w:val="sv-SE"/>
        </w:rPr>
        <w:t>,</w:t>
      </w:r>
      <w:r w:rsidRPr="00BC6FBD">
        <w:rPr>
          <w:color w:val="000000"/>
          <w:sz w:val="28"/>
          <w:szCs w:val="28"/>
          <w:lang w:val="vi-VN"/>
        </w:rPr>
        <w:t xml:space="preserve"> </w:t>
      </w:r>
      <w:r w:rsidRPr="00BC6FBD">
        <w:rPr>
          <w:color w:val="000000"/>
          <w:sz w:val="28"/>
          <w:szCs w:val="28"/>
          <w:lang w:val="sv-SE"/>
        </w:rPr>
        <w:t>Bộ Công Thương</w:t>
      </w:r>
      <w:r w:rsidRPr="00BC6FBD">
        <w:rPr>
          <w:color w:val="000000"/>
          <w:sz w:val="28"/>
          <w:szCs w:val="28"/>
          <w:lang w:val="vi-VN"/>
        </w:rPr>
        <w:t xml:space="preserve">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này. Quá thời hạn trên, nếu Bộ quản lý nhà nước chuyên ngành không có ý kiến góp ý bằng văn bản thì được coi là đồng ý với đề nghị cấp phép của tổ chức, cá nhân.</w:t>
      </w:r>
    </w:p>
    <w:p w14:paraId="49F31941" w14:textId="31E1FC4A"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 xml:space="preserve">4. Miễn trừ cấp </w:t>
      </w:r>
      <w:r w:rsidRPr="00CF6003">
        <w:rPr>
          <w:color w:val="000000"/>
          <w:sz w:val="28"/>
          <w:szCs w:val="28"/>
          <w:lang w:val="vi-VN"/>
        </w:rPr>
        <w:t>G</w:t>
      </w:r>
      <w:r w:rsidRPr="00BC6FBD">
        <w:rPr>
          <w:color w:val="000000"/>
          <w:sz w:val="28"/>
          <w:szCs w:val="28"/>
          <w:lang w:val="vi-VN"/>
        </w:rPr>
        <w:t xml:space="preserve">iấy phép </w:t>
      </w:r>
      <w:r w:rsidRPr="00BC6FBD">
        <w:rPr>
          <w:color w:val="000000"/>
          <w:sz w:val="28"/>
          <w:szCs w:val="28"/>
          <w:lang w:val="sv-SE"/>
        </w:rPr>
        <w:t>xuất khẩu, nhập khẩu</w:t>
      </w:r>
      <w:r w:rsidRPr="00BC6FBD">
        <w:rPr>
          <w:color w:val="000000"/>
          <w:sz w:val="28"/>
          <w:szCs w:val="28"/>
          <w:lang w:val="vi-VN"/>
        </w:rPr>
        <w:t xml:space="preserve"> đối với </w:t>
      </w:r>
      <w:r w:rsidR="009716C3" w:rsidRPr="00BC6FBD">
        <w:rPr>
          <w:color w:val="000000"/>
          <w:sz w:val="28"/>
          <w:szCs w:val="28"/>
          <w:lang w:val="vi-VN"/>
        </w:rPr>
        <w:t>h</w:t>
      </w:r>
      <w:r w:rsidR="009716C3" w:rsidRPr="00571740">
        <w:rPr>
          <w:color w:val="000000"/>
          <w:sz w:val="28"/>
          <w:szCs w:val="28"/>
          <w:lang w:val="vi-VN"/>
        </w:rPr>
        <w:t>óa</w:t>
      </w:r>
      <w:r w:rsidR="009716C3" w:rsidRPr="00BC6FBD">
        <w:rPr>
          <w:color w:val="000000"/>
          <w:sz w:val="28"/>
          <w:szCs w:val="28"/>
          <w:lang w:val="vi-VN"/>
        </w:rPr>
        <w:t xml:space="preserve"> </w:t>
      </w:r>
      <w:r w:rsidRPr="00BC6FBD">
        <w:rPr>
          <w:color w:val="000000"/>
          <w:sz w:val="28"/>
          <w:szCs w:val="28"/>
          <w:lang w:val="vi-VN"/>
        </w:rPr>
        <w:t xml:space="preserve">chất Bảng 2 và </w:t>
      </w:r>
      <w:r w:rsidR="009716C3" w:rsidRPr="00BC6FBD">
        <w:rPr>
          <w:color w:val="000000"/>
          <w:sz w:val="28"/>
          <w:szCs w:val="28"/>
          <w:lang w:val="vi-VN"/>
        </w:rPr>
        <w:t>h</w:t>
      </w:r>
      <w:r w:rsidR="009716C3" w:rsidRPr="00571740">
        <w:rPr>
          <w:color w:val="000000"/>
          <w:sz w:val="28"/>
          <w:szCs w:val="28"/>
          <w:lang w:val="vi-VN"/>
        </w:rPr>
        <w:t>óa</w:t>
      </w:r>
      <w:r w:rsidR="009716C3" w:rsidRPr="00BC6FBD">
        <w:rPr>
          <w:color w:val="000000"/>
          <w:sz w:val="28"/>
          <w:szCs w:val="28"/>
          <w:lang w:val="vi-VN"/>
        </w:rPr>
        <w:t xml:space="preserve"> </w:t>
      </w:r>
      <w:r w:rsidRPr="00BC6FBD">
        <w:rPr>
          <w:color w:val="000000"/>
          <w:sz w:val="28"/>
          <w:szCs w:val="28"/>
          <w:lang w:val="vi-VN"/>
        </w:rPr>
        <w:t>chất Bảng 3 có nồng độ dưới 1%.</w:t>
      </w:r>
    </w:p>
    <w:p w14:paraId="0E1CB30D" w14:textId="77777777" w:rsidR="00FC1F11" w:rsidRPr="00BC6FBD" w:rsidRDefault="00FC1F11" w:rsidP="00E62572">
      <w:pPr>
        <w:widowControl w:val="0"/>
        <w:autoSpaceDE w:val="0"/>
        <w:autoSpaceDN w:val="0"/>
        <w:adjustRightInd w:val="0"/>
        <w:spacing w:before="240" w:line="252" w:lineRule="auto"/>
        <w:ind w:firstLine="567"/>
        <w:jc w:val="both"/>
        <w:rPr>
          <w:bCs/>
          <w:color w:val="000000"/>
          <w:sz w:val="28"/>
          <w:szCs w:val="28"/>
          <w:lang w:val="vi-VN"/>
        </w:rPr>
      </w:pPr>
      <w:r w:rsidRPr="00BC6FBD">
        <w:rPr>
          <w:color w:val="000000"/>
          <w:sz w:val="28"/>
          <w:szCs w:val="28"/>
          <w:lang w:val="vi-VN"/>
        </w:rPr>
        <w:t xml:space="preserve">5.  </w:t>
      </w:r>
      <w:r w:rsidRPr="00BC6FBD">
        <w:rPr>
          <w:bCs/>
          <w:color w:val="000000"/>
          <w:sz w:val="28"/>
          <w:szCs w:val="28"/>
          <w:lang w:val="pt-BR"/>
        </w:rPr>
        <w:t>Hồ sơ,</w:t>
      </w:r>
      <w:r w:rsidRPr="00BC6FBD">
        <w:rPr>
          <w:bCs/>
          <w:color w:val="000000"/>
          <w:sz w:val="28"/>
          <w:szCs w:val="28"/>
          <w:lang w:val="vi-VN"/>
        </w:rPr>
        <w:t xml:space="preserve"> </w:t>
      </w:r>
      <w:r w:rsidRPr="00BC6FBD">
        <w:rPr>
          <w:bCs/>
          <w:color w:val="000000"/>
          <w:sz w:val="28"/>
          <w:szCs w:val="28"/>
          <w:lang w:val="pt-BR"/>
        </w:rPr>
        <w:t>trình tự, thủ tục c</w:t>
      </w:r>
      <w:r w:rsidRPr="00BC6FBD">
        <w:rPr>
          <w:bCs/>
          <w:color w:val="000000"/>
          <w:sz w:val="28"/>
          <w:szCs w:val="28"/>
          <w:lang w:val="vi-VN"/>
        </w:rPr>
        <w:t xml:space="preserve">ấp lại Giấy phép </w:t>
      </w:r>
    </w:p>
    <w:p w14:paraId="7E0DA46E" w14:textId="77777777"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 xml:space="preserve">a) Trường hợp Giấy phép bị mất, sai sót, hư hỏng hoặc có thay đổi về thông tin đăng ký thành lập của tổ chức, cá nhân, tổ chức, cá nhân lập 01 bộ hồ sơ đề nghị cấp lại Giấy phép và gửi Bộ Công Thương qua đường bưu chính hoặc nộp trực tiếp hoặc qua hệ thống dịch vụ công trực tuyến; </w:t>
      </w:r>
    </w:p>
    <w:p w14:paraId="6C69FE54" w14:textId="77777777" w:rsidR="00FC1F11" w:rsidRPr="00E62572" w:rsidRDefault="00FC1F11" w:rsidP="00E62572">
      <w:pPr>
        <w:widowControl w:val="0"/>
        <w:spacing w:before="240" w:line="252" w:lineRule="auto"/>
        <w:ind w:firstLine="567"/>
        <w:jc w:val="both"/>
        <w:rPr>
          <w:color w:val="000000"/>
          <w:spacing w:val="-6"/>
          <w:sz w:val="28"/>
          <w:szCs w:val="28"/>
          <w:lang w:val="vi-VN"/>
        </w:rPr>
      </w:pPr>
      <w:r w:rsidRPr="00BC6FBD">
        <w:rPr>
          <w:color w:val="000000"/>
          <w:sz w:val="28"/>
          <w:szCs w:val="28"/>
          <w:lang w:val="vi-VN"/>
        </w:rPr>
        <w:t xml:space="preserve">b) Hồ sơ đề nghị cấp lại Giấy phép bao gồm: Văn bản đề nghị cấp lại Giấy phép; bản chính Giấy phép đã được cấp trong trường hợp Giấy phép bị sai sót hoặc có thay đổi về thông tin của tổ chức, cá nhân; phần bản chính còn </w:t>
      </w:r>
      <w:r w:rsidRPr="00E62572">
        <w:rPr>
          <w:color w:val="000000"/>
          <w:spacing w:val="-6"/>
          <w:sz w:val="28"/>
          <w:szCs w:val="28"/>
          <w:lang w:val="vi-VN"/>
        </w:rPr>
        <w:t>lại có thể nhận dạng được của Giấy phép trong trường hợp Giấy phép bị hư hỏng;</w:t>
      </w:r>
    </w:p>
    <w:p w14:paraId="394ECBC9" w14:textId="77777777"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c) Trong thời hạn 05 ngày làm việc kể từ ngày nhận đủ hồ sơ hợp lệ, Bộ Công Thương kiểm tra, cấp lại Giấy phép cho tổ chức, cá nhân. Trường hợp không cấp lại Giấy phép, Bộ Công Thương có văn bản trả lời</w:t>
      </w:r>
      <w:r w:rsidRPr="00CF6003">
        <w:rPr>
          <w:color w:val="000000"/>
          <w:sz w:val="28"/>
          <w:szCs w:val="28"/>
          <w:lang w:val="vi-VN"/>
        </w:rPr>
        <w:t>,</w:t>
      </w:r>
      <w:r w:rsidRPr="00BC6FBD">
        <w:rPr>
          <w:color w:val="000000"/>
          <w:sz w:val="28"/>
          <w:szCs w:val="28"/>
          <w:lang w:val="vi-VN"/>
        </w:rPr>
        <w:t xml:space="preserve"> nêu rõ lý do;</w:t>
      </w:r>
    </w:p>
    <w:p w14:paraId="1EECADD2" w14:textId="77777777"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d) Thời hạn của Giấy phép cấp lại bằng thời hạn còn lại của Giấy phép đã cấp.</w:t>
      </w:r>
    </w:p>
    <w:p w14:paraId="78D515EC" w14:textId="77777777" w:rsidR="00FC1F11" w:rsidRPr="00BC6FBD" w:rsidRDefault="00FC1F11" w:rsidP="00BC6FBD">
      <w:pPr>
        <w:widowControl w:val="0"/>
        <w:autoSpaceDE w:val="0"/>
        <w:autoSpaceDN w:val="0"/>
        <w:adjustRightInd w:val="0"/>
        <w:spacing w:before="240"/>
        <w:ind w:firstLine="567"/>
        <w:jc w:val="both"/>
        <w:rPr>
          <w:color w:val="000000"/>
          <w:sz w:val="28"/>
          <w:szCs w:val="28"/>
          <w:lang w:val="vi-VN"/>
        </w:rPr>
      </w:pPr>
      <w:r w:rsidRPr="00BC6FBD">
        <w:rPr>
          <w:color w:val="000000"/>
          <w:sz w:val="28"/>
          <w:szCs w:val="28"/>
          <w:lang w:val="vi-VN"/>
        </w:rPr>
        <w:t>6. Hồ sơ, trình tự, thủ tục cấp điều chỉnh Giấy phép</w:t>
      </w:r>
    </w:p>
    <w:p w14:paraId="21B6E743"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lastRenderedPageBreak/>
        <w:t>a) Trường hợp thay đổi nội dung hợp đồng, thỏa thuận mua bán, đơn đặt hàng, bản ghi nhớ hoặc hóa đơn, tổ chức, cá nhân lập 01 bộ hồ sơ đề nghị điều chỉnh Giấy phép và gửi Bộ Công Thương qua đường bưu chính hoặc nộp trực tiếp hoặc qua hệ thống dịch vụ công trực tuyến;</w:t>
      </w:r>
    </w:p>
    <w:p w14:paraId="00D2B7CE" w14:textId="77777777" w:rsidR="00FC1F11" w:rsidRPr="00E62572" w:rsidRDefault="00FC1F11" w:rsidP="00E62572">
      <w:pPr>
        <w:widowControl w:val="0"/>
        <w:spacing w:before="200"/>
        <w:ind w:firstLine="567"/>
        <w:jc w:val="both"/>
        <w:rPr>
          <w:color w:val="000000"/>
          <w:spacing w:val="-4"/>
          <w:sz w:val="28"/>
          <w:szCs w:val="28"/>
          <w:lang w:val="vi-VN"/>
        </w:rPr>
      </w:pPr>
      <w:r w:rsidRPr="00E62572">
        <w:rPr>
          <w:color w:val="000000"/>
          <w:spacing w:val="-6"/>
          <w:sz w:val="28"/>
          <w:szCs w:val="28"/>
          <w:lang w:val="vi-VN"/>
        </w:rPr>
        <w:t>b) Hồ sơ đề nghị cấp điều chỉnh Giấy phép bao gồm: Văn bản đề nghị cấp</w:t>
      </w:r>
      <w:r w:rsidRPr="00BC6FBD">
        <w:rPr>
          <w:color w:val="000000"/>
          <w:sz w:val="28"/>
          <w:szCs w:val="28"/>
          <w:lang w:val="vi-VN"/>
        </w:rPr>
        <w:t xml:space="preserve"> </w:t>
      </w:r>
      <w:r w:rsidRPr="00E62572">
        <w:rPr>
          <w:color w:val="000000"/>
          <w:spacing w:val="-4"/>
          <w:sz w:val="28"/>
          <w:szCs w:val="28"/>
          <w:lang w:val="vi-VN"/>
        </w:rPr>
        <w:t>điều chỉnh Giấy phép; giấy tờ, tài liệu xác nhận đối với các nội dung điều chỉnh;</w:t>
      </w:r>
    </w:p>
    <w:p w14:paraId="2EE211BC" w14:textId="77777777" w:rsidR="00FC1F11" w:rsidRPr="00BC6FBD" w:rsidRDefault="00FC1F11" w:rsidP="00E62572">
      <w:pPr>
        <w:widowControl w:val="0"/>
        <w:autoSpaceDE w:val="0"/>
        <w:autoSpaceDN w:val="0"/>
        <w:adjustRightInd w:val="0"/>
        <w:spacing w:before="200"/>
        <w:ind w:firstLine="567"/>
        <w:jc w:val="both"/>
        <w:rPr>
          <w:color w:val="000000"/>
          <w:sz w:val="28"/>
          <w:szCs w:val="28"/>
          <w:lang w:val="vi-VN"/>
        </w:rPr>
      </w:pPr>
      <w:r w:rsidRPr="00BC6FBD">
        <w:rPr>
          <w:color w:val="000000"/>
          <w:sz w:val="28"/>
          <w:szCs w:val="28"/>
          <w:lang w:val="vi-VN"/>
        </w:rPr>
        <w:t>c) Thời hạn Giấy phép cấp điều chỉnh thực hiện như cấp mới Giấy phép.</w:t>
      </w:r>
    </w:p>
    <w:p w14:paraId="31CF201B"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7. Hồ sơ, thủ tục gia hạn Giấy phép </w:t>
      </w:r>
    </w:p>
    <w:p w14:paraId="720F83BC"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a) Giấy phép được gia hạn trong trường hợp hết thời hạn ghi trong Giấy phép xuất khẩu, nhập khẩu quy định tại khoản 3 Điều này nhưng việc xuất khẩu, nhập khẩu chưa thực hiện được hoặc thực hiện chưa xong. Giấy phép chỉ được gia hạn </w:t>
      </w:r>
      <w:r w:rsidRPr="00CF6003">
        <w:rPr>
          <w:color w:val="000000"/>
          <w:sz w:val="28"/>
          <w:szCs w:val="28"/>
          <w:lang w:val="vi-VN"/>
        </w:rPr>
        <w:t>01</w:t>
      </w:r>
      <w:r w:rsidRPr="00BC6FBD">
        <w:rPr>
          <w:color w:val="000000"/>
          <w:sz w:val="28"/>
          <w:szCs w:val="28"/>
          <w:lang w:val="vi-VN"/>
        </w:rPr>
        <w:t xml:space="preserve"> lần;</w:t>
      </w:r>
    </w:p>
    <w:p w14:paraId="583DB646"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b) Trước khi Giấy phép hết hạn tối thiểu 05 ngày làm việc, tổ chức, cá nhân có nhu cầu gia hạn Giấy phép phải lập 01 bộ hồ sơ đề nghị gia hạn Giấy phép gửi Bộ Công Thương qua đường bưu chính hoặc nộp trực tiếp hoặc qua hệ thống dịch vụ công trực tuyến; </w:t>
      </w:r>
    </w:p>
    <w:p w14:paraId="52867E1C"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c) Hồ sơ đề nghị gia hạn Giấy phép bao gồm: Văn bản đề nghị gia hạn Giấy phép; bản sao Giấy phép đã được cấp; </w:t>
      </w:r>
    </w:p>
    <w:p w14:paraId="0CA0DA7B"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d) Trong thời hạn 05 ngày làm việc kể từ ngày nhận đủ hồ sơ hợp lệ, Bộ Công Thương kiểm tra, gia hạn Giấy phép cho tổ chức, cá nhân. Trường hợp không gia hạn Giấy phép, Bộ Công Thương có văn bản trả lời, nêu rõ lý do;</w:t>
      </w:r>
    </w:p>
    <w:p w14:paraId="11EA6027" w14:textId="77777777" w:rsidR="00FC1F11" w:rsidRPr="00E62572" w:rsidRDefault="00581025" w:rsidP="00E62572">
      <w:pPr>
        <w:widowControl w:val="0"/>
        <w:spacing w:before="200"/>
        <w:ind w:firstLine="567"/>
        <w:jc w:val="both"/>
        <w:rPr>
          <w:color w:val="000000"/>
          <w:spacing w:val="-6"/>
          <w:sz w:val="28"/>
          <w:szCs w:val="28"/>
          <w:lang w:val="vi-VN"/>
        </w:rPr>
      </w:pPr>
      <w:r w:rsidRPr="00CF6003">
        <w:rPr>
          <w:color w:val="000000"/>
          <w:spacing w:val="-6"/>
          <w:sz w:val="28"/>
          <w:szCs w:val="28"/>
          <w:lang w:val="vi-VN"/>
        </w:rPr>
        <w:t>đ</w:t>
      </w:r>
      <w:r w:rsidR="00FC1F11" w:rsidRPr="00E62572">
        <w:rPr>
          <w:color w:val="000000"/>
          <w:spacing w:val="-6"/>
          <w:sz w:val="28"/>
          <w:szCs w:val="28"/>
          <w:lang w:val="vi-VN"/>
        </w:rPr>
        <w:t xml:space="preserve">) Giấy phép được gia hạn không quá 06 tháng kể từ ngày cấp phép gia hạn. </w:t>
      </w:r>
    </w:p>
    <w:p w14:paraId="677765DF" w14:textId="45985E60"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8. Việc tiếp nhận hồ sơ, cấp, cấp lại, cấp điều chỉnh, gia hạn </w:t>
      </w:r>
      <w:r w:rsidRPr="00CF6003">
        <w:rPr>
          <w:color w:val="000000"/>
          <w:sz w:val="28"/>
          <w:szCs w:val="28"/>
          <w:lang w:val="vi-VN"/>
        </w:rPr>
        <w:t>G</w:t>
      </w:r>
      <w:r w:rsidRPr="00BC6FBD">
        <w:rPr>
          <w:color w:val="000000"/>
          <w:sz w:val="28"/>
          <w:szCs w:val="28"/>
          <w:lang w:val="vi-VN"/>
        </w:rPr>
        <w:t xml:space="preserve">iấy phép nhập khẩu, xuất khẩu hóa chất Bảng 2, </w:t>
      </w:r>
      <w:r w:rsidR="00F16F17" w:rsidRPr="00BC6FBD">
        <w:rPr>
          <w:color w:val="000000"/>
          <w:sz w:val="28"/>
          <w:szCs w:val="28"/>
          <w:lang w:val="vi-VN"/>
        </w:rPr>
        <w:t>h</w:t>
      </w:r>
      <w:r w:rsidR="00F16F17" w:rsidRPr="00571740">
        <w:rPr>
          <w:color w:val="000000"/>
          <w:sz w:val="28"/>
          <w:szCs w:val="28"/>
          <w:lang w:val="vi-VN"/>
        </w:rPr>
        <w:t>óa</w:t>
      </w:r>
      <w:r w:rsidR="00F16F17" w:rsidRPr="00BC6FBD">
        <w:rPr>
          <w:color w:val="000000"/>
          <w:sz w:val="28"/>
          <w:szCs w:val="28"/>
          <w:lang w:val="vi-VN"/>
        </w:rPr>
        <w:t xml:space="preserve"> </w:t>
      </w:r>
      <w:r w:rsidRPr="00BC6FBD">
        <w:rPr>
          <w:color w:val="000000"/>
          <w:sz w:val="28"/>
          <w:szCs w:val="28"/>
          <w:lang w:val="vi-VN"/>
        </w:rPr>
        <w:t>chất Bảng 3 thực hiện thông qua Cổng thông tin một cửa quốc gia.</w:t>
      </w:r>
    </w:p>
    <w:p w14:paraId="6A8C1492" w14:textId="44448969"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CF6003">
        <w:rPr>
          <w:color w:val="000000"/>
          <w:sz w:val="28"/>
          <w:szCs w:val="28"/>
          <w:lang w:val="vi-VN"/>
        </w:rPr>
        <w:t>9</w:t>
      </w:r>
      <w:r w:rsidRPr="00BC6FBD">
        <w:rPr>
          <w:color w:val="000000"/>
          <w:sz w:val="28"/>
          <w:szCs w:val="28"/>
          <w:lang w:val="vi-VN"/>
        </w:rPr>
        <w:t>. Tại thời điểm thực hiện thủ tục nhập khẩu, xuất khẩu hóa chất Bảng</w:t>
      </w:r>
      <w:r w:rsidRPr="00CF6003">
        <w:rPr>
          <w:color w:val="000000"/>
          <w:sz w:val="28"/>
          <w:szCs w:val="28"/>
          <w:lang w:val="vi-VN"/>
        </w:rPr>
        <w:t xml:space="preserve"> </w:t>
      </w:r>
      <w:r w:rsidRPr="00BC6FBD">
        <w:rPr>
          <w:color w:val="000000"/>
          <w:sz w:val="28"/>
          <w:szCs w:val="28"/>
          <w:lang w:val="vi-VN"/>
        </w:rPr>
        <w:t xml:space="preserve">2, </w:t>
      </w:r>
      <w:r w:rsidR="00F16F17" w:rsidRPr="00BC6FBD">
        <w:rPr>
          <w:color w:val="000000"/>
          <w:sz w:val="28"/>
          <w:szCs w:val="28"/>
          <w:lang w:val="vi-VN"/>
        </w:rPr>
        <w:t>h</w:t>
      </w:r>
      <w:r w:rsidR="00F16F17" w:rsidRPr="00571740">
        <w:rPr>
          <w:color w:val="000000"/>
          <w:sz w:val="28"/>
          <w:szCs w:val="28"/>
          <w:lang w:val="vi-VN"/>
        </w:rPr>
        <w:t>óa</w:t>
      </w:r>
      <w:r w:rsidR="00F16F17" w:rsidRPr="00BC6FBD">
        <w:rPr>
          <w:color w:val="000000"/>
          <w:sz w:val="28"/>
          <w:szCs w:val="28"/>
          <w:lang w:val="vi-VN"/>
        </w:rPr>
        <w:t xml:space="preserve"> </w:t>
      </w:r>
      <w:r w:rsidRPr="00BC6FBD">
        <w:rPr>
          <w:color w:val="000000"/>
          <w:sz w:val="28"/>
          <w:szCs w:val="28"/>
          <w:lang w:val="vi-VN"/>
        </w:rPr>
        <w:t xml:space="preserve">chất Bảng 3, tổ chức, cá nhân không phải xuất trình Giấy phép kinh doanh hóa chất Bảng 2, </w:t>
      </w:r>
      <w:r w:rsidR="00F16F17" w:rsidRPr="00BC6FBD">
        <w:rPr>
          <w:color w:val="000000"/>
          <w:sz w:val="28"/>
          <w:szCs w:val="28"/>
          <w:lang w:val="vi-VN"/>
        </w:rPr>
        <w:t>h</w:t>
      </w:r>
      <w:r w:rsidR="00F16F17" w:rsidRPr="00571740">
        <w:rPr>
          <w:color w:val="000000"/>
          <w:sz w:val="28"/>
          <w:szCs w:val="28"/>
          <w:lang w:val="vi-VN"/>
        </w:rPr>
        <w:t>óa</w:t>
      </w:r>
      <w:r w:rsidR="00F16F17" w:rsidRPr="00BC6FBD">
        <w:rPr>
          <w:color w:val="000000"/>
          <w:sz w:val="28"/>
          <w:szCs w:val="28"/>
          <w:lang w:val="vi-VN"/>
        </w:rPr>
        <w:t xml:space="preserve"> </w:t>
      </w:r>
      <w:r w:rsidRPr="00BC6FBD">
        <w:rPr>
          <w:color w:val="000000"/>
          <w:sz w:val="28"/>
          <w:szCs w:val="28"/>
          <w:lang w:val="vi-VN"/>
        </w:rPr>
        <w:t>chất Bảng 3 cho cơ quan hải quan.</w:t>
      </w:r>
    </w:p>
    <w:p w14:paraId="1AFE08D9" w14:textId="77777777" w:rsidR="00FC1F11" w:rsidRPr="00BC6FBD" w:rsidRDefault="00FC1F11" w:rsidP="00E62572">
      <w:pPr>
        <w:pStyle w:val="BodyText"/>
        <w:shd w:val="clear" w:color="auto" w:fill="auto"/>
        <w:spacing w:before="200" w:after="0" w:line="240" w:lineRule="auto"/>
        <w:ind w:firstLine="567"/>
        <w:rPr>
          <w:color w:val="000000"/>
          <w:sz w:val="28"/>
          <w:szCs w:val="28"/>
          <w:lang w:val="vi-VN"/>
        </w:rPr>
      </w:pPr>
      <w:r w:rsidRPr="00BC6FBD">
        <w:rPr>
          <w:b/>
          <w:bCs/>
          <w:color w:val="000000"/>
          <w:sz w:val="28"/>
          <w:szCs w:val="28"/>
          <w:lang w:val="vi-VN"/>
        </w:rPr>
        <w:t xml:space="preserve">Điều 20. Thu hồi </w:t>
      </w:r>
      <w:r w:rsidRPr="00CF6003">
        <w:rPr>
          <w:b/>
          <w:bCs/>
          <w:color w:val="000000"/>
          <w:sz w:val="28"/>
          <w:szCs w:val="28"/>
          <w:lang w:val="vi-VN"/>
        </w:rPr>
        <w:t>G</w:t>
      </w:r>
      <w:r w:rsidRPr="00BC6FBD">
        <w:rPr>
          <w:b/>
          <w:bCs/>
          <w:color w:val="000000"/>
          <w:sz w:val="28"/>
          <w:szCs w:val="28"/>
          <w:lang w:val="vi-VN"/>
        </w:rPr>
        <w:t xml:space="preserve">iấy phép </w:t>
      </w:r>
      <w:r w:rsidRPr="00BC6FBD">
        <w:rPr>
          <w:b/>
          <w:color w:val="000000"/>
          <w:sz w:val="28"/>
          <w:szCs w:val="28"/>
          <w:lang w:val="vi-VN"/>
        </w:rPr>
        <w:t xml:space="preserve">xuất khẩu, nhập khẩu </w:t>
      </w:r>
      <w:r w:rsidRPr="00BC6FBD">
        <w:rPr>
          <w:b/>
          <w:bCs/>
          <w:color w:val="000000"/>
          <w:sz w:val="28"/>
          <w:szCs w:val="28"/>
          <w:lang w:val="vi-VN"/>
        </w:rPr>
        <w:t>hóa chất Bảng</w:t>
      </w:r>
    </w:p>
    <w:p w14:paraId="1EA61E36"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1. Cơ quan có thẩm quyền cấp </w:t>
      </w:r>
      <w:r w:rsidRPr="00CF6003">
        <w:rPr>
          <w:color w:val="000000"/>
          <w:sz w:val="28"/>
          <w:szCs w:val="28"/>
          <w:lang w:val="vi-VN"/>
        </w:rPr>
        <w:t>G</w:t>
      </w:r>
      <w:r w:rsidRPr="00BC6FBD">
        <w:rPr>
          <w:color w:val="000000"/>
          <w:sz w:val="28"/>
          <w:szCs w:val="28"/>
          <w:lang w:val="vi-VN"/>
        </w:rPr>
        <w:t xml:space="preserve">iấy phép xuất khẩu, nhập khẩu hóa chất Bảng là cơ quan có thẩm quyền thu hồi giấy phép. </w:t>
      </w:r>
    </w:p>
    <w:p w14:paraId="65E1CBFD" w14:textId="77777777" w:rsidR="00FC1F11" w:rsidRPr="00BC6FBD" w:rsidRDefault="00FC1F11" w:rsidP="00E62572">
      <w:pPr>
        <w:widowControl w:val="0"/>
        <w:spacing w:before="200"/>
        <w:ind w:firstLine="567"/>
        <w:jc w:val="both"/>
        <w:rPr>
          <w:color w:val="000000"/>
          <w:sz w:val="28"/>
          <w:szCs w:val="28"/>
          <w:lang w:val="vi-VN"/>
        </w:rPr>
      </w:pPr>
      <w:r w:rsidRPr="00BC6FBD">
        <w:rPr>
          <w:color w:val="000000"/>
          <w:sz w:val="28"/>
          <w:szCs w:val="28"/>
          <w:lang w:val="vi-VN"/>
        </w:rPr>
        <w:t xml:space="preserve">2. Việc thu hồi </w:t>
      </w:r>
      <w:r w:rsidRPr="00CF6003">
        <w:rPr>
          <w:color w:val="000000"/>
          <w:sz w:val="28"/>
          <w:szCs w:val="28"/>
          <w:lang w:val="vi-VN"/>
        </w:rPr>
        <w:t>G</w:t>
      </w:r>
      <w:r w:rsidRPr="00BC6FBD">
        <w:rPr>
          <w:color w:val="000000"/>
          <w:sz w:val="28"/>
          <w:szCs w:val="28"/>
          <w:lang w:val="vi-VN"/>
        </w:rPr>
        <w:t>iấy phép được thực hiện theo quy định tại Điều 18 Luật Hoá chất và các văn bản hướng dẫn.</w:t>
      </w:r>
    </w:p>
    <w:p w14:paraId="225BA8F7" w14:textId="77777777" w:rsidR="00BC6FBD" w:rsidRDefault="00BC6FBD" w:rsidP="00BC6FBD">
      <w:pPr>
        <w:widowControl w:val="0"/>
        <w:jc w:val="center"/>
        <w:rPr>
          <w:b/>
          <w:color w:val="000000"/>
          <w:sz w:val="28"/>
          <w:szCs w:val="28"/>
          <w:lang w:val="vi-VN"/>
        </w:rPr>
      </w:pPr>
    </w:p>
    <w:p w14:paraId="316DCF78" w14:textId="77777777" w:rsidR="00FC1F11" w:rsidRPr="00BC6FBD" w:rsidRDefault="00FC1F11" w:rsidP="00BC6FBD">
      <w:pPr>
        <w:widowControl w:val="0"/>
        <w:jc w:val="center"/>
        <w:rPr>
          <w:b/>
          <w:color w:val="000000"/>
          <w:sz w:val="28"/>
          <w:szCs w:val="28"/>
          <w:lang w:val="vi-VN"/>
        </w:rPr>
      </w:pPr>
      <w:r w:rsidRPr="00BC6FBD">
        <w:rPr>
          <w:b/>
          <w:color w:val="000000"/>
          <w:sz w:val="28"/>
          <w:szCs w:val="28"/>
          <w:lang w:val="vi-VN"/>
        </w:rPr>
        <w:t>Mục 4</w:t>
      </w:r>
    </w:p>
    <w:p w14:paraId="5CBCE9DC" w14:textId="77777777" w:rsidR="00FC1F11" w:rsidRPr="00BC6FBD" w:rsidRDefault="00FC1F11" w:rsidP="00BC6FBD">
      <w:pPr>
        <w:widowControl w:val="0"/>
        <w:jc w:val="center"/>
        <w:rPr>
          <w:b/>
          <w:bCs/>
          <w:color w:val="000000"/>
          <w:sz w:val="28"/>
          <w:szCs w:val="28"/>
          <w:lang w:val="vi-VN"/>
        </w:rPr>
      </w:pPr>
      <w:bookmarkStart w:id="11" w:name="_Hlk45541286"/>
      <w:r w:rsidRPr="00BC6FBD">
        <w:rPr>
          <w:b/>
          <w:bCs/>
          <w:color w:val="000000"/>
          <w:sz w:val="28"/>
          <w:szCs w:val="28"/>
          <w:lang w:val="vi-VN"/>
        </w:rPr>
        <w:t>CHẾ BIẾN, SỬ DỤNG, TÀNG TRỮ HÓA CHẤT BẢNG</w:t>
      </w:r>
    </w:p>
    <w:bookmarkEnd w:id="11"/>
    <w:p w14:paraId="566490C3" w14:textId="77777777" w:rsidR="00FC1F11" w:rsidRPr="00BC6FBD" w:rsidRDefault="00FC1F11" w:rsidP="00BC6FBD">
      <w:pPr>
        <w:pStyle w:val="BodyText"/>
        <w:spacing w:before="240" w:after="0" w:line="240" w:lineRule="auto"/>
        <w:ind w:firstLine="567"/>
        <w:rPr>
          <w:b/>
          <w:bCs/>
          <w:color w:val="000000"/>
          <w:sz w:val="28"/>
          <w:szCs w:val="28"/>
          <w:lang w:val="vi-VN"/>
        </w:rPr>
      </w:pPr>
      <w:r w:rsidRPr="00BC6FBD">
        <w:rPr>
          <w:b/>
          <w:bCs/>
          <w:color w:val="000000"/>
          <w:sz w:val="28"/>
          <w:szCs w:val="28"/>
          <w:lang w:val="vi-VN"/>
        </w:rPr>
        <w:lastRenderedPageBreak/>
        <w:t xml:space="preserve">Điều 21. </w:t>
      </w:r>
      <w:bookmarkStart w:id="12" w:name="_Hlk45541309"/>
      <w:r w:rsidRPr="00BC6FBD">
        <w:rPr>
          <w:b/>
          <w:bCs/>
          <w:color w:val="000000"/>
          <w:sz w:val="28"/>
          <w:szCs w:val="28"/>
          <w:lang w:val="vi-VN"/>
        </w:rPr>
        <w:t>Yêu cầu chế biến, sử dụng, tàng trữ hóa chất Bảng</w:t>
      </w:r>
      <w:bookmarkEnd w:id="12"/>
    </w:p>
    <w:p w14:paraId="6B125BA2" w14:textId="77777777" w:rsidR="00FC1F11" w:rsidRPr="00BC6FBD" w:rsidRDefault="00FC1F11" w:rsidP="00E62572">
      <w:pPr>
        <w:pStyle w:val="BodyText"/>
        <w:spacing w:before="240" w:after="0" w:line="252" w:lineRule="auto"/>
        <w:ind w:firstLine="567"/>
        <w:rPr>
          <w:color w:val="000000"/>
          <w:sz w:val="28"/>
          <w:szCs w:val="28"/>
          <w:lang w:val="vi-VN"/>
        </w:rPr>
      </w:pPr>
      <w:r w:rsidRPr="00BC6FBD">
        <w:rPr>
          <w:color w:val="000000"/>
          <w:sz w:val="28"/>
          <w:szCs w:val="28"/>
          <w:lang w:val="vi-VN"/>
        </w:rPr>
        <w:t xml:space="preserve">1. Tổ chức, cá nhân chế biến, sử dụng, tàng trữ hóa chất Bảng để sản xuất sản phẩm, hàng hóa khác phải tuân thủ các quy định tại </w:t>
      </w:r>
      <w:r w:rsidRPr="00CF6003">
        <w:rPr>
          <w:color w:val="000000"/>
          <w:sz w:val="28"/>
          <w:szCs w:val="28"/>
          <w:lang w:val="vi-VN"/>
        </w:rPr>
        <w:t>Chương V</w:t>
      </w:r>
      <w:r w:rsidRPr="00BC6FBD">
        <w:rPr>
          <w:color w:val="000000"/>
          <w:sz w:val="28"/>
          <w:szCs w:val="28"/>
          <w:lang w:val="vi-VN"/>
        </w:rPr>
        <w:t xml:space="preserve"> Luật Hóa chất và thực hiện quy định tại Điều 8 Nghị định này.</w:t>
      </w:r>
    </w:p>
    <w:p w14:paraId="3A524B0A" w14:textId="77777777"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2. Tổ chức, cá nhân chế biến, sử dụng, tàng trữ hóa chất Bảng 1 thực hiện quy định về báo cáo tại Điều 23 Nghị định này. Tổ chức, cá nhân chế biến, sử dụng hóa chất Bảng 2 thực hiện quy định về báo cáo tại Điều 24 Nghị định này.</w:t>
      </w:r>
    </w:p>
    <w:p w14:paraId="02159BC6" w14:textId="77777777" w:rsidR="00FC1F11" w:rsidRPr="00BC6FBD" w:rsidRDefault="00FC1F11" w:rsidP="00E62572">
      <w:pPr>
        <w:widowControl w:val="0"/>
        <w:spacing w:before="240" w:line="252" w:lineRule="auto"/>
        <w:ind w:firstLine="567"/>
        <w:jc w:val="both"/>
        <w:rPr>
          <w:color w:val="000000"/>
          <w:sz w:val="28"/>
          <w:szCs w:val="28"/>
          <w:lang w:val="vi-VN"/>
        </w:rPr>
      </w:pPr>
      <w:r w:rsidRPr="00BC6FBD">
        <w:rPr>
          <w:color w:val="000000"/>
          <w:sz w:val="28"/>
          <w:szCs w:val="28"/>
          <w:lang w:val="vi-VN"/>
        </w:rPr>
        <w:t xml:space="preserve">3. Tổ chức, cá nhân chế biến, sử dụng, tàng trữ hóa chất Bảng thực hiện các quy định về thanh sát tại </w:t>
      </w:r>
      <w:r w:rsidRPr="00CF6003">
        <w:rPr>
          <w:color w:val="000000"/>
          <w:sz w:val="28"/>
          <w:szCs w:val="28"/>
          <w:lang w:val="vi-VN"/>
        </w:rPr>
        <w:t>Chương IV</w:t>
      </w:r>
      <w:r w:rsidRPr="00BC6FBD">
        <w:rPr>
          <w:color w:val="000000"/>
          <w:sz w:val="28"/>
          <w:szCs w:val="28"/>
          <w:lang w:val="vi-VN"/>
        </w:rPr>
        <w:t xml:space="preserve"> Nghị định này. </w:t>
      </w:r>
    </w:p>
    <w:p w14:paraId="1205A5F1" w14:textId="77777777" w:rsidR="00FC1F11" w:rsidRPr="00BC6FBD" w:rsidRDefault="00FC1F11" w:rsidP="00E62572">
      <w:pPr>
        <w:pStyle w:val="BodyText"/>
        <w:spacing w:before="240" w:after="0" w:line="252" w:lineRule="auto"/>
        <w:ind w:firstLine="567"/>
        <w:rPr>
          <w:color w:val="000000"/>
          <w:sz w:val="28"/>
          <w:szCs w:val="28"/>
          <w:lang w:val="vi-VN"/>
        </w:rPr>
      </w:pPr>
      <w:r w:rsidRPr="00BC6FBD">
        <w:rPr>
          <w:b/>
          <w:bCs/>
          <w:color w:val="000000"/>
          <w:sz w:val="28"/>
          <w:szCs w:val="28"/>
          <w:lang w:val="vi-VN" w:eastAsia="vi-VN" w:bidi="vi-VN"/>
        </w:rPr>
        <w:t xml:space="preserve">Điều 22. </w:t>
      </w:r>
      <w:bookmarkStart w:id="13" w:name="_Hlk45541316"/>
      <w:r w:rsidRPr="00BC6FBD">
        <w:rPr>
          <w:b/>
          <w:bCs/>
          <w:color w:val="000000"/>
          <w:sz w:val="28"/>
          <w:szCs w:val="28"/>
          <w:lang w:val="vi-VN" w:eastAsia="vi-VN" w:bidi="vi-VN"/>
        </w:rPr>
        <w:t>Hồ sơ theo dõi tình hình chế biến, sử dụng hóa chất Bảng</w:t>
      </w:r>
      <w:bookmarkEnd w:id="13"/>
    </w:p>
    <w:p w14:paraId="7DBBCC11" w14:textId="77777777" w:rsidR="00FC1F11" w:rsidRPr="00BC6FBD" w:rsidRDefault="00FC1F11" w:rsidP="00E62572">
      <w:pPr>
        <w:pStyle w:val="BodyText"/>
        <w:tabs>
          <w:tab w:val="left" w:pos="1078"/>
        </w:tabs>
        <w:spacing w:before="240" w:after="0" w:line="252" w:lineRule="auto"/>
        <w:ind w:firstLine="567"/>
        <w:rPr>
          <w:color w:val="000000"/>
          <w:sz w:val="28"/>
          <w:szCs w:val="28"/>
          <w:lang w:val="vi-VN"/>
        </w:rPr>
      </w:pPr>
      <w:r w:rsidRPr="00BC6FBD">
        <w:rPr>
          <w:color w:val="000000"/>
          <w:sz w:val="28"/>
          <w:szCs w:val="28"/>
          <w:lang w:val="vi-VN"/>
        </w:rPr>
        <w:t xml:space="preserve">1. Cơ sở chế biến, sử dụng hóa chất Bảng phải </w:t>
      </w:r>
      <w:r w:rsidRPr="00BC6FBD">
        <w:rPr>
          <w:color w:val="000000"/>
          <w:sz w:val="28"/>
          <w:szCs w:val="28"/>
          <w:lang w:val="vi-VN" w:eastAsia="vi-VN" w:bidi="vi-VN"/>
        </w:rPr>
        <w:t>lập hồ sơ theo dõi việc chế biến, sử dụng hóa chất Bảng, gồm:</w:t>
      </w:r>
    </w:p>
    <w:p w14:paraId="28909DE4" w14:textId="77777777" w:rsidR="00FC1F11" w:rsidRPr="00BC6FBD" w:rsidRDefault="00FC1F11" w:rsidP="00E62572">
      <w:pPr>
        <w:pStyle w:val="BodyText"/>
        <w:tabs>
          <w:tab w:val="left" w:pos="1078"/>
        </w:tabs>
        <w:spacing w:before="240" w:after="0" w:line="252" w:lineRule="auto"/>
        <w:ind w:firstLine="567"/>
        <w:rPr>
          <w:color w:val="000000"/>
          <w:sz w:val="28"/>
          <w:szCs w:val="28"/>
          <w:lang w:val="vi-VN" w:eastAsia="vi-VN" w:bidi="vi-VN"/>
        </w:rPr>
      </w:pPr>
      <w:r w:rsidRPr="00BC6FBD">
        <w:rPr>
          <w:color w:val="000000"/>
          <w:sz w:val="28"/>
          <w:szCs w:val="28"/>
          <w:lang w:val="vi-VN"/>
        </w:rPr>
        <w:t xml:space="preserve">a) </w:t>
      </w:r>
      <w:r w:rsidRPr="00BC6FBD">
        <w:rPr>
          <w:color w:val="000000"/>
          <w:sz w:val="28"/>
          <w:szCs w:val="28"/>
          <w:lang w:val="vi-VN" w:eastAsia="vi-VN" w:bidi="vi-VN"/>
        </w:rPr>
        <w:t xml:space="preserve">Sổ theo dõi </w:t>
      </w:r>
      <w:r w:rsidRPr="00BC6FBD">
        <w:rPr>
          <w:color w:val="000000"/>
          <w:sz w:val="28"/>
          <w:szCs w:val="28"/>
          <w:lang w:val="vi-VN"/>
        </w:rPr>
        <w:t xml:space="preserve">chế biến, </w:t>
      </w:r>
      <w:r w:rsidRPr="00BC6FBD">
        <w:rPr>
          <w:color w:val="000000"/>
          <w:sz w:val="28"/>
          <w:szCs w:val="28"/>
          <w:lang w:val="vi-VN" w:eastAsia="vi-VN" w:bidi="vi-VN"/>
        </w:rPr>
        <w:t xml:space="preserve">sử dụng hóa chất Bảng; </w:t>
      </w:r>
    </w:p>
    <w:p w14:paraId="4F05F517" w14:textId="77777777" w:rsidR="00FC1F11" w:rsidRPr="00BC6FBD" w:rsidRDefault="00FC1F11" w:rsidP="00E62572">
      <w:pPr>
        <w:pStyle w:val="BodyText"/>
        <w:tabs>
          <w:tab w:val="left" w:pos="1078"/>
        </w:tabs>
        <w:spacing w:before="240" w:after="0" w:line="252" w:lineRule="auto"/>
        <w:ind w:firstLine="567"/>
        <w:rPr>
          <w:color w:val="000000"/>
          <w:sz w:val="28"/>
          <w:szCs w:val="28"/>
          <w:lang w:val="vi-VN"/>
        </w:rPr>
      </w:pPr>
      <w:r w:rsidRPr="00BC6FBD">
        <w:rPr>
          <w:color w:val="000000"/>
          <w:sz w:val="28"/>
          <w:szCs w:val="28"/>
          <w:lang w:val="vi-VN"/>
        </w:rPr>
        <w:t>b) Phiếu an toàn hóa chất theo quy định tại Điều 24 Nghị định số 113/2017/NĐ-CP, được sửa đổi, bổ sung tại Nghị định số 82/2022/NĐ-CP.</w:t>
      </w:r>
    </w:p>
    <w:p w14:paraId="32985537" w14:textId="77777777" w:rsidR="00FC1F11" w:rsidRPr="00BC6FBD" w:rsidRDefault="00FC1F11" w:rsidP="00E62572">
      <w:pPr>
        <w:pStyle w:val="BodyText"/>
        <w:tabs>
          <w:tab w:val="left" w:pos="1082"/>
        </w:tabs>
        <w:spacing w:before="240" w:after="0" w:line="252" w:lineRule="auto"/>
        <w:ind w:firstLine="567"/>
        <w:rPr>
          <w:color w:val="000000"/>
          <w:sz w:val="28"/>
          <w:szCs w:val="28"/>
          <w:lang w:val="vi-VN"/>
        </w:rPr>
      </w:pPr>
      <w:r w:rsidRPr="00BC6FBD">
        <w:rPr>
          <w:color w:val="000000"/>
          <w:sz w:val="28"/>
          <w:szCs w:val="28"/>
          <w:lang w:val="vi-VN"/>
        </w:rPr>
        <w:t xml:space="preserve">2. Nội dung ghi chép trong </w:t>
      </w:r>
      <w:r w:rsidRPr="00CF6003">
        <w:rPr>
          <w:color w:val="000000"/>
          <w:sz w:val="28"/>
          <w:szCs w:val="28"/>
          <w:lang w:val="vi-VN"/>
        </w:rPr>
        <w:t>S</w:t>
      </w:r>
      <w:r w:rsidRPr="00BC6FBD">
        <w:rPr>
          <w:color w:val="000000"/>
          <w:sz w:val="28"/>
          <w:szCs w:val="28"/>
          <w:lang w:val="vi-VN"/>
        </w:rPr>
        <w:t>ổ theo dõi chế biến, sử dụng hóa chất Bảng</w:t>
      </w:r>
      <w:r w:rsidRPr="00BC6FBD">
        <w:rPr>
          <w:color w:val="000000"/>
          <w:sz w:val="28"/>
          <w:szCs w:val="28"/>
          <w:lang w:val="vi-VN" w:eastAsia="vi-VN" w:bidi="vi-VN"/>
        </w:rPr>
        <w:t xml:space="preserve"> phải </w:t>
      </w:r>
      <w:r w:rsidRPr="00BC6FBD">
        <w:rPr>
          <w:color w:val="000000"/>
          <w:sz w:val="28"/>
          <w:szCs w:val="28"/>
          <w:lang w:val="vi-VN"/>
        </w:rPr>
        <w:t>cập nhật đầy đủ các thông tin gồm: Tê</w:t>
      </w:r>
      <w:r w:rsidRPr="00BC6FBD">
        <w:rPr>
          <w:color w:val="000000"/>
          <w:sz w:val="28"/>
          <w:szCs w:val="28"/>
          <w:lang w:val="vi-VN" w:eastAsia="vi-VN" w:bidi="vi-VN"/>
        </w:rPr>
        <w:t xml:space="preserve">n khoa học, tên </w:t>
      </w:r>
      <w:r w:rsidRPr="00BC6FBD">
        <w:rPr>
          <w:color w:val="000000"/>
          <w:sz w:val="28"/>
          <w:szCs w:val="28"/>
          <w:lang w:val="vi-VN"/>
        </w:rPr>
        <w:t>thương mại, công thức hóa học củ</w:t>
      </w:r>
      <w:r w:rsidRPr="00BC6FBD">
        <w:rPr>
          <w:color w:val="000000"/>
          <w:sz w:val="28"/>
          <w:szCs w:val="28"/>
          <w:lang w:val="vi-VN" w:eastAsia="vi-VN" w:bidi="vi-VN"/>
        </w:rPr>
        <w:t xml:space="preserve">a hóa chất; </w:t>
      </w:r>
      <w:r w:rsidRPr="00BC6FBD">
        <w:rPr>
          <w:color w:val="000000"/>
          <w:sz w:val="28"/>
          <w:szCs w:val="28"/>
          <w:lang w:val="vi-VN"/>
        </w:rPr>
        <w:t xml:space="preserve">số lượng hóa chất chế biến hoặc sử dụng, </w:t>
      </w:r>
      <w:r w:rsidRPr="00BC6FBD">
        <w:rPr>
          <w:color w:val="000000"/>
          <w:sz w:val="28"/>
          <w:szCs w:val="28"/>
          <w:lang w:val="vi-VN" w:eastAsia="vi-VN" w:bidi="vi-VN"/>
        </w:rPr>
        <w:t xml:space="preserve">thông tin liên quan đến sự cố hóa chất, an toàn hóa chất (nếu có); những đặc tính, tác động phát sinh mới gây nguy hiểm của hóa chất (nếu có). </w:t>
      </w:r>
    </w:p>
    <w:p w14:paraId="1909DB00" w14:textId="77777777" w:rsidR="00FC1F11" w:rsidRPr="00BC6FBD" w:rsidRDefault="00FC1F11" w:rsidP="00E62572">
      <w:pPr>
        <w:pStyle w:val="BodyText"/>
        <w:tabs>
          <w:tab w:val="left" w:pos="1082"/>
        </w:tabs>
        <w:spacing w:before="240" w:after="0" w:line="252" w:lineRule="auto"/>
        <w:ind w:firstLine="567"/>
        <w:rPr>
          <w:color w:val="000000"/>
          <w:sz w:val="28"/>
          <w:szCs w:val="28"/>
          <w:lang w:val="vi-VN" w:eastAsia="vi-VN" w:bidi="vi-VN"/>
        </w:rPr>
      </w:pPr>
      <w:r w:rsidRPr="00BC6FBD">
        <w:rPr>
          <w:color w:val="000000"/>
          <w:sz w:val="28"/>
          <w:szCs w:val="28"/>
          <w:lang w:val="vi-VN"/>
        </w:rPr>
        <w:t>3. Sổ</w:t>
      </w:r>
      <w:r w:rsidRPr="00BC6FBD">
        <w:rPr>
          <w:color w:val="000000"/>
          <w:sz w:val="28"/>
          <w:szCs w:val="28"/>
          <w:lang w:val="vi-VN" w:eastAsia="vi-VN" w:bidi="vi-VN"/>
        </w:rPr>
        <w:t xml:space="preserve"> th</w:t>
      </w:r>
      <w:r w:rsidRPr="00BC6FBD">
        <w:rPr>
          <w:color w:val="000000"/>
          <w:sz w:val="28"/>
          <w:szCs w:val="28"/>
          <w:lang w:val="vi-VN"/>
        </w:rPr>
        <w:t xml:space="preserve">eo dõi chế biến, sử dụng hóa chất Bảng và </w:t>
      </w:r>
      <w:r w:rsidRPr="00CF6003">
        <w:rPr>
          <w:color w:val="000000"/>
          <w:sz w:val="28"/>
          <w:szCs w:val="28"/>
          <w:lang w:val="vi-VN"/>
        </w:rPr>
        <w:t>P</w:t>
      </w:r>
      <w:r w:rsidRPr="00BC6FBD">
        <w:rPr>
          <w:color w:val="000000"/>
          <w:sz w:val="28"/>
          <w:szCs w:val="28"/>
          <w:lang w:val="vi-VN"/>
        </w:rPr>
        <w:t>hiếu an toàn hóa chấ</w:t>
      </w:r>
      <w:r w:rsidRPr="00BC6FBD">
        <w:rPr>
          <w:color w:val="000000"/>
          <w:sz w:val="28"/>
          <w:szCs w:val="28"/>
          <w:lang w:val="vi-VN" w:eastAsia="vi-VN" w:bidi="vi-VN"/>
        </w:rPr>
        <w:t xml:space="preserve">t được lưu giữ tại cơ sở chế </w:t>
      </w:r>
      <w:r w:rsidRPr="00BC6FBD">
        <w:rPr>
          <w:color w:val="000000"/>
          <w:sz w:val="28"/>
          <w:szCs w:val="28"/>
          <w:lang w:val="vi-VN"/>
        </w:rPr>
        <w:t xml:space="preserve">biến, sử dụng hóa chất Bảng trong thời gian </w:t>
      </w:r>
      <w:r w:rsidRPr="00BC6FBD">
        <w:rPr>
          <w:color w:val="000000"/>
          <w:sz w:val="28"/>
          <w:szCs w:val="28"/>
          <w:lang w:val="vi-VN" w:eastAsia="vi-VN" w:bidi="vi-VN"/>
        </w:rPr>
        <w:t xml:space="preserve">03 năm kể từ ngày </w:t>
      </w:r>
      <w:r w:rsidRPr="00BC6FBD">
        <w:rPr>
          <w:color w:val="000000"/>
          <w:sz w:val="28"/>
          <w:szCs w:val="28"/>
          <w:lang w:val="vi-VN"/>
        </w:rPr>
        <w:t>kế</w:t>
      </w:r>
      <w:r w:rsidRPr="00BC6FBD">
        <w:rPr>
          <w:color w:val="000000"/>
          <w:sz w:val="28"/>
          <w:szCs w:val="28"/>
          <w:lang w:val="vi-VN" w:eastAsia="vi-VN" w:bidi="vi-VN"/>
        </w:rPr>
        <w:t>t thúc chế biến, sử dụng hóa chất đó.</w:t>
      </w:r>
    </w:p>
    <w:p w14:paraId="2A23556F" w14:textId="77777777" w:rsidR="00FC1F11" w:rsidRPr="00BC6FBD" w:rsidRDefault="00FC1F11" w:rsidP="00BC6FBD">
      <w:pPr>
        <w:pStyle w:val="BodyText"/>
        <w:tabs>
          <w:tab w:val="left" w:pos="1082"/>
        </w:tabs>
        <w:spacing w:after="0" w:line="240" w:lineRule="auto"/>
        <w:ind w:firstLine="0"/>
        <w:rPr>
          <w:color w:val="000000"/>
          <w:sz w:val="28"/>
          <w:szCs w:val="28"/>
          <w:lang w:val="vi-VN" w:eastAsia="vi-VN" w:bidi="vi-VN"/>
        </w:rPr>
      </w:pPr>
    </w:p>
    <w:p w14:paraId="28915346" w14:textId="77777777" w:rsidR="00FC1F11" w:rsidRPr="00BC6FBD" w:rsidRDefault="00FC1F11" w:rsidP="00BC6FBD">
      <w:pPr>
        <w:pStyle w:val="Heading1"/>
        <w:keepNext w:val="0"/>
        <w:widowControl w:val="0"/>
        <w:rPr>
          <w:rFonts w:ascii="Times New Roman" w:hAnsi="Times New Roman"/>
          <w:color w:val="000000"/>
          <w:szCs w:val="28"/>
          <w:lang w:val="vi-VN"/>
        </w:rPr>
      </w:pPr>
      <w:r w:rsidRPr="00BC6FBD">
        <w:rPr>
          <w:rFonts w:ascii="Times New Roman" w:hAnsi="Times New Roman"/>
          <w:color w:val="000000"/>
          <w:szCs w:val="28"/>
          <w:lang w:val="vi-VN"/>
        </w:rPr>
        <w:t>Chương III</w:t>
      </w:r>
    </w:p>
    <w:p w14:paraId="6A347700" w14:textId="77777777" w:rsidR="00FC1F11" w:rsidRPr="00BC6FBD" w:rsidRDefault="00FC1F11" w:rsidP="00BC6FBD">
      <w:pPr>
        <w:pStyle w:val="Heading1"/>
        <w:keepNext w:val="0"/>
        <w:widowControl w:val="0"/>
        <w:rPr>
          <w:rFonts w:ascii="Times New Roman" w:hAnsi="Times New Roman"/>
          <w:color w:val="000000"/>
          <w:szCs w:val="28"/>
          <w:lang w:val="vi-VN"/>
        </w:rPr>
      </w:pPr>
      <w:bookmarkStart w:id="14" w:name="_Hlk45541350"/>
      <w:r w:rsidRPr="00BC6FBD">
        <w:rPr>
          <w:rFonts w:ascii="Times New Roman" w:hAnsi="Times New Roman"/>
          <w:color w:val="000000"/>
          <w:szCs w:val="28"/>
          <w:lang w:val="vi-VN"/>
        </w:rPr>
        <w:t>BÁO CÁO HÓA CHẤT BẢNG, HÓA CHẤT DOC, DOC – PSF</w:t>
      </w:r>
      <w:bookmarkEnd w:id="14"/>
    </w:p>
    <w:p w14:paraId="79C61B48" w14:textId="77777777" w:rsidR="00FC1F11" w:rsidRPr="00E62572" w:rsidRDefault="00FC1F11" w:rsidP="00BC6FBD">
      <w:pPr>
        <w:rPr>
          <w:color w:val="000000"/>
          <w:sz w:val="14"/>
          <w:szCs w:val="28"/>
          <w:lang w:val="vi-VN" w:eastAsia="x-none"/>
        </w:rPr>
      </w:pPr>
    </w:p>
    <w:p w14:paraId="401182A8"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b/>
          <w:bCs/>
          <w:color w:val="000000"/>
          <w:sz w:val="28"/>
          <w:szCs w:val="28"/>
          <w:lang w:val="vi-VN"/>
        </w:rPr>
        <w:t>Điều 23. Báo cáo đối với hóa chất Bảng 1</w:t>
      </w:r>
    </w:p>
    <w:p w14:paraId="7ACE3747"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1. Tổ chức, cá nhân sản xuất, xuất nhập khẩu, chế biến, sử dụng, tàng trữ hóa chất Bảng 1 phải thực hiện báo cáo với Cục Hóa chất theo Mẫu số </w:t>
      </w:r>
      <w:r w:rsidRPr="00CF6003">
        <w:rPr>
          <w:color w:val="000000"/>
          <w:sz w:val="28"/>
          <w:szCs w:val="28"/>
          <w:lang w:val="vi-VN"/>
        </w:rPr>
        <w:t>08</w:t>
      </w:r>
      <w:r w:rsidRPr="00BC6FBD">
        <w:rPr>
          <w:color w:val="000000"/>
          <w:sz w:val="28"/>
          <w:szCs w:val="28"/>
          <w:lang w:val="vi-VN"/>
        </w:rPr>
        <w:t xml:space="preserve"> Phụ lục II ban hành kèm theo Nghị định này.</w:t>
      </w:r>
    </w:p>
    <w:p w14:paraId="542B8D3D"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2. Thời gian báo cáo cụ thể như sau:</w:t>
      </w:r>
    </w:p>
    <w:p w14:paraId="25D62D1C"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a) Chậm nhất 210 ngày trước khi cơ sở đi vào hoạt động (theo Mẫu số </w:t>
      </w:r>
      <w:r w:rsidRPr="00CF6003">
        <w:rPr>
          <w:color w:val="000000"/>
          <w:sz w:val="28"/>
          <w:szCs w:val="28"/>
          <w:lang w:val="vi-VN"/>
        </w:rPr>
        <w:t>08</w:t>
      </w:r>
      <w:r w:rsidRPr="00BC6FBD">
        <w:rPr>
          <w:color w:val="000000"/>
          <w:sz w:val="28"/>
          <w:szCs w:val="28"/>
          <w:lang w:val="vi-VN"/>
        </w:rPr>
        <w:t xml:space="preserve">a Phụ lục II) hoặc trước khi thực hiện việc bổ sung, điều chỉnh hoặc thay đổi hoạt </w:t>
      </w:r>
      <w:r w:rsidRPr="00BC6FBD">
        <w:rPr>
          <w:color w:val="000000"/>
          <w:sz w:val="28"/>
          <w:szCs w:val="28"/>
          <w:lang w:val="vi-VN"/>
        </w:rPr>
        <w:lastRenderedPageBreak/>
        <w:t xml:space="preserve">động hiện có (theo Mẫu số </w:t>
      </w:r>
      <w:r w:rsidRPr="00CF6003">
        <w:rPr>
          <w:color w:val="000000"/>
          <w:sz w:val="28"/>
          <w:szCs w:val="28"/>
          <w:lang w:val="vi-VN"/>
        </w:rPr>
        <w:t>08</w:t>
      </w:r>
      <w:r w:rsidRPr="00BC6FBD">
        <w:rPr>
          <w:color w:val="000000"/>
          <w:sz w:val="28"/>
          <w:szCs w:val="28"/>
          <w:lang w:val="vi-VN"/>
        </w:rPr>
        <w:t>b Phụ lục II)</w:t>
      </w:r>
      <w:r w:rsidR="00581025" w:rsidRPr="00CF6003">
        <w:rPr>
          <w:color w:val="000000"/>
          <w:sz w:val="28"/>
          <w:szCs w:val="28"/>
          <w:lang w:val="vi-VN"/>
        </w:rPr>
        <w:t>;</w:t>
      </w:r>
    </w:p>
    <w:p w14:paraId="248D5DBF"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b) Chậm nhất 45 ngày trước khi thực hiện việc xuất khẩu hoặc nhập khẩu (theo Mẫu số </w:t>
      </w:r>
      <w:r w:rsidRPr="00CF6003">
        <w:rPr>
          <w:color w:val="000000"/>
          <w:sz w:val="28"/>
          <w:szCs w:val="28"/>
          <w:lang w:val="vi-VN"/>
        </w:rPr>
        <w:t>08</w:t>
      </w:r>
      <w:r w:rsidRPr="00BC6FBD">
        <w:rPr>
          <w:color w:val="000000"/>
          <w:sz w:val="28"/>
          <w:szCs w:val="28"/>
          <w:lang w:val="vi-VN"/>
        </w:rPr>
        <w:t xml:space="preserve">c Phụ lục II); </w:t>
      </w:r>
    </w:p>
    <w:p w14:paraId="5E52224E" w14:textId="14585119"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c) Trước ngày 15 tháng 02 hàng năm nộp báo cáo về các hoạt động có trong năm trước và các hoạt động dự kiến cho năm tiếp theo (theo Mẫu số </w:t>
      </w:r>
      <w:r w:rsidRPr="00CF6003">
        <w:rPr>
          <w:color w:val="000000"/>
          <w:sz w:val="28"/>
          <w:szCs w:val="28"/>
          <w:lang w:val="vi-VN"/>
        </w:rPr>
        <w:t>08</w:t>
      </w:r>
      <w:r w:rsidRPr="00BC6FBD">
        <w:rPr>
          <w:color w:val="000000"/>
          <w:sz w:val="28"/>
          <w:szCs w:val="28"/>
          <w:lang w:val="vi-VN"/>
        </w:rPr>
        <w:t xml:space="preserve">d Phụ lục II). Báo cáo hằng năm được thực hiện thông qua Cơ sở dữ liệu </w:t>
      </w:r>
      <w:r w:rsidR="00F363E4" w:rsidRPr="00BC6FBD">
        <w:rPr>
          <w:color w:val="000000"/>
          <w:sz w:val="28"/>
          <w:szCs w:val="28"/>
          <w:lang w:val="vi-VN"/>
        </w:rPr>
        <w:t>h</w:t>
      </w:r>
      <w:r w:rsidR="00F363E4" w:rsidRPr="00571740">
        <w:rPr>
          <w:color w:val="000000"/>
          <w:sz w:val="28"/>
          <w:szCs w:val="28"/>
          <w:lang w:val="vi-VN"/>
        </w:rPr>
        <w:t>óa</w:t>
      </w:r>
      <w:r w:rsidR="00F363E4" w:rsidRPr="00BC6FBD">
        <w:rPr>
          <w:color w:val="000000"/>
          <w:sz w:val="28"/>
          <w:szCs w:val="28"/>
          <w:lang w:val="vi-VN"/>
        </w:rPr>
        <w:t xml:space="preserve"> </w:t>
      </w:r>
      <w:r w:rsidRPr="00BC6FBD">
        <w:rPr>
          <w:color w:val="000000"/>
          <w:sz w:val="28"/>
          <w:szCs w:val="28"/>
          <w:lang w:val="vi-VN"/>
        </w:rPr>
        <w:t>chất quốc gia.</w:t>
      </w:r>
    </w:p>
    <w:p w14:paraId="0FFAF3D7"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b/>
          <w:bCs/>
          <w:color w:val="000000"/>
          <w:sz w:val="28"/>
          <w:szCs w:val="28"/>
          <w:lang w:val="vi-VN"/>
        </w:rPr>
        <w:t>Điều 24. Báo cáo đối với hóa chất Bảng 2</w:t>
      </w:r>
    </w:p>
    <w:p w14:paraId="296928FE" w14:textId="07706629"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1. Tổ chức, cá nhân sản xuất, kinh doanh, xuất nhập khẩu, chế biến, sử dụng hóa chất Bảng 2 với sản lượng 01 kg/năm đối với một hóa chất</w:t>
      </w:r>
      <w:r w:rsidRPr="00CF6003">
        <w:rPr>
          <w:color w:val="000000"/>
          <w:sz w:val="28"/>
          <w:szCs w:val="28"/>
          <w:lang w:val="vi-VN"/>
        </w:rPr>
        <w:t xml:space="preserve"> Bảng </w:t>
      </w:r>
      <w:r w:rsidRPr="00BC6FBD">
        <w:rPr>
          <w:color w:val="000000"/>
          <w:sz w:val="28"/>
          <w:szCs w:val="28"/>
          <w:lang w:val="vi-VN"/>
        </w:rPr>
        <w:t>2A*; 100 kg/năm đối với một hóa chất</w:t>
      </w:r>
      <w:r w:rsidRPr="00CF6003">
        <w:rPr>
          <w:color w:val="000000"/>
          <w:sz w:val="28"/>
          <w:szCs w:val="28"/>
          <w:lang w:val="vi-VN"/>
        </w:rPr>
        <w:t xml:space="preserve"> Bảng</w:t>
      </w:r>
      <w:r w:rsidRPr="00BC6FBD">
        <w:rPr>
          <w:color w:val="000000"/>
          <w:sz w:val="28"/>
          <w:szCs w:val="28"/>
          <w:lang w:val="vi-VN"/>
        </w:rPr>
        <w:t xml:space="preserve"> 2A; 01 tấn/năm đối với một hóa chất </w:t>
      </w:r>
      <w:r w:rsidRPr="00CF6003">
        <w:rPr>
          <w:color w:val="000000"/>
          <w:sz w:val="28"/>
          <w:szCs w:val="28"/>
          <w:lang w:val="vi-VN"/>
        </w:rPr>
        <w:t>Bảng</w:t>
      </w:r>
      <w:r w:rsidRPr="00BC6FBD">
        <w:rPr>
          <w:color w:val="000000"/>
          <w:sz w:val="28"/>
          <w:szCs w:val="28"/>
          <w:lang w:val="vi-VN"/>
        </w:rPr>
        <w:t xml:space="preserve"> 2B hoặc với nồng độ từ 1% trở lên đối với hóa chất Bảng 2A* và 2A; nồng độ từ 30% trở lên đối với hóa chất Bảng 2B phải báo cáo với Cục Hóa chất theo Mẫu số </w:t>
      </w:r>
      <w:r w:rsidRPr="00CF6003">
        <w:rPr>
          <w:color w:val="000000"/>
          <w:sz w:val="28"/>
          <w:szCs w:val="28"/>
          <w:lang w:val="vi-VN"/>
        </w:rPr>
        <w:t>09</w:t>
      </w:r>
      <w:r w:rsidRPr="00BC6FBD">
        <w:rPr>
          <w:color w:val="000000"/>
          <w:sz w:val="28"/>
          <w:szCs w:val="28"/>
          <w:lang w:val="vi-VN"/>
        </w:rPr>
        <w:t xml:space="preserve"> Phụ lục II ban hành kèm theo Nghị định này.</w:t>
      </w:r>
    </w:p>
    <w:p w14:paraId="4256605B"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2. Thời gian báo cáo cụ thể như sau:</w:t>
      </w:r>
    </w:p>
    <w:p w14:paraId="06BB52DC"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a) Chậm nhất 60 ngày trước khi cơ sở đi vào hoạt động (theo Mẫu số </w:t>
      </w:r>
      <w:r w:rsidRPr="00CF6003">
        <w:rPr>
          <w:color w:val="000000"/>
          <w:sz w:val="28"/>
          <w:szCs w:val="28"/>
          <w:lang w:val="vi-VN"/>
        </w:rPr>
        <w:t>09</w:t>
      </w:r>
      <w:r w:rsidRPr="00BC6FBD">
        <w:rPr>
          <w:color w:val="000000"/>
          <w:sz w:val="28"/>
          <w:szCs w:val="28"/>
          <w:lang w:val="vi-VN"/>
        </w:rPr>
        <w:t xml:space="preserve">a Phụ lục II); </w:t>
      </w:r>
    </w:p>
    <w:p w14:paraId="5B66868E"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b) Chậm nhất 30 ngày trước khi thực hiện việc bổ sung, điều chỉnh hoặc thay đổi hoạt động hiện có (theo Mẫu số </w:t>
      </w:r>
      <w:r w:rsidRPr="00CF6003">
        <w:rPr>
          <w:color w:val="000000"/>
          <w:sz w:val="28"/>
          <w:szCs w:val="28"/>
          <w:lang w:val="vi-VN"/>
        </w:rPr>
        <w:t>09</w:t>
      </w:r>
      <w:r w:rsidRPr="00BC6FBD">
        <w:rPr>
          <w:color w:val="000000"/>
          <w:sz w:val="28"/>
          <w:szCs w:val="28"/>
          <w:lang w:val="vi-VN"/>
        </w:rPr>
        <w:t>b Phụ lục II);</w:t>
      </w:r>
    </w:p>
    <w:p w14:paraId="0744DE1D" w14:textId="1B2BE3C2"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c) Trước ngày 15 tháng 02 hàng năm, nộp báo cáo về các hoạt động có trong năm trước và các hoạt động dự kiến trong năm tiếp theo (theo Mẫu số </w:t>
      </w:r>
      <w:r w:rsidRPr="00CF6003">
        <w:rPr>
          <w:color w:val="000000"/>
          <w:sz w:val="28"/>
          <w:szCs w:val="28"/>
          <w:lang w:val="vi-VN"/>
        </w:rPr>
        <w:t>09</w:t>
      </w:r>
      <w:r w:rsidRPr="00BC6FBD">
        <w:rPr>
          <w:color w:val="000000"/>
          <w:sz w:val="28"/>
          <w:szCs w:val="28"/>
          <w:lang w:val="vi-VN"/>
        </w:rPr>
        <w:t xml:space="preserve">c Phụ lục II). Báo cáo hằng năm được thực hiện thông qua Cơ sở dữ liệu </w:t>
      </w:r>
      <w:r w:rsidR="00380165" w:rsidRPr="00571740">
        <w:rPr>
          <w:color w:val="000000"/>
          <w:sz w:val="28"/>
          <w:szCs w:val="28"/>
          <w:lang w:val="vi-VN"/>
        </w:rPr>
        <w:t>hóa</w:t>
      </w:r>
      <w:r w:rsidRPr="00BC6FBD">
        <w:rPr>
          <w:color w:val="000000"/>
          <w:sz w:val="28"/>
          <w:szCs w:val="28"/>
          <w:lang w:val="vi-VN"/>
        </w:rPr>
        <w:t xml:space="preserve"> chất quốc gia.</w:t>
      </w:r>
    </w:p>
    <w:p w14:paraId="7809C0EB"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b/>
          <w:bCs/>
          <w:color w:val="000000"/>
          <w:sz w:val="28"/>
          <w:szCs w:val="28"/>
          <w:lang w:val="vi-VN"/>
        </w:rPr>
        <w:t>Điều 25. Báo cáo đối với hóa chất Bảng 3</w:t>
      </w:r>
    </w:p>
    <w:p w14:paraId="293AF507"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1. Tổ chức, cá nhân sản xuất, kinh doanh, xuất nhập khẩu hóa chất Bảng 3 với nồng độ từ 30% trở lên phải báo cáo với Cục Hóa chất theo Mẫu số 1</w:t>
      </w:r>
      <w:r w:rsidRPr="00CF6003">
        <w:rPr>
          <w:color w:val="000000"/>
          <w:sz w:val="28"/>
          <w:szCs w:val="28"/>
          <w:lang w:val="vi-VN"/>
        </w:rPr>
        <w:t>0</w:t>
      </w:r>
      <w:r w:rsidRPr="00BC6FBD">
        <w:rPr>
          <w:color w:val="000000"/>
          <w:sz w:val="28"/>
          <w:szCs w:val="28"/>
          <w:lang w:val="vi-VN"/>
        </w:rPr>
        <w:t xml:space="preserve"> Phụ lục II ban hành kèm theo Nghị định này.</w:t>
      </w:r>
    </w:p>
    <w:p w14:paraId="55D6D88C"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2. Thời gian báo cáo cụ thể như sau:</w:t>
      </w:r>
    </w:p>
    <w:p w14:paraId="2E3E45E2"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a) Chậm nhất 60 ngày trước khi cơ sở đi vào hoạt động (theo Mẫu số 1</w:t>
      </w:r>
      <w:r w:rsidRPr="00CF6003">
        <w:rPr>
          <w:color w:val="000000"/>
          <w:sz w:val="28"/>
          <w:szCs w:val="28"/>
          <w:lang w:val="vi-VN"/>
        </w:rPr>
        <w:t>0</w:t>
      </w:r>
      <w:r w:rsidRPr="00BC6FBD">
        <w:rPr>
          <w:color w:val="000000"/>
          <w:sz w:val="28"/>
          <w:szCs w:val="28"/>
          <w:lang w:val="vi-VN"/>
        </w:rPr>
        <w:t>a Phụ lục II);</w:t>
      </w:r>
    </w:p>
    <w:p w14:paraId="260BAC78"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b) Chậm nhất 30 ngày trước khi thực hiện việc bổ sung, điều chỉnh hoặc thay đổi hoạt động hiện có (theo Mẫu số 1</w:t>
      </w:r>
      <w:r w:rsidRPr="00CF6003">
        <w:rPr>
          <w:color w:val="000000"/>
          <w:sz w:val="28"/>
          <w:szCs w:val="28"/>
          <w:lang w:val="vi-VN"/>
        </w:rPr>
        <w:t>0</w:t>
      </w:r>
      <w:r w:rsidRPr="00BC6FBD">
        <w:rPr>
          <w:color w:val="000000"/>
          <w:sz w:val="28"/>
          <w:szCs w:val="28"/>
          <w:lang w:val="vi-VN"/>
        </w:rPr>
        <w:t>b Phụ lục II);</w:t>
      </w:r>
    </w:p>
    <w:p w14:paraId="28E4485E" w14:textId="7DCD3B60"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c) Trước ngày 15 tháng 02 hàng năm, nộp báo cáo về các hoạt động có </w:t>
      </w:r>
      <w:r w:rsidRPr="00BC6FBD">
        <w:rPr>
          <w:color w:val="000000"/>
          <w:sz w:val="28"/>
          <w:szCs w:val="28"/>
          <w:lang w:val="vi-VN"/>
        </w:rPr>
        <w:lastRenderedPageBreak/>
        <w:t>trong năm trước và các hoạt động dự kiến trong năm tiếp theo (theo Mẫu số 1</w:t>
      </w:r>
      <w:r w:rsidRPr="00CF6003">
        <w:rPr>
          <w:color w:val="000000"/>
          <w:sz w:val="28"/>
          <w:szCs w:val="28"/>
          <w:lang w:val="vi-VN"/>
        </w:rPr>
        <w:t>0</w:t>
      </w:r>
      <w:r w:rsidRPr="00BC6FBD">
        <w:rPr>
          <w:color w:val="000000"/>
          <w:sz w:val="28"/>
          <w:szCs w:val="28"/>
          <w:lang w:val="vi-VN"/>
        </w:rPr>
        <w:t xml:space="preserve">c Phụ lục II). Báo cáo hằng năm được thực hiện thông qua Cơ sở dữ liệu </w:t>
      </w:r>
      <w:r w:rsidR="001B39F8" w:rsidRPr="00BC6FBD">
        <w:rPr>
          <w:color w:val="000000"/>
          <w:sz w:val="28"/>
          <w:szCs w:val="28"/>
          <w:lang w:val="vi-VN"/>
        </w:rPr>
        <w:t>h</w:t>
      </w:r>
      <w:r w:rsidR="001B39F8" w:rsidRPr="00571740">
        <w:rPr>
          <w:color w:val="000000"/>
          <w:sz w:val="28"/>
          <w:szCs w:val="28"/>
          <w:lang w:val="vi-VN"/>
        </w:rPr>
        <w:t>óa</w:t>
      </w:r>
      <w:r w:rsidR="001B39F8" w:rsidRPr="00BC6FBD">
        <w:rPr>
          <w:color w:val="000000"/>
          <w:sz w:val="28"/>
          <w:szCs w:val="28"/>
          <w:lang w:val="vi-VN"/>
        </w:rPr>
        <w:t xml:space="preserve"> </w:t>
      </w:r>
      <w:r w:rsidRPr="00BC6FBD">
        <w:rPr>
          <w:color w:val="000000"/>
          <w:sz w:val="28"/>
          <w:szCs w:val="28"/>
          <w:lang w:val="vi-VN"/>
        </w:rPr>
        <w:t>chất quốc gia.</w:t>
      </w:r>
    </w:p>
    <w:p w14:paraId="58B910A5" w14:textId="77777777" w:rsidR="00FC1F11" w:rsidRPr="00BC6FBD" w:rsidRDefault="00FC1F11" w:rsidP="00BC6FBD">
      <w:pPr>
        <w:pStyle w:val="NormalWeb"/>
        <w:widowControl w:val="0"/>
        <w:spacing w:before="240" w:beforeAutospacing="0" w:after="0" w:afterAutospacing="0"/>
        <w:ind w:firstLine="567"/>
        <w:jc w:val="both"/>
        <w:rPr>
          <w:b/>
          <w:bCs/>
          <w:color w:val="000000"/>
          <w:sz w:val="28"/>
          <w:szCs w:val="28"/>
          <w:lang w:val="vi-VN"/>
        </w:rPr>
      </w:pPr>
      <w:r w:rsidRPr="00BC6FBD">
        <w:rPr>
          <w:b/>
          <w:bCs/>
          <w:color w:val="000000"/>
          <w:sz w:val="28"/>
          <w:szCs w:val="28"/>
          <w:lang w:val="vi-VN"/>
        </w:rPr>
        <w:t>Điều 26. Báo cáo đối với hóa chất DOC, DOC-PSF</w:t>
      </w:r>
    </w:p>
    <w:p w14:paraId="4EC06341"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1. Tổ chức, cá nhân sản xuất hóa chất DOC với sản lượng từ 200 tấn/năm trở lên và sản xuất hóa chất DOC-PSF với sản lượng từ 30 tấn/năm trở lên phải báo cáo với Cục Hóa chất quy định tại Mẫu số 1</w:t>
      </w:r>
      <w:r w:rsidRPr="00CF6003">
        <w:rPr>
          <w:color w:val="000000"/>
          <w:sz w:val="28"/>
          <w:szCs w:val="28"/>
          <w:lang w:val="vi-VN"/>
        </w:rPr>
        <w:t>1</w:t>
      </w:r>
      <w:r w:rsidRPr="00BC6FBD">
        <w:rPr>
          <w:color w:val="000000"/>
          <w:sz w:val="28"/>
          <w:szCs w:val="28"/>
          <w:lang w:val="vi-VN"/>
        </w:rPr>
        <w:t xml:space="preserve"> Phụ lục II ban hành kèm theo Nghị định này.</w:t>
      </w:r>
    </w:p>
    <w:p w14:paraId="45ACA23C"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2. Thời gian báo cáo cụ thể như sau:</w:t>
      </w:r>
    </w:p>
    <w:p w14:paraId="0AD8A7AD"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a) Chậm nhất 60 ngày trước khi cơ sở đi vào hoạt động (theo Mẫu số 1</w:t>
      </w:r>
      <w:r w:rsidRPr="00CF6003">
        <w:rPr>
          <w:color w:val="000000"/>
          <w:sz w:val="28"/>
          <w:szCs w:val="28"/>
          <w:lang w:val="vi-VN"/>
        </w:rPr>
        <w:t>1</w:t>
      </w:r>
      <w:r w:rsidRPr="00BC6FBD">
        <w:rPr>
          <w:color w:val="000000"/>
          <w:sz w:val="28"/>
          <w:szCs w:val="28"/>
          <w:lang w:val="vi-VN"/>
        </w:rPr>
        <w:t>a Phụ lục II);</w:t>
      </w:r>
    </w:p>
    <w:p w14:paraId="34A53D17"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b) Chậm nhất 30 ngày trước khi thực hiện việc bổ sung, điều chỉnh hoặc thay đổi hoạt động hiện có (theo Mẫu số 1</w:t>
      </w:r>
      <w:r w:rsidRPr="00CF6003">
        <w:rPr>
          <w:color w:val="000000"/>
          <w:sz w:val="28"/>
          <w:szCs w:val="28"/>
          <w:lang w:val="vi-VN"/>
        </w:rPr>
        <w:t>1</w:t>
      </w:r>
      <w:r w:rsidRPr="00BC6FBD">
        <w:rPr>
          <w:color w:val="000000"/>
          <w:sz w:val="28"/>
          <w:szCs w:val="28"/>
          <w:lang w:val="vi-VN"/>
        </w:rPr>
        <w:t>b Phụ lục II);</w:t>
      </w:r>
    </w:p>
    <w:p w14:paraId="42255965" w14:textId="456BD10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c) Trước ngày 15 tháng 02 hàng năm, nộp báo cáo về các hoạt động có trong năm trước và các hoạt động dự kiến trong năm tiếp theo (theo Mẫu số 1</w:t>
      </w:r>
      <w:r w:rsidRPr="00CF6003">
        <w:rPr>
          <w:color w:val="000000"/>
          <w:sz w:val="28"/>
          <w:szCs w:val="28"/>
          <w:lang w:val="vi-VN"/>
        </w:rPr>
        <w:t>1</w:t>
      </w:r>
      <w:r w:rsidRPr="00BC6FBD">
        <w:rPr>
          <w:color w:val="000000"/>
          <w:sz w:val="28"/>
          <w:szCs w:val="28"/>
          <w:lang w:val="vi-VN"/>
        </w:rPr>
        <w:t xml:space="preserve">c Phụ lục II). Báo cáo hằng năm được thực hiện thông qua Cơ sở dữ liệu </w:t>
      </w:r>
      <w:r w:rsidR="004D0DD4" w:rsidRPr="00BC6FBD">
        <w:rPr>
          <w:color w:val="000000"/>
          <w:sz w:val="28"/>
          <w:szCs w:val="28"/>
          <w:lang w:val="vi-VN"/>
        </w:rPr>
        <w:t>h</w:t>
      </w:r>
      <w:r w:rsidR="004D0DD4" w:rsidRPr="00571740">
        <w:rPr>
          <w:color w:val="000000"/>
          <w:sz w:val="28"/>
          <w:szCs w:val="28"/>
          <w:lang w:val="vi-VN"/>
        </w:rPr>
        <w:t>óa</w:t>
      </w:r>
      <w:r w:rsidR="004D0DD4" w:rsidRPr="00BC6FBD">
        <w:rPr>
          <w:color w:val="000000"/>
          <w:sz w:val="28"/>
          <w:szCs w:val="28"/>
          <w:lang w:val="vi-VN"/>
        </w:rPr>
        <w:t xml:space="preserve"> </w:t>
      </w:r>
      <w:r w:rsidRPr="00BC6FBD">
        <w:rPr>
          <w:color w:val="000000"/>
          <w:sz w:val="28"/>
          <w:szCs w:val="28"/>
          <w:lang w:val="vi-VN"/>
        </w:rPr>
        <w:t>chất quốc gia.</w:t>
      </w:r>
    </w:p>
    <w:p w14:paraId="2DE360D1" w14:textId="77777777" w:rsidR="00FC1F11" w:rsidRPr="00E62572" w:rsidRDefault="00FC1F11" w:rsidP="00BC6FBD">
      <w:pPr>
        <w:pStyle w:val="NormalWeb"/>
        <w:widowControl w:val="0"/>
        <w:spacing w:before="120" w:beforeAutospacing="0" w:after="0" w:afterAutospacing="0"/>
        <w:ind w:firstLine="720"/>
        <w:jc w:val="both"/>
        <w:rPr>
          <w:color w:val="000000"/>
          <w:sz w:val="14"/>
          <w:szCs w:val="28"/>
          <w:lang w:val="vi-VN"/>
        </w:rPr>
      </w:pPr>
    </w:p>
    <w:p w14:paraId="070605B3" w14:textId="77777777" w:rsidR="00FC1F11" w:rsidRPr="00BC6FBD" w:rsidRDefault="00FC1F11" w:rsidP="00BC6FBD">
      <w:pPr>
        <w:pStyle w:val="Heading1"/>
        <w:keepNext w:val="0"/>
        <w:widowControl w:val="0"/>
        <w:rPr>
          <w:rFonts w:ascii="Times New Roman" w:hAnsi="Times New Roman"/>
          <w:color w:val="000000"/>
          <w:szCs w:val="28"/>
          <w:lang w:val="vi-VN"/>
        </w:rPr>
      </w:pPr>
      <w:r w:rsidRPr="00BC6FBD">
        <w:rPr>
          <w:rFonts w:ascii="Times New Roman" w:hAnsi="Times New Roman"/>
          <w:color w:val="000000"/>
          <w:szCs w:val="28"/>
          <w:lang w:val="vi-VN"/>
        </w:rPr>
        <w:t>Chương IV</w:t>
      </w:r>
    </w:p>
    <w:p w14:paraId="0D155A5B" w14:textId="77777777" w:rsidR="00FC1F11" w:rsidRPr="00BC6FBD" w:rsidRDefault="00FC1F11" w:rsidP="00BC6FBD">
      <w:pPr>
        <w:pStyle w:val="Heading1"/>
        <w:keepNext w:val="0"/>
        <w:widowControl w:val="0"/>
        <w:rPr>
          <w:rFonts w:ascii="Times New Roman" w:hAnsi="Times New Roman"/>
          <w:color w:val="000000"/>
          <w:szCs w:val="28"/>
          <w:lang w:val="vi-VN"/>
        </w:rPr>
      </w:pPr>
      <w:bookmarkStart w:id="15" w:name="_Hlk45541386"/>
      <w:r w:rsidRPr="00BC6FBD">
        <w:rPr>
          <w:rFonts w:ascii="Times New Roman" w:hAnsi="Times New Roman"/>
          <w:color w:val="000000"/>
          <w:szCs w:val="28"/>
          <w:lang w:val="vi-VN"/>
        </w:rPr>
        <w:t>CÁC QUY ĐỊNH VỀ THANH SÁT VÀ THANH TRA, KIỂM TRA</w:t>
      </w:r>
      <w:bookmarkEnd w:id="15"/>
    </w:p>
    <w:p w14:paraId="0737FCA0" w14:textId="77777777" w:rsidR="00BC6FBD" w:rsidRDefault="00BC6FBD" w:rsidP="00BC6FBD">
      <w:pPr>
        <w:pStyle w:val="NormalWeb"/>
        <w:widowControl w:val="0"/>
        <w:spacing w:before="0" w:beforeAutospacing="0" w:after="0" w:afterAutospacing="0"/>
        <w:jc w:val="center"/>
        <w:rPr>
          <w:b/>
          <w:bCs/>
          <w:color w:val="000000"/>
          <w:sz w:val="28"/>
          <w:szCs w:val="28"/>
          <w:lang w:val="vi-VN"/>
        </w:rPr>
      </w:pPr>
    </w:p>
    <w:p w14:paraId="09E33602" w14:textId="77777777" w:rsidR="00FC1F11" w:rsidRPr="00BC6FBD" w:rsidRDefault="00FC1F11" w:rsidP="00BC6FBD">
      <w:pPr>
        <w:pStyle w:val="NormalWeb"/>
        <w:widowControl w:val="0"/>
        <w:spacing w:before="0" w:beforeAutospacing="0" w:after="0" w:afterAutospacing="0"/>
        <w:jc w:val="center"/>
        <w:rPr>
          <w:b/>
          <w:bCs/>
          <w:color w:val="000000"/>
          <w:sz w:val="28"/>
          <w:szCs w:val="28"/>
          <w:lang w:val="vi-VN"/>
        </w:rPr>
      </w:pPr>
      <w:r w:rsidRPr="00BC6FBD">
        <w:rPr>
          <w:b/>
          <w:bCs/>
          <w:color w:val="000000"/>
          <w:sz w:val="28"/>
          <w:szCs w:val="28"/>
          <w:lang w:val="vi-VN"/>
        </w:rPr>
        <w:t>Mục 1</w:t>
      </w:r>
    </w:p>
    <w:p w14:paraId="6C9BA0D3" w14:textId="77777777" w:rsidR="00FC1F11" w:rsidRPr="00BC6FBD" w:rsidRDefault="00FC1F11" w:rsidP="00BC6FBD">
      <w:pPr>
        <w:pStyle w:val="NormalWeb"/>
        <w:widowControl w:val="0"/>
        <w:spacing w:before="0" w:beforeAutospacing="0" w:after="0" w:afterAutospacing="0"/>
        <w:jc w:val="center"/>
        <w:rPr>
          <w:b/>
          <w:bCs/>
          <w:color w:val="000000"/>
          <w:sz w:val="28"/>
          <w:szCs w:val="28"/>
          <w:lang w:val="vi-VN"/>
        </w:rPr>
      </w:pPr>
      <w:bookmarkStart w:id="16" w:name="_Hlk45541423"/>
      <w:r w:rsidRPr="00BC6FBD">
        <w:rPr>
          <w:b/>
          <w:bCs/>
          <w:color w:val="000000"/>
          <w:sz w:val="28"/>
          <w:szCs w:val="28"/>
          <w:lang w:val="vi-VN"/>
        </w:rPr>
        <w:t>THANH SÁT QUỐC TẾ</w:t>
      </w:r>
    </w:p>
    <w:bookmarkEnd w:id="16"/>
    <w:p w14:paraId="29759E0A"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b/>
          <w:bCs/>
          <w:color w:val="000000"/>
          <w:sz w:val="28"/>
          <w:szCs w:val="28"/>
          <w:lang w:val="vi-VN"/>
        </w:rPr>
        <w:t>Điều 27. Đối tượng thanh sát</w:t>
      </w:r>
    </w:p>
    <w:p w14:paraId="203CA1F4"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1. Các cơ sở hóa chất Bảng 1 là đối tượng thanh sát ban đầu và thanh sát có hệ thống của Tổ chức Công ước.</w:t>
      </w:r>
    </w:p>
    <w:p w14:paraId="511DC995" w14:textId="77777777" w:rsidR="00FC1F11" w:rsidRPr="00E62572" w:rsidRDefault="00FC1F11" w:rsidP="00BC6FBD">
      <w:pPr>
        <w:pStyle w:val="NormalWeb"/>
        <w:widowControl w:val="0"/>
        <w:spacing w:before="240" w:beforeAutospacing="0" w:after="0" w:afterAutospacing="0"/>
        <w:ind w:firstLine="567"/>
        <w:jc w:val="both"/>
        <w:rPr>
          <w:color w:val="000000"/>
          <w:spacing w:val="-6"/>
          <w:sz w:val="28"/>
          <w:szCs w:val="28"/>
          <w:lang w:val="vi-VN"/>
        </w:rPr>
      </w:pPr>
      <w:r w:rsidRPr="00BC6FBD">
        <w:rPr>
          <w:color w:val="000000"/>
          <w:sz w:val="28"/>
          <w:szCs w:val="28"/>
          <w:lang w:val="vi-VN"/>
        </w:rPr>
        <w:t xml:space="preserve">2. Các cơ sở hóa chất Bảng 2 là đối tượng thanh sát ban đầu và thanh sát </w:t>
      </w:r>
      <w:r w:rsidRPr="00E62572">
        <w:rPr>
          <w:color w:val="000000"/>
          <w:spacing w:val="-6"/>
          <w:sz w:val="28"/>
          <w:szCs w:val="28"/>
          <w:lang w:val="vi-VN"/>
        </w:rPr>
        <w:t>có hệ thống của Tổ chức Công ước nếu có sản lượng bằng hoặc vượt ngưỡng sau:</w:t>
      </w:r>
    </w:p>
    <w:p w14:paraId="7ECB3EF4"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a) 10 kg/năm đối với một hóa chất Bảng 2A*;</w:t>
      </w:r>
    </w:p>
    <w:p w14:paraId="563B1113"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01 tấn/năm đối với một hóa chất Bảng 2A;</w:t>
      </w:r>
    </w:p>
    <w:p w14:paraId="330AD840"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c) 10 tấn/năm đối với một hóa chất Bảng 2B.</w:t>
      </w:r>
    </w:p>
    <w:p w14:paraId="4216DAA1"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 xml:space="preserve">3. Các cơ sở hóa chất Bảng 3 có sản lượng từ 200 tấn/năm trở lên là đối tượng thanh sát ban đầu và thanh sát lại của Tổ chức </w:t>
      </w:r>
      <w:r w:rsidRPr="00BC6FBD">
        <w:rPr>
          <w:color w:val="000000"/>
          <w:sz w:val="28"/>
          <w:szCs w:val="28"/>
          <w:lang w:val="vi-VN"/>
        </w:rPr>
        <w:t>C</w:t>
      </w:r>
      <w:r w:rsidRPr="00CF6003">
        <w:rPr>
          <w:color w:val="000000"/>
          <w:sz w:val="28"/>
          <w:szCs w:val="28"/>
          <w:lang w:val="vi-VN"/>
        </w:rPr>
        <w:t>ông ước.</w:t>
      </w:r>
    </w:p>
    <w:p w14:paraId="01CE21FE"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 xml:space="preserve">4. Các cơ sở sản xuất hóa chất </w:t>
      </w:r>
      <w:r w:rsidRPr="00BC6FBD">
        <w:rPr>
          <w:color w:val="000000"/>
          <w:sz w:val="28"/>
          <w:szCs w:val="28"/>
          <w:lang w:val="vi-VN"/>
        </w:rPr>
        <w:t xml:space="preserve">DOC với sản lượng </w:t>
      </w:r>
      <w:r w:rsidRPr="00CF6003">
        <w:rPr>
          <w:color w:val="000000"/>
          <w:sz w:val="28"/>
          <w:szCs w:val="28"/>
          <w:lang w:val="vi-VN"/>
        </w:rPr>
        <w:t>trên</w:t>
      </w:r>
      <w:r w:rsidRPr="00BC6FBD">
        <w:rPr>
          <w:color w:val="000000"/>
          <w:sz w:val="28"/>
          <w:szCs w:val="28"/>
          <w:lang w:val="vi-VN"/>
        </w:rPr>
        <w:t xml:space="preserve"> 200 tấn/năm và </w:t>
      </w:r>
      <w:r w:rsidRPr="00BC6FBD">
        <w:rPr>
          <w:color w:val="000000"/>
          <w:sz w:val="28"/>
          <w:szCs w:val="28"/>
          <w:lang w:val="vi-VN"/>
        </w:rPr>
        <w:lastRenderedPageBreak/>
        <w:t xml:space="preserve">sản xuất hóa chất DOC-PSF với sản lượng </w:t>
      </w:r>
      <w:r w:rsidRPr="00CF6003">
        <w:rPr>
          <w:color w:val="000000"/>
          <w:sz w:val="28"/>
          <w:szCs w:val="28"/>
          <w:lang w:val="vi-VN"/>
        </w:rPr>
        <w:t>trên</w:t>
      </w:r>
      <w:r w:rsidRPr="00BC6FBD">
        <w:rPr>
          <w:color w:val="000000"/>
          <w:sz w:val="28"/>
          <w:szCs w:val="28"/>
          <w:lang w:val="vi-VN"/>
        </w:rPr>
        <w:t xml:space="preserve"> 30 tấn/năm</w:t>
      </w:r>
      <w:r w:rsidRPr="00CF6003">
        <w:rPr>
          <w:color w:val="000000"/>
          <w:sz w:val="28"/>
          <w:szCs w:val="28"/>
          <w:lang w:val="vi-VN"/>
        </w:rPr>
        <w:t xml:space="preserve"> là đối tượng thanh sát ban đầu và thanh sát lại của Tổ chức </w:t>
      </w:r>
      <w:r w:rsidRPr="00BC6FBD">
        <w:rPr>
          <w:color w:val="000000"/>
          <w:sz w:val="28"/>
          <w:szCs w:val="28"/>
          <w:lang w:val="vi-VN"/>
        </w:rPr>
        <w:t>C</w:t>
      </w:r>
      <w:r w:rsidRPr="00CF6003">
        <w:rPr>
          <w:color w:val="000000"/>
          <w:sz w:val="28"/>
          <w:szCs w:val="28"/>
          <w:lang w:val="vi-VN"/>
        </w:rPr>
        <w:t>ông ước.</w:t>
      </w:r>
    </w:p>
    <w:p w14:paraId="5BFAB608"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 xml:space="preserve">5. Tổ chức </w:t>
      </w:r>
      <w:r w:rsidRPr="00BC6FBD">
        <w:rPr>
          <w:color w:val="000000"/>
          <w:sz w:val="28"/>
          <w:szCs w:val="28"/>
          <w:lang w:val="vi-VN"/>
        </w:rPr>
        <w:t>C</w:t>
      </w:r>
      <w:r w:rsidRPr="00CF6003">
        <w:rPr>
          <w:color w:val="000000"/>
          <w:sz w:val="28"/>
          <w:szCs w:val="28"/>
          <w:lang w:val="vi-VN"/>
        </w:rPr>
        <w:t>ông ước có thể tiến hành thanh sát đột xuất tại bất kỳ cơ sở hóa chất Bảng 1, hóa chất Bảng 2, hóa chất Bảng 3 và cơ sở hóa chất DOC, DOC-PSF khi có cáo buộc về việc vi phạm Công ước Cấm vũ khí hóa học.</w:t>
      </w:r>
    </w:p>
    <w:p w14:paraId="3C2649EB"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b/>
          <w:bCs/>
          <w:color w:val="000000"/>
          <w:sz w:val="28"/>
          <w:szCs w:val="28"/>
          <w:lang w:val="vi-VN"/>
        </w:rPr>
        <w:t xml:space="preserve">Điều 28. </w:t>
      </w:r>
      <w:bookmarkStart w:id="17" w:name="_Hlk45541463"/>
      <w:r w:rsidRPr="00CF6003">
        <w:rPr>
          <w:b/>
          <w:bCs/>
          <w:color w:val="000000"/>
          <w:sz w:val="28"/>
          <w:szCs w:val="28"/>
          <w:lang w:val="vi-VN"/>
        </w:rPr>
        <w:t>Trách nhiệm của cơ sở bị thanh sát</w:t>
      </w:r>
      <w:bookmarkEnd w:id="17"/>
    </w:p>
    <w:p w14:paraId="23EE9444"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 xml:space="preserve">1. Chấp hành đầy đủ các quy định về thanh sát của Tổ chức </w:t>
      </w:r>
      <w:r w:rsidRPr="00BC6FBD">
        <w:rPr>
          <w:color w:val="000000"/>
          <w:sz w:val="28"/>
          <w:szCs w:val="28"/>
          <w:lang w:val="vi-VN"/>
        </w:rPr>
        <w:t>C</w:t>
      </w:r>
      <w:r w:rsidRPr="00CF6003">
        <w:rPr>
          <w:color w:val="000000"/>
          <w:sz w:val="28"/>
          <w:szCs w:val="28"/>
          <w:lang w:val="vi-VN"/>
        </w:rPr>
        <w:t>ông ước; tuân thủ hướng dẫn của Đội hộ tống trong quá trình tiến hành thanh sát tại cơ sở; hợp tác và tạo điều kiện thuận lợi để Đoàn thanh sát</w:t>
      </w:r>
      <w:r w:rsidRPr="00BC6FBD">
        <w:rPr>
          <w:color w:val="000000"/>
          <w:sz w:val="28"/>
          <w:szCs w:val="28"/>
          <w:lang w:val="vi-VN"/>
        </w:rPr>
        <w:t xml:space="preserve"> quốc tế</w:t>
      </w:r>
      <w:r w:rsidRPr="00CF6003">
        <w:rPr>
          <w:color w:val="000000"/>
          <w:sz w:val="28"/>
          <w:szCs w:val="28"/>
          <w:lang w:val="vi-VN"/>
        </w:rPr>
        <w:t xml:space="preserve"> của Tổ chức </w:t>
      </w:r>
      <w:r w:rsidRPr="00BC6FBD">
        <w:rPr>
          <w:color w:val="000000"/>
          <w:sz w:val="28"/>
          <w:szCs w:val="28"/>
          <w:lang w:val="vi-VN"/>
        </w:rPr>
        <w:t>C</w:t>
      </w:r>
      <w:r w:rsidRPr="00CF6003">
        <w:rPr>
          <w:color w:val="000000"/>
          <w:sz w:val="28"/>
          <w:szCs w:val="28"/>
          <w:lang w:val="vi-VN"/>
        </w:rPr>
        <w:t>ông ước hoàn thành nhiệm vụ quy định trong lệnh thanh sát.</w:t>
      </w:r>
    </w:p>
    <w:p w14:paraId="12BAAAA8"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2. Bố trí phòng làm việc, tủ tài liệu có khóa, điện thoại cố định nối mạng quốc tế, máy fax và máy hủy tài liệu cho Đoàn thanh sát</w:t>
      </w:r>
      <w:r w:rsidRPr="00BC6FBD">
        <w:rPr>
          <w:color w:val="000000"/>
          <w:sz w:val="28"/>
          <w:szCs w:val="28"/>
          <w:lang w:val="vi-VN"/>
        </w:rPr>
        <w:t xml:space="preserve"> quốc tế</w:t>
      </w:r>
      <w:r w:rsidRPr="00CF6003">
        <w:rPr>
          <w:color w:val="000000"/>
          <w:sz w:val="28"/>
          <w:szCs w:val="28"/>
          <w:lang w:val="vi-VN"/>
        </w:rPr>
        <w:t>.</w:t>
      </w:r>
    </w:p>
    <w:p w14:paraId="1E319A1E"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3. Bố trí cán bộ có thẩm quyền và am hiểu về hoạt động của cơ sở hóa chất Bảng như: Quản lý, kỹ thuật công nghệ, kinh doanh, tài chính, môi trường, an toàn lao động để làm việc với Đoàn thanh sát</w:t>
      </w:r>
      <w:r w:rsidRPr="00BC6FBD">
        <w:rPr>
          <w:color w:val="000000"/>
          <w:sz w:val="28"/>
          <w:szCs w:val="28"/>
          <w:lang w:val="vi-VN"/>
        </w:rPr>
        <w:t xml:space="preserve"> quốc tế</w:t>
      </w:r>
      <w:r w:rsidRPr="00CF6003">
        <w:rPr>
          <w:color w:val="000000"/>
          <w:sz w:val="28"/>
          <w:szCs w:val="28"/>
          <w:lang w:val="vi-VN"/>
        </w:rPr>
        <w:t>.</w:t>
      </w:r>
    </w:p>
    <w:p w14:paraId="6FF23561"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4. Chuẩn bị đầy đủ các hồ sơ, tài liệu, sơ đồ, bản vẽ, sổ sách cần thiết để làm việc với Đoàn thanh sát</w:t>
      </w:r>
      <w:r w:rsidRPr="00BC6FBD">
        <w:rPr>
          <w:color w:val="000000"/>
          <w:sz w:val="28"/>
          <w:szCs w:val="28"/>
          <w:lang w:val="vi-VN"/>
        </w:rPr>
        <w:t xml:space="preserve"> quốc tế</w:t>
      </w:r>
      <w:r w:rsidRPr="00CF6003">
        <w:rPr>
          <w:color w:val="000000"/>
          <w:sz w:val="28"/>
          <w:szCs w:val="28"/>
          <w:lang w:val="vi-VN"/>
        </w:rPr>
        <w:t>.</w:t>
      </w:r>
    </w:p>
    <w:p w14:paraId="39F6CB31"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5. Hỗ trợ Đoàn thanh sát quốc tế lấy mẫu khi được yêu cầu.</w:t>
      </w:r>
    </w:p>
    <w:p w14:paraId="4BDDE181"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 xml:space="preserve">6. Các chi phí sử dụng được Ban Thư ký của Tổ chức </w:t>
      </w:r>
      <w:r w:rsidRPr="00BC6FBD">
        <w:rPr>
          <w:color w:val="000000"/>
          <w:sz w:val="28"/>
          <w:szCs w:val="28"/>
          <w:lang w:val="vi-VN"/>
        </w:rPr>
        <w:t>C</w:t>
      </w:r>
      <w:r w:rsidRPr="00CF6003">
        <w:rPr>
          <w:color w:val="000000"/>
          <w:sz w:val="28"/>
          <w:szCs w:val="28"/>
          <w:lang w:val="vi-VN"/>
        </w:rPr>
        <w:t>ông ước hoàn trả cho cơ sở khi phía cơ sở yêu cầu theo mẫu của Tổ chức Công ước.</w:t>
      </w:r>
    </w:p>
    <w:p w14:paraId="1A20EF60"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b/>
          <w:bCs/>
          <w:color w:val="000000"/>
          <w:sz w:val="28"/>
          <w:szCs w:val="28"/>
          <w:lang w:val="vi-VN"/>
        </w:rPr>
        <w:t xml:space="preserve">Điều 29. </w:t>
      </w:r>
      <w:bookmarkStart w:id="18" w:name="_Hlk45541471"/>
      <w:r w:rsidRPr="00CF6003">
        <w:rPr>
          <w:b/>
          <w:bCs/>
          <w:color w:val="000000"/>
          <w:sz w:val="28"/>
          <w:szCs w:val="28"/>
          <w:lang w:val="vi-VN"/>
        </w:rPr>
        <w:t>Yêu cầu thanh sát</w:t>
      </w:r>
      <w:bookmarkEnd w:id="18"/>
    </w:p>
    <w:p w14:paraId="7C8C03B9"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1. Đối với cơ sở hóa chất Bảng 1</w:t>
      </w:r>
    </w:p>
    <w:p w14:paraId="2277C5D9"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a) Kiểm tra các hoạt động tại cơ sở theo yêu cầu tại Phần I - Phụ lục Kiểm chứng của Công ước Cấm vũ khí hóa học;</w:t>
      </w:r>
    </w:p>
    <w:p w14:paraId="67EDD033"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Kiểm tra việc thực hiện quy định về báo cáo hóa chất Bảng 1;</w:t>
      </w:r>
    </w:p>
    <w:p w14:paraId="2959217A"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c) Đánh giá khả năng gây rủi ro của các hoạt động hóa chất tại cơ sở.</w:t>
      </w:r>
    </w:p>
    <w:p w14:paraId="5B65FCD7"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2. Đối với hóa chất Bảng 2</w:t>
      </w:r>
    </w:p>
    <w:p w14:paraId="72A1B4CB"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a) Kiểm tra các hoạt động tại cơ sở theo yêu cầu tại Phần VI - Phụ lục Kiểm chứng của Công ước Cấm vũ khí hóa học;</w:t>
      </w:r>
    </w:p>
    <w:p w14:paraId="40A1D724"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Kiểm tra việc thực hiện quy định về báo cáo hóa chất Bảng 2;</w:t>
      </w:r>
    </w:p>
    <w:p w14:paraId="1BC7629D"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c) Đánh giá khả năng gây rủi ro của các hoạt động hóa chất tại cơ sở.</w:t>
      </w:r>
    </w:p>
    <w:p w14:paraId="4B1ECF0A"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lastRenderedPageBreak/>
        <w:t>3. Đối với hóa chất Bảng 3 và hóa chất DOC, DOC-PSF</w:t>
      </w:r>
    </w:p>
    <w:p w14:paraId="77F9A0B3"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a) Kiểm tra các hoạt động tại cơ sở theo yêu cầu tại Phần VII - Phụ lục Kiểm chứng của Công ước Cấm vũ khí hóa học;</w:t>
      </w:r>
    </w:p>
    <w:p w14:paraId="3E96ECB6"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b) Kiểm tra các hóa chất Bảng được sản xuất tại cơ sở theo yêu cầu tại phần X - Phụ lục Kiểm chứng của Công ước Cấm vũ khí hóa học.</w:t>
      </w:r>
    </w:p>
    <w:p w14:paraId="3F03DB5B"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b/>
          <w:bCs/>
          <w:color w:val="000000"/>
          <w:sz w:val="28"/>
          <w:szCs w:val="28"/>
          <w:lang w:val="vi-VN"/>
        </w:rPr>
        <w:t xml:space="preserve">Điều 30. </w:t>
      </w:r>
      <w:bookmarkStart w:id="19" w:name="_Hlk45541479"/>
      <w:r w:rsidRPr="00CF6003">
        <w:rPr>
          <w:b/>
          <w:bCs/>
          <w:color w:val="000000"/>
          <w:sz w:val="28"/>
          <w:szCs w:val="28"/>
          <w:lang w:val="vi-VN"/>
        </w:rPr>
        <w:t>Trách nhiệm của Cơ quan Quốc gia Việt Nam và Đội hộ tống trong việc tiếp đón và làm việc với Đoàn thanh sát quốc tế của Tổ chức Cấm vũ khí hóa học</w:t>
      </w:r>
      <w:bookmarkEnd w:id="19"/>
    </w:p>
    <w:p w14:paraId="120318B7"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 xml:space="preserve">1. Cơ quan Quốc gia Việt Nam báo cáo Thủ tướng Chính phủ thành lập Đội hộ tống để tiếp đón và làm việc với Đoàn thanh sát quốc tế của Tổ chức </w:t>
      </w:r>
      <w:r w:rsidRPr="00BC6FBD">
        <w:rPr>
          <w:color w:val="000000"/>
          <w:sz w:val="28"/>
          <w:szCs w:val="28"/>
          <w:lang w:val="vi-VN"/>
        </w:rPr>
        <w:t>C</w:t>
      </w:r>
      <w:r w:rsidRPr="00CF6003">
        <w:rPr>
          <w:color w:val="000000"/>
          <w:sz w:val="28"/>
          <w:szCs w:val="28"/>
          <w:lang w:val="vi-VN"/>
        </w:rPr>
        <w:t xml:space="preserve">ông ước. Thành viên Đội </w:t>
      </w:r>
      <w:r w:rsidR="00BE4603" w:rsidRPr="00CF6003">
        <w:rPr>
          <w:color w:val="000000"/>
          <w:sz w:val="28"/>
          <w:szCs w:val="28"/>
          <w:lang w:val="vi-VN"/>
        </w:rPr>
        <w:t>h</w:t>
      </w:r>
      <w:r w:rsidRPr="00CF6003">
        <w:rPr>
          <w:color w:val="000000"/>
          <w:sz w:val="28"/>
          <w:szCs w:val="28"/>
          <w:lang w:val="vi-VN"/>
        </w:rPr>
        <w:t xml:space="preserve">ộ tống gồm đại diện các Bộ: Quốc phòng, Công an, Ngoại giao, Công Thương và </w:t>
      </w:r>
      <w:r w:rsidR="00581025" w:rsidRPr="00CF6003">
        <w:rPr>
          <w:color w:val="000000"/>
          <w:sz w:val="28"/>
          <w:szCs w:val="28"/>
          <w:lang w:val="vi-VN"/>
        </w:rPr>
        <w:t>Ủy</w:t>
      </w:r>
      <w:r w:rsidRPr="00CF6003">
        <w:rPr>
          <w:color w:val="000000"/>
          <w:sz w:val="28"/>
          <w:szCs w:val="28"/>
          <w:lang w:val="vi-VN"/>
        </w:rPr>
        <w:t xml:space="preserve"> ban nhân dân tỉnh, thành phố trực thuộc Trung ương nơi Đoàn thanh sát đến làm việc.</w:t>
      </w:r>
    </w:p>
    <w:p w14:paraId="1BD7D21D"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 xml:space="preserve">2. Đội </w:t>
      </w:r>
      <w:r w:rsidR="00BE4603" w:rsidRPr="00CF6003">
        <w:rPr>
          <w:color w:val="000000"/>
          <w:sz w:val="28"/>
          <w:szCs w:val="28"/>
          <w:lang w:val="vi-VN"/>
        </w:rPr>
        <w:t>h</w:t>
      </w:r>
      <w:r w:rsidRPr="00CF6003">
        <w:rPr>
          <w:color w:val="000000"/>
          <w:sz w:val="28"/>
          <w:szCs w:val="28"/>
          <w:lang w:val="vi-VN"/>
        </w:rPr>
        <w:t>ộ tống thay mặt Cơ quan quốc gia thực hiện các nhiệm vụ sau:</w:t>
      </w:r>
    </w:p>
    <w:p w14:paraId="41A46DC3"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a) Thực hiện quyền kiểm tra theo khoản 29 mục c Phần II - Phụ lục Kiểm chứng của Công ước Cấm vũ khí hóa học để đảm bảo sự phù hợp của số thiết bị do Đoàn thanh sát quốc tế mang vào Việt Nam;</w:t>
      </w:r>
    </w:p>
    <w:p w14:paraId="5C13B9C4"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b) Tạo điều kiện để Đoàn thanh sát quốc tế hoàn thành nhiệm vụ theo đúng nội dung tại quyết</w:t>
      </w:r>
      <w:r w:rsidRPr="00BC6FBD">
        <w:rPr>
          <w:color w:val="000000"/>
          <w:sz w:val="28"/>
          <w:szCs w:val="28"/>
          <w:lang w:val="vi-VN"/>
        </w:rPr>
        <w:t xml:space="preserve"> định</w:t>
      </w:r>
      <w:r w:rsidRPr="00CF6003">
        <w:rPr>
          <w:color w:val="000000"/>
          <w:sz w:val="28"/>
          <w:szCs w:val="28"/>
          <w:lang w:val="vi-VN"/>
        </w:rPr>
        <w:t xml:space="preserve"> thanh sát của Tổ chức </w:t>
      </w:r>
      <w:r w:rsidRPr="00BC6FBD">
        <w:rPr>
          <w:color w:val="000000"/>
          <w:sz w:val="28"/>
          <w:szCs w:val="28"/>
          <w:lang w:val="vi-VN"/>
        </w:rPr>
        <w:t>C</w:t>
      </w:r>
      <w:r w:rsidRPr="00CF6003">
        <w:rPr>
          <w:color w:val="000000"/>
          <w:sz w:val="28"/>
          <w:szCs w:val="28"/>
          <w:lang w:val="vi-VN"/>
        </w:rPr>
        <w:t>ông ước;</w:t>
      </w:r>
    </w:p>
    <w:p w14:paraId="7BCA6B91"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c) Phối hợp với cơ sở bị thanh sát và các đơn vị chức năng, chuyên môn liên quan thực hiện mọi biện pháp bảo vệ cơ sở, thông tin và số liệu không liên quan đến mục đích và nội dung thanh sát.</w:t>
      </w:r>
    </w:p>
    <w:p w14:paraId="1F8D91F0" w14:textId="77777777" w:rsidR="00FC1F11" w:rsidRPr="00CF6003" w:rsidRDefault="00FC1F11"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3. Đối với các cơ sở hóa chất Bảng 1, hóa chất Bảng 2: Trong thời gian tiến hành cuộc thanh sát ban đầu, Cơ quan Quốc gia Việt Nam, Đội hộ tống cùng đại diện cơ sở tổ chức đàm phán với Đoàn thanh sát quốc tế để thống nhất nội dung của thỏa thuận cơ sở trong đó quy định các chi tiết cho việc thanh sát có hệ thống tại cơ sở kể từ sau cuộc thanh sát ban đầu.</w:t>
      </w:r>
    </w:p>
    <w:p w14:paraId="15246C32" w14:textId="77777777" w:rsidR="00FC1F11" w:rsidRPr="00CF6003" w:rsidRDefault="00581025" w:rsidP="00E62572">
      <w:pPr>
        <w:pStyle w:val="NormalWeb"/>
        <w:widowControl w:val="0"/>
        <w:spacing w:before="240" w:beforeAutospacing="0" w:after="0" w:afterAutospacing="0" w:line="257" w:lineRule="auto"/>
        <w:ind w:firstLine="567"/>
        <w:jc w:val="both"/>
        <w:rPr>
          <w:color w:val="000000"/>
          <w:sz w:val="28"/>
          <w:szCs w:val="28"/>
          <w:lang w:val="vi-VN"/>
        </w:rPr>
      </w:pPr>
      <w:r w:rsidRPr="00CF6003">
        <w:rPr>
          <w:color w:val="000000"/>
          <w:sz w:val="28"/>
          <w:szCs w:val="28"/>
          <w:lang w:val="vi-VN"/>
        </w:rPr>
        <w:t>4</w:t>
      </w:r>
      <w:r w:rsidR="00FC1F11" w:rsidRPr="00CF6003">
        <w:rPr>
          <w:color w:val="000000"/>
          <w:sz w:val="28"/>
          <w:szCs w:val="28"/>
          <w:lang w:val="vi-VN"/>
        </w:rPr>
        <w:t>. Cơ quan Quốc gia Việt Nam, Đội hộ tống phải tuân thủ các quy định của pháp luật về bảo vệ bí mật nhà nước trong quan hệ, tiếp xúc với tổ chức, cá nhân nước ngoài.</w:t>
      </w:r>
    </w:p>
    <w:p w14:paraId="315782FF"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b/>
          <w:bCs/>
          <w:color w:val="000000"/>
          <w:sz w:val="28"/>
          <w:szCs w:val="28"/>
          <w:lang w:val="vi-VN"/>
        </w:rPr>
        <w:t xml:space="preserve">Điều 31. </w:t>
      </w:r>
      <w:bookmarkStart w:id="20" w:name="_Hlk45541486"/>
      <w:r w:rsidRPr="00CF6003">
        <w:rPr>
          <w:b/>
          <w:bCs/>
          <w:color w:val="000000"/>
          <w:sz w:val="28"/>
          <w:szCs w:val="28"/>
          <w:lang w:val="vi-VN"/>
        </w:rPr>
        <w:t>Thời gian thanh sát</w:t>
      </w:r>
      <w:bookmarkEnd w:id="20"/>
    </w:p>
    <w:p w14:paraId="05493965"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1. Đối với cơ sở hóa chất Bảng 1</w:t>
      </w:r>
    </w:p>
    <w:p w14:paraId="652B997A"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lastRenderedPageBreak/>
        <w:t>a) Thời gian thông báo quyết định thanh sát không dưới 24 giờ trước khi tới địa điểm nhập cảnh;</w:t>
      </w:r>
    </w:p>
    <w:p w14:paraId="54ABC997"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Thời gian tiến hành thanh sát tại cơ sở phụ thuộc vào nguy cơ rủi ro đối với các mục tiêu và mục đích của Công ước Cấm vũ khí hóa học.</w:t>
      </w:r>
    </w:p>
    <w:p w14:paraId="5D6191C0"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2. Đối với cơ sở hóa chất Bảng 2</w:t>
      </w:r>
    </w:p>
    <w:p w14:paraId="0321622C"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a) Thời gian thông báo quyết định thanh sát không dưới 48 giờ trước khi tới địa điểm bị thanh sát;</w:t>
      </w:r>
    </w:p>
    <w:p w14:paraId="32BFE948"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Thời gian tiến hành thanh sát tại cơ sở là 96 giờ, có thể kéo dài trên cơ sở thỏa thuận riêng cụ thể.</w:t>
      </w:r>
    </w:p>
    <w:p w14:paraId="07654AF3"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3. Đối với cơ sở hóa chất Bảng 3, hóa chất DOC, DOC-PSF</w:t>
      </w:r>
    </w:p>
    <w:p w14:paraId="53F903F3"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a) Thời gian thông báo quyết định thanh sát không dưới 120 giờ trước khi tới địa điểm bị thanh sát;</w:t>
      </w:r>
    </w:p>
    <w:p w14:paraId="1319598C"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Thời gian tiến hành thanh sát tại cơ sở là 24 giờ, có thể kéo dài trên cơ sở thỏa thuận riêng cụ thể.</w:t>
      </w:r>
    </w:p>
    <w:p w14:paraId="4E8D0249"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b/>
          <w:bCs/>
          <w:color w:val="000000"/>
          <w:sz w:val="28"/>
          <w:szCs w:val="28"/>
          <w:lang w:val="vi-VN"/>
        </w:rPr>
        <w:t xml:space="preserve">Điều </w:t>
      </w:r>
      <w:r w:rsidRPr="00BC6FBD">
        <w:rPr>
          <w:b/>
          <w:bCs/>
          <w:color w:val="000000"/>
          <w:sz w:val="28"/>
          <w:szCs w:val="28"/>
          <w:lang w:val="vi-VN"/>
        </w:rPr>
        <w:t>3</w:t>
      </w:r>
      <w:r w:rsidRPr="00CF6003">
        <w:rPr>
          <w:b/>
          <w:bCs/>
          <w:color w:val="000000"/>
          <w:sz w:val="28"/>
          <w:szCs w:val="28"/>
          <w:lang w:val="vi-VN"/>
        </w:rPr>
        <w:t xml:space="preserve">2. </w:t>
      </w:r>
      <w:bookmarkStart w:id="21" w:name="_Hlk45541494"/>
      <w:r w:rsidRPr="00CF6003">
        <w:rPr>
          <w:b/>
          <w:bCs/>
          <w:color w:val="000000"/>
          <w:sz w:val="28"/>
          <w:szCs w:val="28"/>
          <w:lang w:val="vi-VN"/>
        </w:rPr>
        <w:t>Quy trình thanh sát</w:t>
      </w:r>
    </w:p>
    <w:bookmarkEnd w:id="21"/>
    <w:p w14:paraId="129D8DBA"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1. Phương pháp tiến hành thanh sát</w:t>
      </w:r>
    </w:p>
    <w:p w14:paraId="4152DEEE"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a) Thanh sát bằng trực quan thiết bị sản xuất, phòng điều khiển, phòng thí nghiệm, kho chứa nguyên liệu và khu vực xử lý chất thải;</w:t>
      </w:r>
    </w:p>
    <w:p w14:paraId="233F1971"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Kiểm tra hồ sơ, tài liệu;</w:t>
      </w:r>
    </w:p>
    <w:p w14:paraId="46BFDABE"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c) Thảo luận và phỏng vấn;</w:t>
      </w:r>
    </w:p>
    <w:p w14:paraId="49378AEE"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d) Lấy mẫu và phân tích nếu cần.</w:t>
      </w:r>
    </w:p>
    <w:p w14:paraId="72D9B97B"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2. Trình tự thanh sát</w:t>
      </w:r>
    </w:p>
    <w:p w14:paraId="25AD888A"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a) Nghe đại diện cơ sở giới thiệu về cơ sở, gồm các nội dung: Hoạt động của cơ sở; sơ đồ mặt bằng của nhà máy, phân xưởng là đối tượng thanh sát; phản ứng hóa học; quy trình công nghệ; cân bằng vật chất, nguyên liệu của sản xuất; xử lý chất thải; các biện pháp bảo vệ môi trường, đảm bảo an toàn lao động và bảo vệ sức khỏe;</w:t>
      </w:r>
    </w:p>
    <w:p w14:paraId="0D5BDC7E"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b) Thăm các hạng mục nằm trong phạm vi cơ sở;</w:t>
      </w:r>
    </w:p>
    <w:p w14:paraId="182696C2" w14:textId="77777777" w:rsidR="00FC1F11" w:rsidRPr="00CF6003"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c) Thống nhất kế hoạch và nội dung thanh sát;</w:t>
      </w:r>
    </w:p>
    <w:p w14:paraId="1B7240CF"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 xml:space="preserve">d) Kiểm tra khu vực vận hành sản xuất; kiểm tra các hồ sơ về cung ứng nguyên liệu, sản phẩm và sản xuất; kiểm tra kho hàng, khu vực xử lý chất thải, </w:t>
      </w:r>
      <w:r w:rsidRPr="00CF6003">
        <w:rPr>
          <w:color w:val="000000"/>
          <w:sz w:val="28"/>
          <w:szCs w:val="28"/>
          <w:lang w:val="vi-VN"/>
        </w:rPr>
        <w:lastRenderedPageBreak/>
        <w:t>khu vực lưu giữ các hóa chất không đạt chỉ tiêu kỹ thuật; tham quan phòng thí nghiệm (nếu có); kiểm tra tài liệu.</w:t>
      </w:r>
    </w:p>
    <w:p w14:paraId="092CFEBF"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Kiểm tra tài liệu bao gồm những hạng mục: Tài liệu quy trình công nghệ (sơ đồ tiến trình công nghệ, công suất, sơ đồ công ty, bản đồ nhà máy); nhật ký vận hành nhà máy, hồ sơ các mẻ; hồ sơ kiểm tra chất lượng, kể cả các số liệu phân tích; hồ sơ về kho hàng và vận chuyển (cả bên trong lẫn bên ngoài); các tài liệu về đảm bảo sức khỏe, an toàn và môi trường, gồm Phiếu an toàn hóa chất (MSDS) của các hóa chất, quy trình vận hành chuẩn (SOP), quy định an toàn riêng của cơ sở, quy định về giới hạn tiếp xúc với các hóa chất có trong cơ sở, cảnh báo nguy hại có thể có;</w:t>
      </w:r>
    </w:p>
    <w:p w14:paraId="1E35AC0C"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 xml:space="preserve">đ) Trong vòng 24 giờ sau khi kết thúc thanh sát, Đoàn thanh sát quốc tế cùng đại diện của cơ sở và Cơ quan Quốc gia Việt Nam xem xét lại kết quả thanh sát ban đầu do Đoàn thanh sát quốc tế đưa ra và làm rõ các nội dung còn nghi ngờ (nếu có). Kết quả ban đầu được thể hiện trong dự thảo Báo cáo sơ bộ về cuộc thanh sát được ký giữa đại diện của cơ sở và Cơ quan Quốc gia Việt Nam với </w:t>
      </w:r>
      <w:r w:rsidR="00BE4603" w:rsidRPr="00CF6003">
        <w:rPr>
          <w:color w:val="000000"/>
          <w:sz w:val="28"/>
          <w:szCs w:val="28"/>
          <w:lang w:val="vi-VN"/>
        </w:rPr>
        <w:t>T</w:t>
      </w:r>
      <w:r w:rsidRPr="00CF6003">
        <w:rPr>
          <w:color w:val="000000"/>
          <w:sz w:val="28"/>
          <w:szCs w:val="28"/>
          <w:lang w:val="vi-VN"/>
        </w:rPr>
        <w:t>rưởng Đoàn thanh sát quốc tế.</w:t>
      </w:r>
    </w:p>
    <w:p w14:paraId="0C1606DA"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3. Đối với cơ sở hóa chất Bảng 1, hóa chất Bảng 2</w:t>
      </w:r>
    </w:p>
    <w:p w14:paraId="44119F67"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a) Trong thời gian tiến hành cuộc thanh sát ban đầu sẽ diễn ra các cuộc đàm phán giữa Đoàn thanh sát quốc tế và Cơ quan Quốc gia Việt Nam thống nhất về nội dung dự thảo thỏa thuận liên quan đến việc thanh sát tại các cơ sở để trình Tổ chức Công ước và Chính phủ Việt Nam ký kết;</w:t>
      </w:r>
    </w:p>
    <w:p w14:paraId="731D13D2"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b) Việc thanh sát lại cơ sở hóa chất Bảng 1, hóa chất Bảng 2 thực hiện như thanh sát đối với cơ sở hóa chất Bảng 3 và cơ sở hóa chất DOC, DOC-PSF quy định tại điểm b khoản 17 Điều 4 Nghị định này.</w:t>
      </w:r>
    </w:p>
    <w:p w14:paraId="3D8E6496"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4. Thanh sát đột xuất</w:t>
      </w:r>
    </w:p>
    <w:p w14:paraId="1AB5ADBB"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a) Thanh sát đột xuất nhằm làm sáng tỏ cáo buộc của một quốc gia thành viên về việc vi phạm quy định Công ước Cấm vũ khí hóa học tại một cơ sở hóa chất thuộc diện kiểm soát của một quốc gia thành viên khác;</w:t>
      </w:r>
    </w:p>
    <w:p w14:paraId="46D68D3D" w14:textId="77777777" w:rsidR="00FC1F11" w:rsidRPr="00CF6003" w:rsidRDefault="00FC1F11" w:rsidP="00E62572">
      <w:pPr>
        <w:pStyle w:val="NormalWeb"/>
        <w:widowControl w:val="0"/>
        <w:spacing w:before="160" w:beforeAutospacing="0" w:after="0" w:afterAutospacing="0"/>
        <w:ind w:firstLine="567"/>
        <w:jc w:val="both"/>
        <w:rPr>
          <w:color w:val="000000"/>
          <w:spacing w:val="-6"/>
          <w:sz w:val="28"/>
          <w:szCs w:val="28"/>
          <w:lang w:val="vi-VN"/>
        </w:rPr>
      </w:pPr>
      <w:r w:rsidRPr="00CF6003">
        <w:rPr>
          <w:color w:val="000000"/>
          <w:sz w:val="28"/>
          <w:szCs w:val="28"/>
          <w:lang w:val="vi-VN"/>
        </w:rPr>
        <w:t xml:space="preserve">b) Thời gian thông báo quyết định thanh sát đột xuất: Không dưới 12 giờ trước khi tới địa điểm nhập cảnh. Thời gian tiến hành thanh sát tại cơ sở </w:t>
      </w:r>
      <w:r w:rsidRPr="00CF6003">
        <w:rPr>
          <w:color w:val="000000"/>
          <w:spacing w:val="-6"/>
          <w:sz w:val="28"/>
          <w:szCs w:val="28"/>
          <w:lang w:val="vi-VN"/>
        </w:rPr>
        <w:t>không quá 84 giờ, trừ khi được kéo dài theo thỏa thuận với quốc gia bị thanh sát.</w:t>
      </w:r>
    </w:p>
    <w:p w14:paraId="2FF540BE"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b/>
          <w:bCs/>
          <w:color w:val="000000"/>
          <w:sz w:val="28"/>
          <w:szCs w:val="28"/>
          <w:lang w:val="vi-VN"/>
        </w:rPr>
        <w:t xml:space="preserve">Điều </w:t>
      </w:r>
      <w:r w:rsidRPr="00BC6FBD">
        <w:rPr>
          <w:b/>
          <w:bCs/>
          <w:color w:val="000000"/>
          <w:sz w:val="28"/>
          <w:szCs w:val="28"/>
          <w:lang w:val="vi-VN"/>
        </w:rPr>
        <w:t>3</w:t>
      </w:r>
      <w:r w:rsidRPr="00CF6003">
        <w:rPr>
          <w:b/>
          <w:bCs/>
          <w:color w:val="000000"/>
          <w:sz w:val="28"/>
          <w:szCs w:val="28"/>
          <w:lang w:val="vi-VN"/>
        </w:rPr>
        <w:t xml:space="preserve">3. </w:t>
      </w:r>
      <w:bookmarkStart w:id="22" w:name="_Hlk45541512"/>
      <w:r w:rsidRPr="00CF6003">
        <w:rPr>
          <w:b/>
          <w:bCs/>
          <w:color w:val="000000"/>
          <w:sz w:val="28"/>
          <w:szCs w:val="28"/>
          <w:lang w:val="vi-VN"/>
        </w:rPr>
        <w:t>Ưu đãi và miễn trừ</w:t>
      </w:r>
      <w:bookmarkEnd w:id="22"/>
    </w:p>
    <w:p w14:paraId="6EC17BDB" w14:textId="77777777" w:rsidR="00FC1F11" w:rsidRPr="00CF6003" w:rsidRDefault="00FC1F11" w:rsidP="00E62572">
      <w:pPr>
        <w:pStyle w:val="NormalWeb"/>
        <w:widowControl w:val="0"/>
        <w:spacing w:before="160" w:beforeAutospacing="0" w:after="0" w:afterAutospacing="0"/>
        <w:ind w:firstLine="567"/>
        <w:jc w:val="both"/>
        <w:rPr>
          <w:color w:val="000000"/>
          <w:sz w:val="28"/>
          <w:szCs w:val="28"/>
          <w:lang w:val="vi-VN"/>
        </w:rPr>
      </w:pPr>
      <w:r w:rsidRPr="00CF6003">
        <w:rPr>
          <w:color w:val="000000"/>
          <w:sz w:val="28"/>
          <w:szCs w:val="28"/>
          <w:lang w:val="vi-VN"/>
        </w:rPr>
        <w:t>1. Trong thời gian thực hiện việc thanh sát tại Việt Nam, thành viên của Đoàn thanh sát quốc tế được hưởng quyền ưu đãi và miễn trừ ngoại giao theo quy định về các đặc quyền ưu đãi và miễn trừ của Liên hợp quốc năm 1946.</w:t>
      </w:r>
    </w:p>
    <w:p w14:paraId="0FB981AA"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CF6003">
        <w:rPr>
          <w:color w:val="000000"/>
          <w:sz w:val="28"/>
          <w:szCs w:val="28"/>
          <w:lang w:val="vi-VN"/>
        </w:rPr>
        <w:t xml:space="preserve">2. Mẫu vật, thiết bị thuộc danh mục thiết bị được Hội nghị các Quốc gia </w:t>
      </w:r>
      <w:r w:rsidR="00581025" w:rsidRPr="00CF6003">
        <w:rPr>
          <w:color w:val="000000"/>
          <w:sz w:val="28"/>
          <w:szCs w:val="28"/>
          <w:lang w:val="vi-VN"/>
        </w:rPr>
        <w:t>t</w:t>
      </w:r>
      <w:r w:rsidRPr="00CF6003">
        <w:rPr>
          <w:color w:val="000000"/>
          <w:sz w:val="28"/>
          <w:szCs w:val="28"/>
          <w:lang w:val="vi-VN"/>
        </w:rPr>
        <w:t xml:space="preserve">hành viên Công ước Cấm vũ khí hóa học phê chuẩn do Đoàn thanh sát quốc tế mang vào Việt Nam để thực hiện nhiệm vụ thanh sát thì được miễn báo cáo và </w:t>
      </w:r>
      <w:r w:rsidRPr="00CF6003">
        <w:rPr>
          <w:color w:val="000000"/>
          <w:sz w:val="28"/>
          <w:szCs w:val="28"/>
          <w:lang w:val="vi-VN"/>
        </w:rPr>
        <w:lastRenderedPageBreak/>
        <w:t>kiểm tra hải quan; được miễn thuế nhập khẩu, xuất khẩu</w:t>
      </w:r>
      <w:r w:rsidRPr="00BC6FBD">
        <w:rPr>
          <w:color w:val="000000"/>
          <w:sz w:val="28"/>
          <w:szCs w:val="28"/>
          <w:lang w:val="vi-VN"/>
        </w:rPr>
        <w:t>.</w:t>
      </w:r>
    </w:p>
    <w:p w14:paraId="5AB00909" w14:textId="77777777" w:rsidR="00FC1F11" w:rsidRPr="00E62572" w:rsidRDefault="00FC1F11" w:rsidP="00BC6FBD">
      <w:pPr>
        <w:pStyle w:val="NormalWeb"/>
        <w:widowControl w:val="0"/>
        <w:spacing w:before="0" w:beforeAutospacing="0" w:after="0" w:afterAutospacing="0"/>
        <w:jc w:val="center"/>
        <w:rPr>
          <w:b/>
          <w:bCs/>
          <w:color w:val="000000"/>
          <w:sz w:val="20"/>
          <w:szCs w:val="28"/>
          <w:lang w:val="vi-VN"/>
        </w:rPr>
      </w:pPr>
    </w:p>
    <w:p w14:paraId="2E57738A" w14:textId="77777777" w:rsidR="00FC1F11" w:rsidRPr="00BC6FBD" w:rsidRDefault="00FC1F11" w:rsidP="00BC6FBD">
      <w:pPr>
        <w:pStyle w:val="NormalWeb"/>
        <w:widowControl w:val="0"/>
        <w:spacing w:before="0" w:beforeAutospacing="0" w:after="0" w:afterAutospacing="0"/>
        <w:jc w:val="center"/>
        <w:rPr>
          <w:b/>
          <w:bCs/>
          <w:color w:val="000000"/>
          <w:sz w:val="28"/>
          <w:szCs w:val="28"/>
          <w:lang w:val="vi-VN"/>
        </w:rPr>
      </w:pPr>
      <w:r w:rsidRPr="00BC6FBD">
        <w:rPr>
          <w:b/>
          <w:bCs/>
          <w:color w:val="000000"/>
          <w:sz w:val="28"/>
          <w:szCs w:val="28"/>
          <w:lang w:val="vi-VN"/>
        </w:rPr>
        <w:t>Mục 2</w:t>
      </w:r>
    </w:p>
    <w:p w14:paraId="6BF843BB" w14:textId="77777777" w:rsidR="00FC1F11" w:rsidRPr="00BC6FBD" w:rsidRDefault="00FC1F11" w:rsidP="00BC6FBD">
      <w:pPr>
        <w:pStyle w:val="NormalWeb"/>
        <w:widowControl w:val="0"/>
        <w:spacing w:before="0" w:beforeAutospacing="0" w:after="0" w:afterAutospacing="0"/>
        <w:jc w:val="center"/>
        <w:rPr>
          <w:b/>
          <w:bCs/>
          <w:color w:val="000000"/>
          <w:sz w:val="28"/>
          <w:szCs w:val="28"/>
          <w:lang w:val="vi-VN"/>
        </w:rPr>
      </w:pPr>
      <w:bookmarkStart w:id="23" w:name="_Hlk45541557"/>
      <w:r w:rsidRPr="00BC6FBD">
        <w:rPr>
          <w:b/>
          <w:bCs/>
          <w:color w:val="000000"/>
          <w:sz w:val="28"/>
          <w:szCs w:val="28"/>
          <w:lang w:val="vi-VN"/>
        </w:rPr>
        <w:t>THANH TRA, KIỂM TRA</w:t>
      </w:r>
    </w:p>
    <w:p w14:paraId="2E4B4B87" w14:textId="77777777" w:rsidR="00FC1F11" w:rsidRPr="00E62572" w:rsidRDefault="00FC1F11" w:rsidP="00BC6FBD">
      <w:pPr>
        <w:pStyle w:val="NormalWeb"/>
        <w:widowControl w:val="0"/>
        <w:spacing w:before="0" w:beforeAutospacing="0" w:after="0" w:afterAutospacing="0"/>
        <w:jc w:val="center"/>
        <w:rPr>
          <w:b/>
          <w:bCs/>
          <w:color w:val="000000"/>
          <w:sz w:val="2"/>
          <w:szCs w:val="28"/>
          <w:lang w:val="vi-VN"/>
        </w:rPr>
      </w:pPr>
    </w:p>
    <w:bookmarkEnd w:id="23"/>
    <w:p w14:paraId="199D57C8" w14:textId="77777777" w:rsidR="00FC1F11" w:rsidRPr="00BC6FBD" w:rsidRDefault="00FC1F11" w:rsidP="00BC6FBD">
      <w:pPr>
        <w:pStyle w:val="NormalWeb"/>
        <w:widowControl w:val="0"/>
        <w:spacing w:before="240" w:beforeAutospacing="0" w:after="0" w:afterAutospacing="0"/>
        <w:ind w:firstLine="567"/>
        <w:jc w:val="both"/>
        <w:rPr>
          <w:color w:val="000000"/>
          <w:sz w:val="28"/>
          <w:szCs w:val="28"/>
          <w:lang w:val="vi-VN"/>
        </w:rPr>
      </w:pPr>
      <w:r w:rsidRPr="00BC6FBD">
        <w:rPr>
          <w:b/>
          <w:bCs/>
          <w:color w:val="000000"/>
          <w:sz w:val="28"/>
          <w:szCs w:val="28"/>
          <w:lang w:val="vi-VN"/>
        </w:rPr>
        <w:t>Điều 3</w:t>
      </w:r>
      <w:r w:rsidRPr="00CF6003">
        <w:rPr>
          <w:b/>
          <w:bCs/>
          <w:color w:val="000000"/>
          <w:sz w:val="28"/>
          <w:szCs w:val="28"/>
          <w:lang w:val="vi-VN"/>
        </w:rPr>
        <w:t>4</w:t>
      </w:r>
      <w:r w:rsidRPr="00BC6FBD">
        <w:rPr>
          <w:b/>
          <w:bCs/>
          <w:color w:val="000000"/>
          <w:sz w:val="28"/>
          <w:szCs w:val="28"/>
          <w:lang w:val="vi-VN"/>
        </w:rPr>
        <w:t xml:space="preserve">. </w:t>
      </w:r>
      <w:bookmarkStart w:id="24" w:name="_Hlk45541671"/>
      <w:r w:rsidRPr="00BC6FBD">
        <w:rPr>
          <w:b/>
          <w:bCs/>
          <w:color w:val="000000"/>
          <w:sz w:val="28"/>
          <w:szCs w:val="28"/>
          <w:lang w:val="vi-VN"/>
        </w:rPr>
        <w:t>Thanh tra</w:t>
      </w:r>
      <w:bookmarkEnd w:id="24"/>
    </w:p>
    <w:p w14:paraId="443D500C"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1. Thanh tra các hoạt động liên quan đến việc thực hiện Công ước Cấm vũ khí hóa học được thực hiện theo quy định của pháp luật về thanh tra</w:t>
      </w:r>
      <w:r w:rsidRPr="00CF6003">
        <w:rPr>
          <w:color w:val="000000"/>
          <w:sz w:val="28"/>
          <w:szCs w:val="28"/>
          <w:lang w:val="vi-VN"/>
        </w:rPr>
        <w:t>.</w:t>
      </w:r>
      <w:r w:rsidRPr="00BC6FBD">
        <w:rPr>
          <w:color w:val="000000"/>
          <w:sz w:val="28"/>
          <w:szCs w:val="28"/>
          <w:lang w:val="vi-VN"/>
        </w:rPr>
        <w:t xml:space="preserve"> </w:t>
      </w:r>
    </w:p>
    <w:p w14:paraId="7F34C5A1"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2. Thanh tra đột xuất dựa trên những căn cứ sau đây:</w:t>
      </w:r>
    </w:p>
    <w:p w14:paraId="268EB98F"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a) Thông qua công tác quản lý của mình, cơ quan có thẩm quyền phát hiện các thông tin, tài liệu có dấu hiệu vi phạm các quy định của Công ước Cấm vũ khí hóa học, quy định của Nghị định này và quy định của pháp luật có liên quan;</w:t>
      </w:r>
    </w:p>
    <w:p w14:paraId="4C717765"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 xml:space="preserve">b) Có tin báo, tố giác về các hoạt động vi phạm. </w:t>
      </w:r>
    </w:p>
    <w:p w14:paraId="37FE2C5E" w14:textId="77777777" w:rsidR="00FC1F11" w:rsidRPr="00CF6003" w:rsidRDefault="00FC1F11" w:rsidP="00E62572">
      <w:pPr>
        <w:pStyle w:val="NormalWeb"/>
        <w:widowControl w:val="0"/>
        <w:spacing w:before="200" w:beforeAutospacing="0" w:after="0" w:afterAutospacing="0"/>
        <w:ind w:firstLine="567"/>
        <w:jc w:val="both"/>
        <w:rPr>
          <w:b/>
          <w:bCs/>
          <w:color w:val="000000"/>
          <w:sz w:val="28"/>
          <w:szCs w:val="28"/>
          <w:lang w:val="vi-VN"/>
        </w:rPr>
      </w:pPr>
      <w:r w:rsidRPr="00BC6FBD">
        <w:rPr>
          <w:b/>
          <w:bCs/>
          <w:color w:val="000000"/>
          <w:sz w:val="28"/>
          <w:szCs w:val="28"/>
          <w:lang w:val="vi-VN"/>
        </w:rPr>
        <w:t>Điều 3</w:t>
      </w:r>
      <w:r w:rsidRPr="00CF6003">
        <w:rPr>
          <w:b/>
          <w:bCs/>
          <w:color w:val="000000"/>
          <w:sz w:val="28"/>
          <w:szCs w:val="28"/>
          <w:lang w:val="vi-VN"/>
        </w:rPr>
        <w:t>5</w:t>
      </w:r>
      <w:r w:rsidRPr="00BC6FBD">
        <w:rPr>
          <w:b/>
          <w:bCs/>
          <w:color w:val="000000"/>
          <w:sz w:val="28"/>
          <w:szCs w:val="28"/>
          <w:lang w:val="vi-VN"/>
        </w:rPr>
        <w:t xml:space="preserve">. </w:t>
      </w:r>
      <w:r w:rsidRPr="00CF6003">
        <w:rPr>
          <w:b/>
          <w:bCs/>
          <w:color w:val="000000"/>
          <w:sz w:val="28"/>
          <w:szCs w:val="28"/>
          <w:lang w:val="vi-VN"/>
        </w:rPr>
        <w:t>Kiểm tra</w:t>
      </w:r>
    </w:p>
    <w:p w14:paraId="2CF8E159"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 xml:space="preserve">1. Định kỳ hàng năm, Cơ quan Quốc gia Việt Nam chủ trì, phối hợp với các cơ quan có liên quan thực hiện </w:t>
      </w:r>
      <w:r w:rsidRPr="00CF6003">
        <w:rPr>
          <w:color w:val="000000"/>
          <w:sz w:val="28"/>
          <w:szCs w:val="28"/>
          <w:lang w:val="vi-VN"/>
        </w:rPr>
        <w:t>kiểm tra</w:t>
      </w:r>
      <w:r w:rsidRPr="00BC6FBD">
        <w:rPr>
          <w:color w:val="000000"/>
          <w:sz w:val="28"/>
          <w:szCs w:val="28"/>
          <w:lang w:val="vi-VN"/>
        </w:rPr>
        <w:t xml:space="preserve"> đối với các cơ sở hóa chất Bảng và hóa chất DOC, DOC-PSF.</w:t>
      </w:r>
    </w:p>
    <w:p w14:paraId="62E9ECF2"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 xml:space="preserve">2. Đối tượng được </w:t>
      </w:r>
      <w:r w:rsidRPr="00CF6003">
        <w:rPr>
          <w:color w:val="000000"/>
          <w:sz w:val="28"/>
          <w:szCs w:val="28"/>
          <w:lang w:val="vi-VN"/>
        </w:rPr>
        <w:t>kiểm tra</w:t>
      </w:r>
      <w:r w:rsidRPr="00BC6FBD">
        <w:rPr>
          <w:color w:val="000000"/>
          <w:sz w:val="28"/>
          <w:szCs w:val="28"/>
          <w:lang w:val="vi-VN"/>
        </w:rPr>
        <w:t xml:space="preserve"> gồm các cơ sở hóa chất Bảng và hóa chất DOC, DOC - PSF được quy định tại Điều 27 Nghị định này.</w:t>
      </w:r>
    </w:p>
    <w:p w14:paraId="4333E30B"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 xml:space="preserve">3. </w:t>
      </w:r>
      <w:r w:rsidRPr="00CF6003">
        <w:rPr>
          <w:color w:val="000000"/>
          <w:sz w:val="28"/>
          <w:szCs w:val="28"/>
          <w:lang w:val="vi-VN"/>
        </w:rPr>
        <w:t>Kiểm tra</w:t>
      </w:r>
      <w:r w:rsidRPr="00BC6FBD">
        <w:rPr>
          <w:color w:val="000000"/>
          <w:sz w:val="28"/>
          <w:szCs w:val="28"/>
          <w:lang w:val="vi-VN"/>
        </w:rPr>
        <w:t xml:space="preserve"> nhằm các mục đích sau đây:</w:t>
      </w:r>
    </w:p>
    <w:p w14:paraId="389A02C0"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a) Các đối tượng được kiểm tra tuân thủ đầy đủ các quy định của Phụ lục Kiểm chứng của Công ước Cấm vũ khí hóa học;</w:t>
      </w:r>
    </w:p>
    <w:p w14:paraId="07684CDB"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b) Nâng cao năng lực chuyên môn cho các đối tượng được kiểm tra, chuẩn bị đón tiếp các Đoàn thanh sát quốc tế của Tổ chức Công ước;</w:t>
      </w:r>
    </w:p>
    <w:p w14:paraId="47591D83" w14:textId="77777777" w:rsidR="00FC1F11" w:rsidRPr="00BC6FBD" w:rsidRDefault="00FC1F11" w:rsidP="00E62572">
      <w:pPr>
        <w:pStyle w:val="NormalWeb"/>
        <w:widowControl w:val="0"/>
        <w:spacing w:before="200" w:beforeAutospacing="0" w:after="0" w:afterAutospacing="0"/>
        <w:ind w:firstLine="567"/>
        <w:jc w:val="both"/>
        <w:rPr>
          <w:color w:val="000000"/>
          <w:sz w:val="28"/>
          <w:szCs w:val="28"/>
          <w:lang w:val="vi-VN"/>
        </w:rPr>
      </w:pPr>
      <w:r w:rsidRPr="00BC6FBD">
        <w:rPr>
          <w:color w:val="000000"/>
          <w:sz w:val="28"/>
          <w:szCs w:val="28"/>
          <w:lang w:val="vi-VN"/>
        </w:rPr>
        <w:t>c) Tuyên truyền, phổ biến các quy định của Công ước Cấm vũ khí hóa học đến các đối tượng được kiểm tra</w:t>
      </w:r>
      <w:r w:rsidRPr="00CF6003">
        <w:rPr>
          <w:color w:val="000000"/>
          <w:sz w:val="28"/>
          <w:szCs w:val="28"/>
          <w:lang w:val="vi-VN"/>
        </w:rPr>
        <w:t>.</w:t>
      </w:r>
      <w:r w:rsidRPr="00BC6FBD">
        <w:rPr>
          <w:color w:val="000000"/>
          <w:sz w:val="28"/>
          <w:szCs w:val="28"/>
          <w:lang w:val="vi-VN"/>
        </w:rPr>
        <w:t xml:space="preserve">  </w:t>
      </w:r>
    </w:p>
    <w:p w14:paraId="40CE0E05" w14:textId="77777777" w:rsidR="00FC1F11" w:rsidRPr="00E62572" w:rsidRDefault="00FC1F11" w:rsidP="00BC6FBD">
      <w:pPr>
        <w:pStyle w:val="Heading1"/>
        <w:keepNext w:val="0"/>
        <w:widowControl w:val="0"/>
        <w:rPr>
          <w:rFonts w:ascii="Times New Roman" w:hAnsi="Times New Roman"/>
          <w:color w:val="000000"/>
          <w:sz w:val="16"/>
          <w:szCs w:val="28"/>
          <w:lang w:val="vi-VN"/>
        </w:rPr>
      </w:pPr>
    </w:p>
    <w:p w14:paraId="3BFCB114" w14:textId="77777777" w:rsidR="00FC1F11" w:rsidRPr="00BC6FBD" w:rsidRDefault="00FC1F11" w:rsidP="00BC6FBD">
      <w:pPr>
        <w:pStyle w:val="Heading1"/>
        <w:keepNext w:val="0"/>
        <w:widowControl w:val="0"/>
        <w:rPr>
          <w:rFonts w:ascii="Times New Roman" w:hAnsi="Times New Roman"/>
          <w:color w:val="000000"/>
          <w:szCs w:val="28"/>
          <w:lang w:val="vi-VN"/>
        </w:rPr>
      </w:pPr>
      <w:r w:rsidRPr="00BC6FBD">
        <w:rPr>
          <w:rFonts w:ascii="Times New Roman" w:hAnsi="Times New Roman"/>
          <w:color w:val="000000"/>
          <w:szCs w:val="28"/>
          <w:lang w:val="vi-VN"/>
        </w:rPr>
        <w:t>Chương V</w:t>
      </w:r>
    </w:p>
    <w:p w14:paraId="68222F3E" w14:textId="77777777" w:rsidR="00FC1F11" w:rsidRPr="00BC6FBD" w:rsidRDefault="00FC1F11" w:rsidP="00BC6FBD">
      <w:pPr>
        <w:pStyle w:val="Heading1"/>
        <w:keepNext w:val="0"/>
        <w:widowControl w:val="0"/>
        <w:rPr>
          <w:rFonts w:ascii="Times New Roman" w:hAnsi="Times New Roman"/>
          <w:color w:val="000000"/>
          <w:szCs w:val="28"/>
          <w:lang w:val="vi-VN"/>
        </w:rPr>
      </w:pPr>
      <w:bookmarkStart w:id="25" w:name="_Hlk45541695"/>
      <w:r w:rsidRPr="00BC6FBD">
        <w:rPr>
          <w:rFonts w:ascii="Times New Roman" w:hAnsi="Times New Roman"/>
          <w:color w:val="000000"/>
          <w:szCs w:val="28"/>
          <w:lang w:val="vi-VN"/>
        </w:rPr>
        <w:t>QUẢN LÝ NHÀ NƯỚC VỀ</w:t>
      </w:r>
    </w:p>
    <w:p w14:paraId="027B5BB5" w14:textId="77777777" w:rsidR="00FC1F11" w:rsidRPr="00BC6FBD" w:rsidRDefault="00FC1F11" w:rsidP="00BC6FBD">
      <w:pPr>
        <w:pStyle w:val="Heading1"/>
        <w:keepNext w:val="0"/>
        <w:widowControl w:val="0"/>
        <w:rPr>
          <w:rFonts w:ascii="Times New Roman" w:hAnsi="Times New Roman"/>
          <w:color w:val="000000"/>
          <w:szCs w:val="28"/>
          <w:lang w:val="vi-VN"/>
        </w:rPr>
      </w:pPr>
      <w:r w:rsidRPr="00BC6FBD">
        <w:rPr>
          <w:rFonts w:ascii="Times New Roman" w:hAnsi="Times New Roman"/>
          <w:color w:val="000000"/>
          <w:szCs w:val="28"/>
          <w:lang w:val="vi-VN"/>
        </w:rPr>
        <w:t>THỰC HIỆN CÔNG ƯỚC CẤM VŨ KHÍ HOÁ HỌC</w:t>
      </w:r>
    </w:p>
    <w:bookmarkEnd w:id="25"/>
    <w:p w14:paraId="5179DDBC" w14:textId="77777777" w:rsidR="00FC1F11" w:rsidRPr="00BC6FBD" w:rsidRDefault="00FC1F11" w:rsidP="00BC6FBD">
      <w:pPr>
        <w:pStyle w:val="NormalWeb"/>
        <w:widowControl w:val="0"/>
        <w:spacing w:before="240" w:beforeAutospacing="0" w:after="0" w:afterAutospacing="0"/>
        <w:ind w:firstLine="567"/>
        <w:jc w:val="both"/>
        <w:rPr>
          <w:b/>
          <w:bCs/>
          <w:color w:val="000000"/>
          <w:sz w:val="28"/>
          <w:szCs w:val="28"/>
          <w:lang w:val="vi-VN"/>
        </w:rPr>
      </w:pPr>
      <w:r w:rsidRPr="00BC6FBD">
        <w:rPr>
          <w:b/>
          <w:bCs/>
          <w:color w:val="000000"/>
          <w:sz w:val="28"/>
          <w:szCs w:val="28"/>
          <w:lang w:val="vi-VN"/>
        </w:rPr>
        <w:t xml:space="preserve">Điều 36. </w:t>
      </w:r>
      <w:bookmarkStart w:id="26" w:name="_Hlk45541724"/>
      <w:r w:rsidRPr="00BC6FBD">
        <w:rPr>
          <w:b/>
          <w:bCs/>
          <w:color w:val="000000"/>
          <w:sz w:val="28"/>
          <w:szCs w:val="28"/>
          <w:lang w:val="vi-VN"/>
        </w:rPr>
        <w:t>Trách nhiệm của Chính phủ, bộ, cơ quan ngang bộ</w:t>
      </w:r>
      <w:bookmarkEnd w:id="26"/>
    </w:p>
    <w:p w14:paraId="4B3C4ADE" w14:textId="77777777" w:rsidR="00FC1F11" w:rsidRPr="00BC6FBD" w:rsidRDefault="00FC1F11" w:rsidP="00E62572">
      <w:pPr>
        <w:pStyle w:val="NormalWeb"/>
        <w:widowControl w:val="0"/>
        <w:spacing w:before="180" w:beforeAutospacing="0" w:after="0" w:afterAutospacing="0"/>
        <w:ind w:firstLine="567"/>
        <w:jc w:val="both"/>
        <w:rPr>
          <w:color w:val="000000"/>
          <w:sz w:val="28"/>
          <w:szCs w:val="28"/>
          <w:lang w:val="vi-VN"/>
        </w:rPr>
      </w:pPr>
      <w:r w:rsidRPr="00BC6FBD">
        <w:rPr>
          <w:color w:val="000000"/>
          <w:sz w:val="28"/>
          <w:szCs w:val="28"/>
          <w:lang w:val="vi-VN"/>
        </w:rPr>
        <w:t>1. Chính phủ thống nhất quản lý việc thực hiện Công ước Cấm vũ khí hóa học trong phạm vi cả nước.</w:t>
      </w:r>
    </w:p>
    <w:p w14:paraId="631101C2"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2. </w:t>
      </w:r>
      <w:bookmarkStart w:id="27" w:name="_Hlk147392336"/>
      <w:r w:rsidRPr="00CF6003">
        <w:rPr>
          <w:color w:val="000000"/>
          <w:sz w:val="28"/>
          <w:szCs w:val="28"/>
          <w:lang w:val="vi-VN"/>
        </w:rPr>
        <w:t>Bộ Công Thương là cơ quan chịu trách nhiệm thực hiện Công ước Cấm vũ khí hóa học</w:t>
      </w:r>
      <w:bookmarkEnd w:id="27"/>
      <w:r w:rsidRPr="00BC6FBD">
        <w:rPr>
          <w:color w:val="000000"/>
          <w:sz w:val="28"/>
          <w:szCs w:val="28"/>
          <w:lang w:val="vi-VN"/>
        </w:rPr>
        <w:t xml:space="preserve">. Trong phạm vi nhiệm vụ, quyền hạn của mình, Bộ Công </w:t>
      </w:r>
      <w:r w:rsidRPr="00BC6FBD">
        <w:rPr>
          <w:color w:val="000000"/>
          <w:sz w:val="28"/>
          <w:szCs w:val="28"/>
          <w:lang w:val="vi-VN"/>
        </w:rPr>
        <w:lastRenderedPageBreak/>
        <w:t>Thương thực hiện các nội dung sau:</w:t>
      </w:r>
    </w:p>
    <w:p w14:paraId="1E7D6AE3"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a) Ban hành theo thẩm quyền hoặc trình Chính phủ, Thủ tướng Chính phủ ban hành các văn bản quy phạm pháp luật thực hiện Công ước Cấm vũ khí hóa học;</w:t>
      </w:r>
    </w:p>
    <w:p w14:paraId="4C7A4029" w14:textId="543EDCD2"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b) Cấp, cấp lại, cấp điều chỉnh, gia hạn, thu hồi theo thẩm quyền </w:t>
      </w:r>
      <w:r w:rsidRPr="00CF6003">
        <w:rPr>
          <w:color w:val="000000"/>
          <w:sz w:val="28"/>
          <w:szCs w:val="28"/>
          <w:lang w:val="vi-VN"/>
        </w:rPr>
        <w:t>G</w:t>
      </w:r>
      <w:r w:rsidRPr="00BC6FBD">
        <w:rPr>
          <w:color w:val="000000"/>
          <w:sz w:val="28"/>
          <w:szCs w:val="28"/>
          <w:lang w:val="vi-VN"/>
        </w:rPr>
        <w:t xml:space="preserve">iấy phép sản xuất, kinh doanh, nhập khẩu, xuất khẩu hóa chất Bảng 2, </w:t>
      </w:r>
      <w:r w:rsidR="002230D3" w:rsidRPr="00BC6FBD">
        <w:rPr>
          <w:color w:val="000000"/>
          <w:sz w:val="28"/>
          <w:szCs w:val="28"/>
          <w:lang w:val="vi-VN"/>
        </w:rPr>
        <w:t>h</w:t>
      </w:r>
      <w:r w:rsidR="002230D3" w:rsidRPr="00571740">
        <w:rPr>
          <w:color w:val="000000"/>
          <w:sz w:val="28"/>
          <w:szCs w:val="28"/>
          <w:lang w:val="vi-VN"/>
        </w:rPr>
        <w:t>óa</w:t>
      </w:r>
      <w:r w:rsidR="002230D3" w:rsidRPr="00BC6FBD">
        <w:rPr>
          <w:color w:val="000000"/>
          <w:sz w:val="28"/>
          <w:szCs w:val="28"/>
          <w:lang w:val="vi-VN"/>
        </w:rPr>
        <w:t xml:space="preserve"> </w:t>
      </w:r>
      <w:r w:rsidRPr="00BC6FBD">
        <w:rPr>
          <w:color w:val="000000"/>
          <w:sz w:val="28"/>
          <w:szCs w:val="28"/>
          <w:lang w:val="vi-VN"/>
        </w:rPr>
        <w:t xml:space="preserve">chất Bảng 3; tiếp nhận hồ sơ và báo cáo Thủ tướng Chính phủ cho phép cấp, cấp lại, cấp điều chỉnh, gia hạn, thu hồi </w:t>
      </w:r>
      <w:r w:rsidRPr="00CF6003">
        <w:rPr>
          <w:color w:val="000000"/>
          <w:sz w:val="28"/>
          <w:szCs w:val="28"/>
          <w:lang w:val="vi-VN"/>
        </w:rPr>
        <w:t>G</w:t>
      </w:r>
      <w:r w:rsidRPr="00BC6FBD">
        <w:rPr>
          <w:color w:val="000000"/>
          <w:sz w:val="28"/>
          <w:szCs w:val="28"/>
          <w:lang w:val="vi-VN"/>
        </w:rPr>
        <w:t>iấy phép sản xuất, nhập khẩu, xuất khẩu hóa chất Bảng 1;</w:t>
      </w:r>
    </w:p>
    <w:p w14:paraId="08FC397E"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c) Quản lý việc sản xuất, kinh doanh, xuất khẩu, nhập khẩu, chế biến, sử </w:t>
      </w:r>
      <w:r w:rsidRPr="00E62572">
        <w:rPr>
          <w:color w:val="000000"/>
          <w:spacing w:val="-6"/>
          <w:sz w:val="28"/>
          <w:szCs w:val="28"/>
          <w:lang w:val="vi-VN"/>
        </w:rPr>
        <w:t>dụng, tàng trữ hóa chất thuộc diện kiểm soát của Công ước Cấm vũ khí hóa học;</w:t>
      </w:r>
      <w:r w:rsidRPr="00BC6FBD">
        <w:rPr>
          <w:color w:val="000000"/>
          <w:sz w:val="28"/>
          <w:szCs w:val="28"/>
          <w:lang w:val="vi-VN"/>
        </w:rPr>
        <w:t xml:space="preserve"> </w:t>
      </w:r>
    </w:p>
    <w:p w14:paraId="4F364D05"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d) Thực hiện việc thanh tra, kiểm tra các hoạt động sản xuất, kinh doanh, xuất khẩu, nhập khẩu, chế biến, sử dụng, tàng trữ hóa chất thuộc diện kiểm soát của Công ước Cấm vũ khí hóa học;  </w:t>
      </w:r>
    </w:p>
    <w:p w14:paraId="7135A622"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đ) Tổ chức tuyên truyền, phổ biến Công ước Cấm vũ khí hóa học và các văn bản quy phạm pháp luật có liên quan;</w:t>
      </w:r>
    </w:p>
    <w:p w14:paraId="32336714"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e) Chủ trì thực hiện hợp tác quốc tế trong khuôn khổ của Công ước Cấm vũ khí hóa học.</w:t>
      </w:r>
    </w:p>
    <w:p w14:paraId="79064680" w14:textId="77777777" w:rsidR="00FC1F11" w:rsidRPr="00CF6003"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3</w:t>
      </w:r>
      <w:bookmarkStart w:id="28" w:name="_Hlk147392909"/>
      <w:r w:rsidRPr="00BC6FBD">
        <w:rPr>
          <w:color w:val="000000"/>
          <w:sz w:val="28"/>
          <w:szCs w:val="28"/>
          <w:lang w:val="vi-VN"/>
        </w:rPr>
        <w:t>. Bộ Quốc phòng quản lý đạn dược, thiết bị tại điểm b và c khoản 1 Điều 4 Nghị định này; thực hiện việc quản lý, thanh tra, kiểm tra các hoạt động liên quan đến Công ước Cấm vũ khí hóa học trong các đơn vị thuộc Bộ Quốc phòng</w:t>
      </w:r>
      <w:r w:rsidRPr="00CF6003">
        <w:rPr>
          <w:color w:val="000000"/>
          <w:sz w:val="28"/>
          <w:szCs w:val="28"/>
          <w:lang w:val="vi-VN"/>
        </w:rPr>
        <w:t>.</w:t>
      </w:r>
    </w:p>
    <w:p w14:paraId="00CB8D59" w14:textId="77777777" w:rsidR="00FC1F11" w:rsidRPr="00CF6003"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4. Bộ Công an quản lý chất chống bạo loạn tại khoản 5 Điều 4 Nghị định này; thực hiện việc quản lý, thanh tra, kiểm tra các hoạt động liên quan đến Công ước Cấm vũ khí hóa học trong các đơn vị thuộc Bộ Công an</w:t>
      </w:r>
      <w:r w:rsidRPr="00CF6003">
        <w:rPr>
          <w:color w:val="000000"/>
          <w:sz w:val="28"/>
          <w:szCs w:val="28"/>
          <w:lang w:val="vi-VN"/>
        </w:rPr>
        <w:t>.</w:t>
      </w:r>
    </w:p>
    <w:p w14:paraId="1BFA31BA" w14:textId="77777777" w:rsidR="00FC1F11" w:rsidRPr="00CF6003"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5. Bộ Ngoại giao có trách nhiệm phối </w:t>
      </w:r>
      <w:bookmarkStart w:id="29" w:name="_Hlk139374008"/>
      <w:r w:rsidRPr="00BC6FBD">
        <w:rPr>
          <w:color w:val="000000"/>
          <w:sz w:val="28"/>
          <w:szCs w:val="28"/>
          <w:lang w:val="vi-VN"/>
        </w:rPr>
        <w:t xml:space="preserve">hợp trong việc cấp thị thực nhập cảnh cho thanh sát viên và trợ lý thanh sát của Tổ chức Cấm </w:t>
      </w:r>
      <w:r w:rsidR="00FE48F6" w:rsidRPr="00CF6003">
        <w:rPr>
          <w:color w:val="000000"/>
          <w:sz w:val="28"/>
          <w:szCs w:val="28"/>
          <w:lang w:val="vi-VN"/>
        </w:rPr>
        <w:t>v</w:t>
      </w:r>
      <w:r w:rsidRPr="00BC6FBD">
        <w:rPr>
          <w:color w:val="000000"/>
          <w:sz w:val="28"/>
          <w:szCs w:val="28"/>
          <w:lang w:val="vi-VN"/>
        </w:rPr>
        <w:t>ũ khí hóa học phù hợp các quy định của pháp luật Việt Nam</w:t>
      </w:r>
      <w:bookmarkEnd w:id="29"/>
      <w:r w:rsidRPr="00CF6003">
        <w:rPr>
          <w:color w:val="000000"/>
          <w:sz w:val="28"/>
          <w:szCs w:val="28"/>
          <w:lang w:val="vi-VN"/>
        </w:rPr>
        <w:t>.</w:t>
      </w:r>
    </w:p>
    <w:p w14:paraId="68526E5B" w14:textId="77777777" w:rsidR="00FC1F11" w:rsidRPr="00E62572"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E62572">
        <w:rPr>
          <w:color w:val="000000"/>
          <w:sz w:val="28"/>
          <w:szCs w:val="28"/>
          <w:lang w:val="vi-VN"/>
        </w:rPr>
        <w:t xml:space="preserve">6. Bộ Thông tin và Truyền thông xem xét, cấp giấy phép sử dụng tần số vô tuyến điện theo quy định của pháp luật Việt Nam đối với thiết bị phát sóng vô tuyến điện của Tổ chức Công ước thuộc </w:t>
      </w:r>
      <w:r w:rsidRPr="00E62572">
        <w:rPr>
          <w:iCs/>
          <w:color w:val="000000"/>
          <w:sz w:val="28"/>
          <w:szCs w:val="28"/>
          <w:lang w:val="vi-VN"/>
        </w:rPr>
        <w:t xml:space="preserve">Danh mục thiết bị thanh sát </w:t>
      </w:r>
      <w:r w:rsidRPr="00E62572">
        <w:rPr>
          <w:color w:val="000000"/>
          <w:sz w:val="28"/>
          <w:szCs w:val="28"/>
          <w:lang w:val="vi-VN"/>
        </w:rPr>
        <w:t xml:space="preserve">với các yêu cầu về vận hành và thông số kỹ thuật được phê duyệt bởi Hội nghị các </w:t>
      </w:r>
      <w:r w:rsidRPr="00CF6003">
        <w:rPr>
          <w:color w:val="000000"/>
          <w:sz w:val="28"/>
          <w:szCs w:val="28"/>
          <w:lang w:val="vi-VN"/>
        </w:rPr>
        <w:t>Q</w:t>
      </w:r>
      <w:r w:rsidRPr="00E62572">
        <w:rPr>
          <w:color w:val="000000"/>
          <w:sz w:val="28"/>
          <w:szCs w:val="28"/>
          <w:lang w:val="vi-VN"/>
        </w:rPr>
        <w:t xml:space="preserve">uốc gia </w:t>
      </w:r>
      <w:r w:rsidR="00FE48F6" w:rsidRPr="00CF6003">
        <w:rPr>
          <w:color w:val="000000"/>
          <w:sz w:val="28"/>
          <w:szCs w:val="28"/>
          <w:lang w:val="vi-VN"/>
        </w:rPr>
        <w:t>t</w:t>
      </w:r>
      <w:r w:rsidRPr="00E62572">
        <w:rPr>
          <w:color w:val="000000"/>
          <w:sz w:val="28"/>
          <w:szCs w:val="28"/>
          <w:lang w:val="vi-VN"/>
        </w:rPr>
        <w:t>hành viên, để đảm bảo thông tin liên lạc nội bộ trong thời gian Tổ chức Công ước tiến hành hoạt động thanh sát tại Việt Nam</w:t>
      </w:r>
      <w:bookmarkEnd w:id="28"/>
      <w:r w:rsidRPr="00E62572">
        <w:rPr>
          <w:color w:val="000000"/>
          <w:sz w:val="28"/>
          <w:szCs w:val="28"/>
          <w:lang w:val="vi-VN"/>
        </w:rPr>
        <w:t>.</w:t>
      </w:r>
    </w:p>
    <w:p w14:paraId="3D6090D5" w14:textId="77777777" w:rsidR="00FC1F11" w:rsidRPr="00BC6FBD" w:rsidRDefault="00FC1F11" w:rsidP="00E62572">
      <w:pPr>
        <w:pStyle w:val="NormalWeb"/>
        <w:widowControl w:val="0"/>
        <w:spacing w:before="240" w:beforeAutospacing="0" w:after="0" w:afterAutospacing="0"/>
        <w:ind w:firstLine="567"/>
        <w:jc w:val="both"/>
        <w:rPr>
          <w:b/>
          <w:bCs/>
          <w:color w:val="000000"/>
          <w:sz w:val="28"/>
          <w:szCs w:val="28"/>
          <w:lang w:val="vi-VN"/>
        </w:rPr>
      </w:pPr>
      <w:r w:rsidRPr="00BC6FBD">
        <w:rPr>
          <w:b/>
          <w:bCs/>
          <w:color w:val="000000"/>
          <w:sz w:val="28"/>
          <w:szCs w:val="28"/>
          <w:lang w:val="vi-VN"/>
        </w:rPr>
        <w:lastRenderedPageBreak/>
        <w:t xml:space="preserve">Điều 37. </w:t>
      </w:r>
      <w:bookmarkStart w:id="30" w:name="_Hlk45541732"/>
      <w:r w:rsidRPr="00BC6FBD">
        <w:rPr>
          <w:b/>
          <w:bCs/>
          <w:color w:val="000000"/>
          <w:sz w:val="28"/>
          <w:szCs w:val="28"/>
          <w:lang w:val="vi-VN"/>
        </w:rPr>
        <w:t xml:space="preserve">Trách nhiệm của Ủy ban nhân dân các cấp </w:t>
      </w:r>
      <w:bookmarkEnd w:id="30"/>
    </w:p>
    <w:p w14:paraId="3CA10F99" w14:textId="77777777" w:rsidR="00FC1F11" w:rsidRPr="00BC6FBD" w:rsidRDefault="00FC1F11" w:rsidP="00E62572">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1. Phối hợp với Cơ quan Quốc gia Việt Nam </w:t>
      </w:r>
      <w:r w:rsidR="00BE4603" w:rsidRPr="00CF6003">
        <w:rPr>
          <w:color w:val="000000"/>
          <w:sz w:val="28"/>
          <w:szCs w:val="28"/>
          <w:lang w:val="vi-VN"/>
        </w:rPr>
        <w:t>tiếp đón Đoàn thanh sát quốc tế</w:t>
      </w:r>
      <w:r w:rsidRPr="00BC6FBD">
        <w:rPr>
          <w:color w:val="000000"/>
          <w:sz w:val="28"/>
          <w:szCs w:val="28"/>
          <w:lang w:val="vi-VN"/>
        </w:rPr>
        <w:t xml:space="preserve"> đối với các cơ sở hóa chất Bảng và hóa chất DOC, DOC - PSF.</w:t>
      </w:r>
    </w:p>
    <w:p w14:paraId="09E040B8" w14:textId="77777777" w:rsidR="00FC1F11" w:rsidRPr="00BC6FBD" w:rsidRDefault="00FC1F11" w:rsidP="00E62572">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2. Phối hợp với Bộ Công Thương trong việc thực hiện thanh tra, kiểm tra, giải quyết khiếu nại, tố cáo, xử lý vi phạm về hoạt động hóa chất Bảng, hóa chất DOC, DOC - PSF đối với các đơn vị được cấp phép tại địa phương theo quy định của pháp luật và theo phân cấp quản lý.  </w:t>
      </w:r>
    </w:p>
    <w:p w14:paraId="7B1F880A" w14:textId="77777777" w:rsidR="00FC1F11" w:rsidRPr="00BC6FBD" w:rsidRDefault="00FC1F11" w:rsidP="00E62572">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3. Phối hợp với Bộ Công Thương tuyên truyền, phổ biến các quy định về quản lý hóa chất Bảng, hóa chất DOC, DOC - PSF tại địa phương theo quy định của pháp luật.</w:t>
      </w:r>
    </w:p>
    <w:p w14:paraId="03B2E67E" w14:textId="65EE25E7" w:rsidR="00FC1F11" w:rsidRPr="00BC6FBD" w:rsidRDefault="00FC1F11" w:rsidP="00E62572">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4. Tiếp nhận báo cáo định kỳ của các tổ chức, cá nhân sản xuất, kinh doanh, xuất khẩu, nhập khẩu, sử dụng, tồn trữ </w:t>
      </w:r>
      <w:r w:rsidR="00BB4983" w:rsidRPr="00BC6FBD">
        <w:rPr>
          <w:color w:val="000000"/>
          <w:sz w:val="28"/>
          <w:szCs w:val="28"/>
          <w:lang w:val="vi-VN"/>
        </w:rPr>
        <w:t>h</w:t>
      </w:r>
      <w:r w:rsidR="00BB4983" w:rsidRPr="005F7149">
        <w:rPr>
          <w:color w:val="000000"/>
          <w:sz w:val="28"/>
          <w:szCs w:val="28"/>
          <w:lang w:val="vi-VN"/>
        </w:rPr>
        <w:t>óa</w:t>
      </w:r>
      <w:r w:rsidR="00BB4983" w:rsidRPr="00BC6FBD">
        <w:rPr>
          <w:color w:val="000000"/>
          <w:sz w:val="28"/>
          <w:szCs w:val="28"/>
          <w:lang w:val="vi-VN"/>
        </w:rPr>
        <w:t xml:space="preserve"> </w:t>
      </w:r>
      <w:r w:rsidRPr="00BC6FBD">
        <w:rPr>
          <w:color w:val="000000"/>
          <w:sz w:val="28"/>
          <w:szCs w:val="28"/>
          <w:lang w:val="vi-VN"/>
        </w:rPr>
        <w:t xml:space="preserve">chất Bảng và sản xuất </w:t>
      </w:r>
      <w:r w:rsidR="00BB4983" w:rsidRPr="00BC6FBD">
        <w:rPr>
          <w:color w:val="000000"/>
          <w:sz w:val="28"/>
          <w:szCs w:val="28"/>
          <w:lang w:val="vi-VN"/>
        </w:rPr>
        <w:t>h</w:t>
      </w:r>
      <w:r w:rsidR="00BB4983" w:rsidRPr="005F7149">
        <w:rPr>
          <w:color w:val="000000"/>
          <w:sz w:val="28"/>
          <w:szCs w:val="28"/>
          <w:lang w:val="vi-VN"/>
        </w:rPr>
        <w:t>óa</w:t>
      </w:r>
      <w:r w:rsidR="00BB4983" w:rsidRPr="00BC6FBD">
        <w:rPr>
          <w:color w:val="000000"/>
          <w:sz w:val="28"/>
          <w:szCs w:val="28"/>
          <w:lang w:val="vi-VN"/>
        </w:rPr>
        <w:t xml:space="preserve"> </w:t>
      </w:r>
      <w:r w:rsidRPr="00BC6FBD">
        <w:rPr>
          <w:color w:val="000000"/>
          <w:sz w:val="28"/>
          <w:szCs w:val="28"/>
          <w:lang w:val="vi-VN"/>
        </w:rPr>
        <w:t>chất DOC, DOC-PSF tại địa phương.</w:t>
      </w:r>
    </w:p>
    <w:p w14:paraId="014110D2" w14:textId="77777777" w:rsidR="00BC6FBD" w:rsidRPr="00E62572" w:rsidRDefault="00BC6FBD" w:rsidP="00BC6FBD">
      <w:pPr>
        <w:pStyle w:val="Heading1"/>
        <w:keepNext w:val="0"/>
        <w:widowControl w:val="0"/>
        <w:rPr>
          <w:rFonts w:ascii="Times New Roman" w:hAnsi="Times New Roman"/>
          <w:color w:val="000000"/>
          <w:sz w:val="24"/>
          <w:szCs w:val="28"/>
          <w:lang w:val="vi-VN"/>
        </w:rPr>
      </w:pPr>
    </w:p>
    <w:p w14:paraId="382EFFBD" w14:textId="77777777" w:rsidR="00FC1F11" w:rsidRPr="00BC6FBD" w:rsidRDefault="00FC1F11" w:rsidP="00BC6FBD">
      <w:pPr>
        <w:pStyle w:val="Heading1"/>
        <w:keepNext w:val="0"/>
        <w:widowControl w:val="0"/>
        <w:rPr>
          <w:rFonts w:ascii="Times New Roman" w:hAnsi="Times New Roman"/>
          <w:color w:val="000000"/>
          <w:szCs w:val="28"/>
          <w:lang w:val="vi-VN"/>
        </w:rPr>
      </w:pPr>
      <w:r w:rsidRPr="00BC6FBD">
        <w:rPr>
          <w:rFonts w:ascii="Times New Roman" w:hAnsi="Times New Roman"/>
          <w:color w:val="000000"/>
          <w:szCs w:val="28"/>
          <w:lang w:val="vi-VN"/>
        </w:rPr>
        <w:t>Chương VI</w:t>
      </w:r>
    </w:p>
    <w:p w14:paraId="7E15B905" w14:textId="77777777" w:rsidR="00FC1F11" w:rsidRPr="00BC6FBD" w:rsidRDefault="00FC1F11" w:rsidP="00BC6FBD">
      <w:pPr>
        <w:pStyle w:val="Heading1"/>
        <w:keepNext w:val="0"/>
        <w:widowControl w:val="0"/>
        <w:rPr>
          <w:rFonts w:ascii="Times New Roman" w:hAnsi="Times New Roman"/>
          <w:color w:val="000000"/>
          <w:szCs w:val="28"/>
          <w:lang w:val="vi-VN"/>
        </w:rPr>
      </w:pPr>
      <w:bookmarkStart w:id="31" w:name="_Hlk45541758"/>
      <w:r w:rsidRPr="00BC6FBD">
        <w:rPr>
          <w:rFonts w:ascii="Times New Roman" w:hAnsi="Times New Roman"/>
          <w:color w:val="000000"/>
          <w:szCs w:val="28"/>
          <w:lang w:val="vi-VN"/>
        </w:rPr>
        <w:t>ĐIỀU KHOẢN THI HÀNH</w:t>
      </w:r>
    </w:p>
    <w:p w14:paraId="2267E570" w14:textId="77777777" w:rsidR="00FC1F11" w:rsidRPr="00E62572" w:rsidRDefault="00FC1F11" w:rsidP="00BC6FBD">
      <w:pPr>
        <w:rPr>
          <w:color w:val="000000"/>
          <w:sz w:val="10"/>
          <w:szCs w:val="28"/>
          <w:lang w:val="vi-VN" w:eastAsia="x-none"/>
        </w:rPr>
      </w:pPr>
    </w:p>
    <w:bookmarkEnd w:id="31"/>
    <w:p w14:paraId="06D9AD77" w14:textId="77777777" w:rsidR="00FC1F11" w:rsidRPr="00BC6FBD" w:rsidRDefault="00FC1F11" w:rsidP="00BC6FBD">
      <w:pPr>
        <w:pStyle w:val="BodyText"/>
        <w:spacing w:before="240" w:after="0" w:line="240" w:lineRule="auto"/>
        <w:ind w:firstLine="567"/>
        <w:rPr>
          <w:color w:val="000000"/>
          <w:sz w:val="28"/>
          <w:szCs w:val="28"/>
          <w:lang w:val="vi-VN"/>
        </w:rPr>
      </w:pPr>
      <w:r w:rsidRPr="00BC6FBD">
        <w:rPr>
          <w:b/>
          <w:bCs/>
          <w:color w:val="000000"/>
          <w:sz w:val="28"/>
          <w:szCs w:val="28"/>
          <w:lang w:val="vi-VN"/>
        </w:rPr>
        <w:t xml:space="preserve">Điều </w:t>
      </w:r>
      <w:r w:rsidRPr="00CF6003">
        <w:rPr>
          <w:b/>
          <w:bCs/>
          <w:color w:val="000000"/>
          <w:sz w:val="28"/>
          <w:szCs w:val="28"/>
          <w:lang w:val="vi-VN"/>
        </w:rPr>
        <w:t>3</w:t>
      </w:r>
      <w:r w:rsidRPr="00BC6FBD">
        <w:rPr>
          <w:b/>
          <w:bCs/>
          <w:color w:val="000000"/>
          <w:sz w:val="28"/>
          <w:szCs w:val="28"/>
          <w:lang w:val="vi-VN"/>
        </w:rPr>
        <w:t xml:space="preserve">8. Quy định chuyển tiếp </w:t>
      </w:r>
    </w:p>
    <w:p w14:paraId="67E07569" w14:textId="77777777" w:rsidR="00FC1F11" w:rsidRPr="00BC6FBD" w:rsidRDefault="00FC1F11" w:rsidP="00E62572">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1. Giấy phép nhập khẩu, xuất khẩu hóa chất Bảng được cấp trước ngày Nghị định này có hiệu lực thi hành tiếp tục được sử dụng cho đến khi hết hạn ghi trong </w:t>
      </w:r>
      <w:r w:rsidRPr="00CF6003">
        <w:rPr>
          <w:color w:val="000000"/>
          <w:sz w:val="28"/>
          <w:szCs w:val="28"/>
          <w:lang w:val="vi-VN"/>
        </w:rPr>
        <w:t>G</w:t>
      </w:r>
      <w:r w:rsidRPr="00BC6FBD">
        <w:rPr>
          <w:color w:val="000000"/>
          <w:sz w:val="28"/>
          <w:szCs w:val="28"/>
          <w:lang w:val="vi-VN"/>
        </w:rPr>
        <w:t>iấy phép.</w:t>
      </w:r>
    </w:p>
    <w:p w14:paraId="29052C6A" w14:textId="00E18CA7" w:rsidR="00FC1F11" w:rsidRPr="00BC6FBD" w:rsidRDefault="00FC1F11" w:rsidP="00E62572">
      <w:pPr>
        <w:pStyle w:val="NormalWeb"/>
        <w:widowControl w:val="0"/>
        <w:spacing w:before="240" w:beforeAutospacing="0" w:after="0" w:afterAutospacing="0"/>
        <w:ind w:firstLine="567"/>
        <w:jc w:val="both"/>
        <w:rPr>
          <w:color w:val="000000"/>
          <w:sz w:val="28"/>
          <w:szCs w:val="28"/>
          <w:lang w:val="vi-VN"/>
        </w:rPr>
      </w:pPr>
      <w:r w:rsidRPr="00BC6FBD">
        <w:rPr>
          <w:color w:val="000000"/>
          <w:sz w:val="28"/>
          <w:szCs w:val="28"/>
          <w:lang w:val="vi-VN"/>
        </w:rPr>
        <w:t xml:space="preserve">2. Giấy phép sản xuất, kinh doanh </w:t>
      </w:r>
      <w:r w:rsidR="00BB4983" w:rsidRPr="00BC6FBD">
        <w:rPr>
          <w:color w:val="000000"/>
          <w:sz w:val="28"/>
          <w:szCs w:val="28"/>
          <w:lang w:val="vi-VN"/>
        </w:rPr>
        <w:t>h</w:t>
      </w:r>
      <w:r w:rsidR="00BB4983" w:rsidRPr="005F7149">
        <w:rPr>
          <w:color w:val="000000"/>
          <w:sz w:val="28"/>
          <w:szCs w:val="28"/>
          <w:lang w:val="vi-VN"/>
        </w:rPr>
        <w:t>óa</w:t>
      </w:r>
      <w:r w:rsidR="00BB4983" w:rsidRPr="00BC6FBD">
        <w:rPr>
          <w:color w:val="000000"/>
          <w:sz w:val="28"/>
          <w:szCs w:val="28"/>
          <w:lang w:val="vi-VN"/>
        </w:rPr>
        <w:t xml:space="preserve"> </w:t>
      </w:r>
      <w:r w:rsidRPr="00BC6FBD">
        <w:rPr>
          <w:color w:val="000000"/>
          <w:sz w:val="28"/>
          <w:szCs w:val="28"/>
          <w:lang w:val="vi-VN"/>
        </w:rPr>
        <w:t xml:space="preserve">chất hạn chế sản xuất kinh doanh trong lĩnh vực công nghiệp đối với 03 </w:t>
      </w:r>
      <w:r w:rsidR="00BB4983" w:rsidRPr="00BC6FBD">
        <w:rPr>
          <w:color w:val="000000"/>
          <w:sz w:val="28"/>
          <w:szCs w:val="28"/>
          <w:lang w:val="vi-VN"/>
        </w:rPr>
        <w:t>h</w:t>
      </w:r>
      <w:r w:rsidR="00BB4983" w:rsidRPr="005F7149">
        <w:rPr>
          <w:color w:val="000000"/>
          <w:sz w:val="28"/>
          <w:szCs w:val="28"/>
          <w:lang w:val="vi-VN"/>
        </w:rPr>
        <w:t>óa</w:t>
      </w:r>
      <w:r w:rsidR="00BB4983" w:rsidRPr="00BC6FBD">
        <w:rPr>
          <w:color w:val="000000"/>
          <w:sz w:val="28"/>
          <w:szCs w:val="28"/>
          <w:lang w:val="vi-VN"/>
        </w:rPr>
        <w:t xml:space="preserve"> </w:t>
      </w:r>
      <w:r w:rsidRPr="00BC6FBD">
        <w:rPr>
          <w:color w:val="000000"/>
          <w:sz w:val="28"/>
          <w:szCs w:val="28"/>
          <w:lang w:val="vi-VN"/>
        </w:rPr>
        <w:t xml:space="preserve">chất: Arsenic trichloride, Cyanogen chloride, Hydrogen cyanide </w:t>
      </w:r>
      <w:r w:rsidRPr="00BC6FBD">
        <w:rPr>
          <w:noProof/>
          <w:color w:val="000000"/>
          <w:sz w:val="28"/>
          <w:szCs w:val="28"/>
          <w:lang w:val="vi-VN"/>
        </w:rPr>
        <w:t xml:space="preserve">được cấp trước khi Nghị định này có hiệu lực, được tiếp tục sử dụng trong </w:t>
      </w:r>
      <w:r w:rsidRPr="00CF6003">
        <w:rPr>
          <w:noProof/>
          <w:color w:val="000000"/>
          <w:sz w:val="28"/>
          <w:szCs w:val="28"/>
          <w:lang w:val="vi-VN"/>
        </w:rPr>
        <w:t>thời hạn</w:t>
      </w:r>
      <w:r w:rsidRPr="00BC6FBD">
        <w:rPr>
          <w:noProof/>
          <w:color w:val="000000"/>
          <w:sz w:val="28"/>
          <w:szCs w:val="28"/>
          <w:lang w:val="vi-VN"/>
        </w:rPr>
        <w:t xml:space="preserve"> 01 năm kể từ ngày Nghị định này có hiệu lực thi hành.</w:t>
      </w:r>
    </w:p>
    <w:p w14:paraId="4685AE3B" w14:textId="67DD9F95" w:rsidR="00FC1F11" w:rsidRPr="00BC6FBD" w:rsidRDefault="00FC1F11" w:rsidP="00E62572">
      <w:pPr>
        <w:pStyle w:val="NormalWeb"/>
        <w:widowControl w:val="0"/>
        <w:spacing w:before="240" w:beforeAutospacing="0" w:after="0" w:afterAutospacing="0"/>
        <w:ind w:firstLine="567"/>
        <w:jc w:val="both"/>
        <w:rPr>
          <w:noProof/>
          <w:color w:val="000000"/>
          <w:sz w:val="28"/>
          <w:szCs w:val="28"/>
          <w:lang w:val="vi-VN"/>
        </w:rPr>
      </w:pPr>
      <w:r w:rsidRPr="00BC6FBD">
        <w:rPr>
          <w:color w:val="000000"/>
          <w:sz w:val="28"/>
          <w:szCs w:val="28"/>
          <w:lang w:val="vi-VN"/>
        </w:rPr>
        <w:t xml:space="preserve">3. </w:t>
      </w:r>
      <w:r w:rsidRPr="00BC6FBD">
        <w:rPr>
          <w:noProof/>
          <w:color w:val="000000"/>
          <w:sz w:val="28"/>
          <w:szCs w:val="28"/>
          <w:lang w:val="vi-VN"/>
        </w:rPr>
        <w:t xml:space="preserve">Giấy chứng nhận đủ điều kiện sản xuất, kinh doanh hóa chất sản xuất, kinh doanh có điều kiện đối với các </w:t>
      </w:r>
      <w:r w:rsidR="00BB4983" w:rsidRPr="00BC6FBD">
        <w:rPr>
          <w:noProof/>
          <w:color w:val="000000"/>
          <w:sz w:val="28"/>
          <w:szCs w:val="28"/>
          <w:lang w:val="vi-VN"/>
        </w:rPr>
        <w:t>h</w:t>
      </w:r>
      <w:r w:rsidR="00BB4983" w:rsidRPr="005F7149">
        <w:rPr>
          <w:noProof/>
          <w:color w:val="000000"/>
          <w:sz w:val="28"/>
          <w:szCs w:val="28"/>
          <w:lang w:val="vi-VN"/>
        </w:rPr>
        <w:t>óa</w:t>
      </w:r>
      <w:r w:rsidR="00BB4983" w:rsidRPr="00BC6FBD">
        <w:rPr>
          <w:noProof/>
          <w:color w:val="000000"/>
          <w:sz w:val="28"/>
          <w:szCs w:val="28"/>
          <w:lang w:val="vi-VN"/>
        </w:rPr>
        <w:t xml:space="preserve"> </w:t>
      </w:r>
      <w:r w:rsidRPr="00BC6FBD">
        <w:rPr>
          <w:noProof/>
          <w:color w:val="000000"/>
          <w:sz w:val="28"/>
          <w:szCs w:val="28"/>
          <w:lang w:val="vi-VN"/>
        </w:rPr>
        <w:t xml:space="preserve">chất được bãi bỏ theo khoản 3 Điều 5 Nghị định này, được cấp trước khi Nghị định này có hiệu lực, được tiếp tục sử dụng trong </w:t>
      </w:r>
      <w:r w:rsidRPr="00CF6003">
        <w:rPr>
          <w:noProof/>
          <w:color w:val="000000"/>
          <w:sz w:val="28"/>
          <w:szCs w:val="28"/>
          <w:lang w:val="vi-VN"/>
        </w:rPr>
        <w:t>thời hạn</w:t>
      </w:r>
      <w:r w:rsidRPr="00BC6FBD">
        <w:rPr>
          <w:noProof/>
          <w:color w:val="000000"/>
          <w:sz w:val="28"/>
          <w:szCs w:val="28"/>
          <w:lang w:val="vi-VN"/>
        </w:rPr>
        <w:t xml:space="preserve"> 01 năm kể từ ngày Nghị định này có hiệu lực thi hành.</w:t>
      </w:r>
    </w:p>
    <w:p w14:paraId="1179F177" w14:textId="7FEBEA9C" w:rsidR="00FC1F11" w:rsidRPr="00BC6FBD" w:rsidRDefault="00FC1F11" w:rsidP="00E62572">
      <w:pPr>
        <w:pStyle w:val="NormalWeb"/>
        <w:widowControl w:val="0"/>
        <w:spacing w:before="240" w:beforeAutospacing="0" w:after="0" w:afterAutospacing="0"/>
        <w:ind w:firstLine="567"/>
        <w:jc w:val="both"/>
        <w:rPr>
          <w:color w:val="000000"/>
          <w:sz w:val="28"/>
          <w:szCs w:val="28"/>
          <w:lang w:val="vi-VN"/>
        </w:rPr>
      </w:pPr>
      <w:r w:rsidRPr="00BC6FBD">
        <w:rPr>
          <w:noProof/>
          <w:color w:val="000000"/>
          <w:sz w:val="28"/>
          <w:szCs w:val="28"/>
          <w:lang w:val="vi-VN"/>
        </w:rPr>
        <w:t xml:space="preserve">4. Thủ tục khai báo </w:t>
      </w:r>
      <w:r w:rsidR="00BB4983" w:rsidRPr="00BC6FBD">
        <w:rPr>
          <w:noProof/>
          <w:color w:val="000000"/>
          <w:sz w:val="28"/>
          <w:szCs w:val="28"/>
          <w:lang w:val="vi-VN"/>
        </w:rPr>
        <w:t>h</w:t>
      </w:r>
      <w:r w:rsidR="00BB4983" w:rsidRPr="005F7149">
        <w:rPr>
          <w:noProof/>
          <w:color w:val="000000"/>
          <w:sz w:val="28"/>
          <w:szCs w:val="28"/>
          <w:lang w:val="vi-VN"/>
        </w:rPr>
        <w:t>óa</w:t>
      </w:r>
      <w:r w:rsidR="00BB4983" w:rsidRPr="00BC6FBD">
        <w:rPr>
          <w:noProof/>
          <w:color w:val="000000"/>
          <w:sz w:val="28"/>
          <w:szCs w:val="28"/>
          <w:lang w:val="vi-VN"/>
        </w:rPr>
        <w:t xml:space="preserve"> </w:t>
      </w:r>
      <w:r w:rsidRPr="00BC6FBD">
        <w:rPr>
          <w:noProof/>
          <w:color w:val="000000"/>
          <w:sz w:val="28"/>
          <w:szCs w:val="28"/>
          <w:lang w:val="vi-VN"/>
        </w:rPr>
        <w:t xml:space="preserve">chất nhập khẩu đối với các </w:t>
      </w:r>
      <w:r w:rsidR="00735F35" w:rsidRPr="00BC6FBD">
        <w:rPr>
          <w:noProof/>
          <w:color w:val="000000"/>
          <w:sz w:val="28"/>
          <w:szCs w:val="28"/>
          <w:lang w:val="vi-VN"/>
        </w:rPr>
        <w:t>h</w:t>
      </w:r>
      <w:r w:rsidR="00735F35" w:rsidRPr="005F7149">
        <w:rPr>
          <w:noProof/>
          <w:color w:val="000000"/>
          <w:sz w:val="28"/>
          <w:szCs w:val="28"/>
          <w:lang w:val="vi-VN"/>
        </w:rPr>
        <w:t>óa</w:t>
      </w:r>
      <w:r w:rsidR="00735F35" w:rsidRPr="00BC6FBD">
        <w:rPr>
          <w:noProof/>
          <w:color w:val="000000"/>
          <w:sz w:val="28"/>
          <w:szCs w:val="28"/>
          <w:lang w:val="vi-VN"/>
        </w:rPr>
        <w:t xml:space="preserve"> </w:t>
      </w:r>
      <w:r w:rsidRPr="00BC6FBD">
        <w:rPr>
          <w:noProof/>
          <w:color w:val="000000"/>
          <w:sz w:val="28"/>
          <w:szCs w:val="28"/>
          <w:lang w:val="vi-VN"/>
        </w:rPr>
        <w:t>chất phải khai báo được bãi bỏ theo khoản 4 Điều 5 Nghị định này, được thực hiện trước khi Nghị định này có hiệu lực, tiếp tục có giá trị cho đến khi thực hiện xong thủ tục nhập khẩu.</w:t>
      </w:r>
    </w:p>
    <w:p w14:paraId="0E312884"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5. Cơ sở sản xuất, kinh doanh hóa chất Bảng rà soát để hoàn thiện điều kiện sản xuất, kinh doanh hóa chất Bảng quy định tại Nghị định này và phải đăng ký cấp </w:t>
      </w:r>
      <w:r w:rsidRPr="00CF6003">
        <w:rPr>
          <w:color w:val="000000"/>
          <w:sz w:val="28"/>
          <w:szCs w:val="28"/>
          <w:lang w:val="vi-VN"/>
        </w:rPr>
        <w:t>G</w:t>
      </w:r>
      <w:r w:rsidRPr="00BC6FBD">
        <w:rPr>
          <w:color w:val="000000"/>
          <w:sz w:val="28"/>
          <w:szCs w:val="28"/>
          <w:lang w:val="vi-VN"/>
        </w:rPr>
        <w:t xml:space="preserve">iấy phép sản xuất, kinh doanh hóa chất Bảng trong thời hạn 12 </w:t>
      </w:r>
      <w:r w:rsidRPr="00BC6FBD">
        <w:rPr>
          <w:color w:val="000000"/>
          <w:sz w:val="28"/>
          <w:szCs w:val="28"/>
          <w:lang w:val="vi-VN"/>
        </w:rPr>
        <w:lastRenderedPageBreak/>
        <w:t>tháng kể từ ngày Nghị định này có hiệu lực thi hành.</w:t>
      </w:r>
    </w:p>
    <w:p w14:paraId="0EEC11F8" w14:textId="714A007C"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6. Các quy định về báo cáo hoá chất Bảng, </w:t>
      </w:r>
      <w:del w:id="32" w:author="Tran Hanh Mr" w:date="2024-03-26T18:46:00Z">
        <w:r w:rsidRPr="00BC6FBD" w:rsidDel="00BF6711">
          <w:rPr>
            <w:color w:val="000000"/>
            <w:sz w:val="28"/>
            <w:szCs w:val="28"/>
            <w:lang w:val="vi-VN"/>
          </w:rPr>
          <w:delText xml:space="preserve">hoá </w:delText>
        </w:r>
      </w:del>
      <w:ins w:id="33" w:author="Tran Hanh Mr" w:date="2024-03-26T18:46:00Z">
        <w:r w:rsidR="00BF6711" w:rsidRPr="00BC6FBD">
          <w:rPr>
            <w:color w:val="000000"/>
            <w:sz w:val="28"/>
            <w:szCs w:val="28"/>
            <w:lang w:val="vi-VN"/>
          </w:rPr>
          <w:t>h</w:t>
        </w:r>
        <w:r w:rsidR="00BF6711" w:rsidRPr="00B74F50">
          <w:rPr>
            <w:color w:val="000000"/>
            <w:sz w:val="28"/>
            <w:szCs w:val="28"/>
            <w:lang w:val="vi-VN"/>
            <w:rPrChange w:id="34" w:author="Tran Hanh Mr" w:date="2024-03-26T18:47:00Z">
              <w:rPr>
                <w:color w:val="000000"/>
                <w:sz w:val="28"/>
                <w:szCs w:val="28"/>
              </w:rPr>
            </w:rPrChange>
          </w:rPr>
          <w:t>óa</w:t>
        </w:r>
        <w:r w:rsidR="00BF6711" w:rsidRPr="00BC6FBD">
          <w:rPr>
            <w:color w:val="000000"/>
            <w:sz w:val="28"/>
            <w:szCs w:val="28"/>
            <w:lang w:val="vi-VN"/>
          </w:rPr>
          <w:t xml:space="preserve"> </w:t>
        </w:r>
      </w:ins>
      <w:r w:rsidRPr="00BC6FBD">
        <w:rPr>
          <w:color w:val="000000"/>
          <w:sz w:val="28"/>
          <w:szCs w:val="28"/>
          <w:lang w:val="vi-VN"/>
        </w:rPr>
        <w:t xml:space="preserve">chất DOC, DOC </w:t>
      </w:r>
      <w:r w:rsidRPr="00CF6003">
        <w:rPr>
          <w:color w:val="000000"/>
          <w:sz w:val="28"/>
          <w:szCs w:val="28"/>
          <w:lang w:val="vi-VN"/>
        </w:rPr>
        <w:t>-</w:t>
      </w:r>
      <w:r w:rsidRPr="00BC6FBD">
        <w:rPr>
          <w:color w:val="000000"/>
          <w:sz w:val="28"/>
          <w:szCs w:val="28"/>
          <w:lang w:val="vi-VN"/>
        </w:rPr>
        <w:t xml:space="preserve"> PSF quy định tại mục c, khoản 2 các Điều 23, 24, 25, 26 Nghị định này thông qua </w:t>
      </w:r>
      <w:r w:rsidRPr="00E62572">
        <w:rPr>
          <w:color w:val="000000"/>
          <w:spacing w:val="-6"/>
          <w:sz w:val="28"/>
          <w:szCs w:val="28"/>
          <w:lang w:val="vi-VN"/>
        </w:rPr>
        <w:t xml:space="preserve">Cơ sở dữ liệu </w:t>
      </w:r>
      <w:r w:rsidR="0086773B" w:rsidRPr="00E62572">
        <w:rPr>
          <w:color w:val="000000"/>
          <w:spacing w:val="-6"/>
          <w:sz w:val="28"/>
          <w:szCs w:val="28"/>
          <w:lang w:val="vi-VN"/>
        </w:rPr>
        <w:t>h</w:t>
      </w:r>
      <w:r w:rsidR="0086773B" w:rsidRPr="00571740">
        <w:rPr>
          <w:color w:val="000000"/>
          <w:spacing w:val="-6"/>
          <w:sz w:val="28"/>
          <w:szCs w:val="28"/>
          <w:lang w:val="vi-VN"/>
        </w:rPr>
        <w:t>óa</w:t>
      </w:r>
      <w:r w:rsidR="0086773B" w:rsidRPr="00E62572">
        <w:rPr>
          <w:color w:val="000000"/>
          <w:spacing w:val="-6"/>
          <w:sz w:val="28"/>
          <w:szCs w:val="28"/>
          <w:lang w:val="vi-VN"/>
        </w:rPr>
        <w:t xml:space="preserve"> </w:t>
      </w:r>
      <w:r w:rsidRPr="00E62572">
        <w:rPr>
          <w:color w:val="000000"/>
          <w:spacing w:val="-6"/>
          <w:sz w:val="28"/>
          <w:szCs w:val="28"/>
          <w:lang w:val="vi-VN"/>
        </w:rPr>
        <w:t xml:space="preserve">chất quốc gia được áp dụng kể từ ngày 15 tháng </w:t>
      </w:r>
      <w:r w:rsidRPr="00CF6003">
        <w:rPr>
          <w:color w:val="000000"/>
          <w:spacing w:val="-6"/>
          <w:sz w:val="28"/>
          <w:szCs w:val="28"/>
          <w:lang w:val="vi-VN"/>
        </w:rPr>
        <w:t>0</w:t>
      </w:r>
      <w:r w:rsidRPr="00E62572">
        <w:rPr>
          <w:color w:val="000000"/>
          <w:spacing w:val="-6"/>
          <w:sz w:val="28"/>
          <w:szCs w:val="28"/>
          <w:lang w:val="vi-VN"/>
        </w:rPr>
        <w:t>2 năm 2025.</w:t>
      </w:r>
    </w:p>
    <w:p w14:paraId="117A0B8C" w14:textId="77777777" w:rsidR="00FC1F11" w:rsidRPr="00BC6FBD" w:rsidRDefault="00FC1F11" w:rsidP="00E62572">
      <w:pPr>
        <w:pStyle w:val="BodyText"/>
        <w:spacing w:before="240" w:after="0" w:line="262" w:lineRule="auto"/>
        <w:ind w:firstLine="567"/>
        <w:rPr>
          <w:color w:val="000000"/>
          <w:sz w:val="28"/>
          <w:szCs w:val="28"/>
          <w:lang w:val="vi-VN"/>
        </w:rPr>
      </w:pPr>
      <w:r w:rsidRPr="00BC6FBD">
        <w:rPr>
          <w:b/>
          <w:bCs/>
          <w:color w:val="000000"/>
          <w:sz w:val="28"/>
          <w:szCs w:val="28"/>
          <w:lang w:val="vi-VN"/>
        </w:rPr>
        <w:t>Điều 39. Điều khoản tham chiếu</w:t>
      </w:r>
    </w:p>
    <w:p w14:paraId="1219B308" w14:textId="77777777" w:rsidR="00FC1F11" w:rsidRPr="00BC6FBD" w:rsidRDefault="00FC1F11" w:rsidP="00E62572">
      <w:pPr>
        <w:pStyle w:val="BodyText"/>
        <w:spacing w:before="240" w:after="0" w:line="262" w:lineRule="auto"/>
        <w:ind w:firstLine="567"/>
        <w:rPr>
          <w:color w:val="000000"/>
          <w:sz w:val="28"/>
          <w:szCs w:val="28"/>
          <w:lang w:val="vi-VN"/>
        </w:rPr>
      </w:pPr>
      <w:r w:rsidRPr="00BC6FBD">
        <w:rPr>
          <w:color w:val="000000"/>
          <w:sz w:val="28"/>
          <w:szCs w:val="28"/>
          <w:lang w:val="vi-VN"/>
        </w:rPr>
        <w:t>Trong trường hợp các văn bản được viện dẫn trong Nghị định này có sự thay đổi, bổ sung hoặc được thay thế thì áp dụng theo văn bản mới.</w:t>
      </w:r>
    </w:p>
    <w:p w14:paraId="7EF60415" w14:textId="77777777" w:rsidR="00FC1F11" w:rsidRPr="00BC6FBD" w:rsidRDefault="00FC1F11" w:rsidP="00E62572">
      <w:pPr>
        <w:pStyle w:val="NormalWeb"/>
        <w:widowControl w:val="0"/>
        <w:spacing w:before="240" w:beforeAutospacing="0" w:after="0" w:afterAutospacing="0" w:line="262" w:lineRule="auto"/>
        <w:ind w:firstLine="567"/>
        <w:jc w:val="both"/>
        <w:rPr>
          <w:b/>
          <w:bCs/>
          <w:color w:val="000000"/>
          <w:sz w:val="28"/>
          <w:szCs w:val="28"/>
          <w:lang w:val="vi-VN"/>
        </w:rPr>
      </w:pPr>
      <w:r w:rsidRPr="00BC6FBD">
        <w:rPr>
          <w:b/>
          <w:bCs/>
          <w:color w:val="000000"/>
          <w:sz w:val="28"/>
          <w:szCs w:val="28"/>
          <w:lang w:val="vi-VN"/>
        </w:rPr>
        <w:t>Điều 40. Hiệu lực thi hành</w:t>
      </w:r>
    </w:p>
    <w:p w14:paraId="3F079317" w14:textId="2FB28CF2"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1. Nghị định này có hiệu lực thi hành từ ngày </w:t>
      </w:r>
      <w:r w:rsidR="00571740" w:rsidRPr="00571740">
        <w:rPr>
          <w:color w:val="000000"/>
          <w:sz w:val="28"/>
          <w:szCs w:val="28"/>
          <w:lang w:val="vi-VN"/>
        </w:rPr>
        <w:t>19</w:t>
      </w:r>
      <w:r w:rsidRPr="00BC6FBD">
        <w:rPr>
          <w:color w:val="000000"/>
          <w:sz w:val="28"/>
          <w:szCs w:val="28"/>
          <w:lang w:val="vi-VN"/>
        </w:rPr>
        <w:t xml:space="preserve"> tháng </w:t>
      </w:r>
      <w:r w:rsidR="00571740" w:rsidRPr="00571740">
        <w:rPr>
          <w:color w:val="000000"/>
          <w:sz w:val="28"/>
          <w:szCs w:val="28"/>
          <w:lang w:val="vi-VN"/>
        </w:rPr>
        <w:t>5</w:t>
      </w:r>
      <w:r w:rsidRPr="00BC6FBD">
        <w:rPr>
          <w:color w:val="000000"/>
          <w:sz w:val="28"/>
          <w:szCs w:val="28"/>
          <w:lang w:val="vi-VN"/>
        </w:rPr>
        <w:t xml:space="preserve"> năm </w:t>
      </w:r>
      <w:r w:rsidR="00BE4603" w:rsidRPr="00CF6003">
        <w:rPr>
          <w:color w:val="000000"/>
          <w:sz w:val="28"/>
          <w:szCs w:val="28"/>
          <w:lang w:val="vi-VN"/>
        </w:rPr>
        <w:t>2024</w:t>
      </w:r>
      <w:r w:rsidRPr="00BC6FBD">
        <w:rPr>
          <w:color w:val="000000"/>
          <w:sz w:val="28"/>
          <w:szCs w:val="28"/>
          <w:lang w:val="vi-VN"/>
        </w:rPr>
        <w:t>.</w:t>
      </w:r>
    </w:p>
    <w:p w14:paraId="20A29DC4"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2. Nghị định này thay thế các văn bản quy phạm pháp luật; điểm, khoản, điều của các văn bản quy phạm pháp luật sau đây:</w:t>
      </w:r>
    </w:p>
    <w:p w14:paraId="198B3BD3"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a) Nghị định số 38/2014/NĐ-CP ngày 06 tháng 5 năm 2014 của Chính phủ về quản lý hóa chất thuộc diện kiểm soát của Công ước cấm phát triển, sản xuất, tàng trữ, sử dụng và phá hủy vũ khí hóa học; </w:t>
      </w:r>
    </w:p>
    <w:p w14:paraId="0D82DC68"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FE48F6">
        <w:rPr>
          <w:color w:val="000000"/>
          <w:spacing w:val="-6"/>
          <w:sz w:val="28"/>
          <w:szCs w:val="28"/>
          <w:lang w:val="vi-VN"/>
        </w:rPr>
        <w:t>b) Điều 9, điểm a khoản 2 Điều 47 Nghị định số 77/2016/NĐ-CP ngày 01</w:t>
      </w:r>
      <w:r w:rsidRPr="00BC6FBD">
        <w:rPr>
          <w:color w:val="000000"/>
          <w:sz w:val="28"/>
          <w:szCs w:val="28"/>
          <w:lang w:val="vi-VN"/>
        </w:rPr>
        <w:t xml:space="preserve">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w:t>
      </w:r>
    </w:p>
    <w:p w14:paraId="704E3195" w14:textId="77777777" w:rsidR="00FC1F11" w:rsidRPr="00BC6FBD"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FE48F6">
        <w:rPr>
          <w:color w:val="000000"/>
          <w:spacing w:val="-6"/>
          <w:sz w:val="28"/>
          <w:szCs w:val="28"/>
          <w:lang w:val="vi-VN"/>
        </w:rPr>
        <w:t>c) Điều 12 và 13 Nghị định số 08/2018/NĐ-CP ngày 15 tháng 01 năm 2018</w:t>
      </w:r>
      <w:r w:rsidRPr="00BC6FBD">
        <w:rPr>
          <w:color w:val="000000"/>
          <w:sz w:val="28"/>
          <w:szCs w:val="28"/>
          <w:lang w:val="vi-VN"/>
        </w:rPr>
        <w:t xml:space="preserve"> của Chính phủ sửa đổi một số Nghị định liên quan đến điều kiện đầu tư kinh doanh thuộc phạm vi quản lý nhà nước của Bộ Công Thương; </w:t>
      </w:r>
    </w:p>
    <w:p w14:paraId="02D11CFD" w14:textId="77777777" w:rsidR="00FC1F11" w:rsidRPr="00CF6003" w:rsidRDefault="00FC1F11" w:rsidP="00E62572">
      <w:pPr>
        <w:pStyle w:val="NormalWeb"/>
        <w:widowControl w:val="0"/>
        <w:spacing w:before="240" w:beforeAutospacing="0" w:after="0" w:afterAutospacing="0" w:line="262" w:lineRule="auto"/>
        <w:ind w:firstLine="567"/>
        <w:jc w:val="both"/>
        <w:rPr>
          <w:color w:val="000000"/>
          <w:sz w:val="28"/>
          <w:szCs w:val="28"/>
          <w:lang w:val="vi-VN"/>
        </w:rPr>
      </w:pPr>
      <w:r w:rsidRPr="00BC6FBD">
        <w:rPr>
          <w:color w:val="000000"/>
          <w:sz w:val="28"/>
          <w:szCs w:val="28"/>
          <w:lang w:val="vi-VN"/>
        </w:rPr>
        <w:t xml:space="preserve">d) Điều 6 và 7 Nghị định số 17/2020/NĐ-CP ngày 05 tháng 02 năm 2020 của Chính phủ sửa đổi, bổ sung một số điều của các Nghị định liên quan đến </w:t>
      </w:r>
      <w:r w:rsidRPr="00E62572">
        <w:rPr>
          <w:color w:val="000000"/>
          <w:spacing w:val="-10"/>
          <w:sz w:val="28"/>
          <w:szCs w:val="28"/>
          <w:lang w:val="vi-VN"/>
        </w:rPr>
        <w:t>điều kiện đầu tư kinh doanh thuộc lĩnh vực quản lý nhà nước của Bộ Công Thươn</w:t>
      </w:r>
      <w:r w:rsidRPr="00BC6FBD">
        <w:rPr>
          <w:color w:val="000000"/>
          <w:sz w:val="28"/>
          <w:szCs w:val="28"/>
          <w:lang w:val="vi-VN"/>
        </w:rPr>
        <w:t>g</w:t>
      </w:r>
      <w:r w:rsidR="00FE48F6" w:rsidRPr="00CF6003">
        <w:rPr>
          <w:color w:val="000000"/>
          <w:sz w:val="28"/>
          <w:szCs w:val="28"/>
          <w:lang w:val="vi-VN"/>
        </w:rPr>
        <w:t>.</w:t>
      </w:r>
    </w:p>
    <w:p w14:paraId="2B51D321" w14:textId="77777777" w:rsidR="00A059FF" w:rsidRPr="00CF6003" w:rsidRDefault="00A059FF" w:rsidP="00E62572">
      <w:pPr>
        <w:pStyle w:val="NormalWeb"/>
        <w:widowControl w:val="0"/>
        <w:spacing w:before="240" w:beforeAutospacing="0" w:after="0" w:afterAutospacing="0" w:line="262" w:lineRule="auto"/>
        <w:ind w:firstLine="567"/>
        <w:jc w:val="both"/>
        <w:rPr>
          <w:color w:val="000000"/>
          <w:sz w:val="28"/>
          <w:szCs w:val="28"/>
          <w:lang w:val="vi-VN"/>
        </w:rPr>
      </w:pPr>
      <w:r w:rsidRPr="00CF6003">
        <w:rPr>
          <w:color w:val="000000"/>
          <w:sz w:val="28"/>
          <w:szCs w:val="28"/>
          <w:lang w:val="vi-VN"/>
        </w:rPr>
        <w:t xml:space="preserve">3. </w:t>
      </w:r>
      <w:bookmarkStart w:id="35" w:name="_Hlk147392197"/>
      <w:r w:rsidRPr="00CF6003">
        <w:rPr>
          <w:color w:val="000000"/>
          <w:sz w:val="28"/>
          <w:szCs w:val="28"/>
          <w:lang w:val="vi-VN"/>
        </w:rPr>
        <w:t xml:space="preserve">Bãi bỏ Quyết định số 76/2002/QĐ-TTg ngày 14 tháng 6 năm 2002 của Thủ tướng Chính phủ về việc thành lập Tổ công tác thực hiện Công ước cấm phát triển, sản xuất, tàng trữ, sử dụng vũ khí hoá học và phá huỷ các loại vũ khí này (Công ước </w:t>
      </w:r>
      <w:r w:rsidR="00A70ECC" w:rsidRPr="00CF6003">
        <w:rPr>
          <w:color w:val="000000"/>
          <w:sz w:val="28"/>
          <w:szCs w:val="28"/>
          <w:lang w:val="vi-VN"/>
        </w:rPr>
        <w:t>C</w:t>
      </w:r>
      <w:r w:rsidRPr="00CF6003">
        <w:rPr>
          <w:color w:val="000000"/>
          <w:sz w:val="28"/>
          <w:szCs w:val="28"/>
          <w:lang w:val="vi-VN"/>
        </w:rPr>
        <w:t>ấm vũ khí hoá học)</w:t>
      </w:r>
      <w:bookmarkEnd w:id="35"/>
      <w:r w:rsidRPr="00CF6003">
        <w:rPr>
          <w:color w:val="000000"/>
          <w:sz w:val="28"/>
          <w:szCs w:val="28"/>
          <w:lang w:val="vi-VN"/>
        </w:rPr>
        <w:t>.</w:t>
      </w:r>
    </w:p>
    <w:p w14:paraId="7D1D5BD3" w14:textId="77777777" w:rsidR="00B2515C" w:rsidRPr="00BC6FBD" w:rsidRDefault="00B2515C" w:rsidP="00BC6FBD">
      <w:pPr>
        <w:pStyle w:val="NormalWeb"/>
        <w:widowControl w:val="0"/>
        <w:spacing w:before="240" w:beforeAutospacing="0" w:after="0" w:afterAutospacing="0"/>
        <w:ind w:firstLine="567"/>
        <w:jc w:val="both"/>
        <w:rPr>
          <w:b/>
          <w:bCs/>
          <w:color w:val="000000"/>
          <w:sz w:val="28"/>
          <w:szCs w:val="28"/>
          <w:lang w:val="vi-VN"/>
        </w:rPr>
      </w:pPr>
      <w:bookmarkStart w:id="36" w:name="_Toc448878937"/>
      <w:r w:rsidRPr="00BC6FBD">
        <w:rPr>
          <w:b/>
          <w:bCs/>
          <w:color w:val="000000"/>
          <w:sz w:val="28"/>
          <w:szCs w:val="28"/>
          <w:lang w:val="vi-VN"/>
        </w:rPr>
        <w:t xml:space="preserve">Điều </w:t>
      </w:r>
      <w:r w:rsidR="00056DAB" w:rsidRPr="00BC6FBD">
        <w:rPr>
          <w:b/>
          <w:bCs/>
          <w:color w:val="000000"/>
          <w:sz w:val="28"/>
          <w:szCs w:val="28"/>
          <w:lang w:val="vi-VN"/>
        </w:rPr>
        <w:t>4</w:t>
      </w:r>
      <w:r w:rsidR="00C72D2E" w:rsidRPr="00BC6FBD">
        <w:rPr>
          <w:b/>
          <w:bCs/>
          <w:color w:val="000000"/>
          <w:sz w:val="28"/>
          <w:szCs w:val="28"/>
          <w:lang w:val="vi-VN"/>
        </w:rPr>
        <w:t>1</w:t>
      </w:r>
      <w:r w:rsidRPr="00BC6FBD">
        <w:rPr>
          <w:b/>
          <w:bCs/>
          <w:color w:val="000000"/>
          <w:sz w:val="28"/>
          <w:szCs w:val="28"/>
          <w:lang w:val="vi-VN"/>
        </w:rPr>
        <w:t>. Tổ chức thực hiện</w:t>
      </w:r>
      <w:bookmarkEnd w:id="36"/>
    </w:p>
    <w:p w14:paraId="6A589F64" w14:textId="77777777" w:rsidR="00B2515C" w:rsidRPr="00BC6FBD" w:rsidRDefault="00B2515C" w:rsidP="00BC6FBD">
      <w:pPr>
        <w:pStyle w:val="NormalWeb"/>
        <w:widowControl w:val="0"/>
        <w:spacing w:before="240" w:beforeAutospacing="0" w:after="0" w:afterAutospacing="0"/>
        <w:ind w:firstLine="567"/>
        <w:jc w:val="both"/>
        <w:rPr>
          <w:color w:val="000000"/>
          <w:sz w:val="28"/>
          <w:szCs w:val="28"/>
          <w:lang w:val="vi-VN" w:eastAsia="vi-VN"/>
        </w:rPr>
      </w:pPr>
      <w:r w:rsidRPr="00BC6FBD">
        <w:rPr>
          <w:color w:val="000000"/>
          <w:sz w:val="28"/>
          <w:szCs w:val="28"/>
          <w:lang w:val="vi-VN" w:eastAsia="vi-VN"/>
        </w:rPr>
        <w:t xml:space="preserve">Các Bộ trưởng, Thủ </w:t>
      </w:r>
      <w:r w:rsidRPr="00BC6FBD">
        <w:rPr>
          <w:color w:val="000000"/>
          <w:sz w:val="28"/>
          <w:szCs w:val="28"/>
          <w:lang w:val="vi-VN"/>
        </w:rPr>
        <w:t>tr</w:t>
      </w:r>
      <w:r w:rsidRPr="00BC6FBD">
        <w:rPr>
          <w:color w:val="000000"/>
          <w:sz w:val="28"/>
          <w:szCs w:val="28"/>
          <w:lang w:val="vi-VN" w:eastAsia="vi-VN"/>
        </w:rPr>
        <w:t xml:space="preserve">ưởng cơ quan ngang bộ, Thủ trưởng cơ quan thuộc Chính phủ, </w:t>
      </w:r>
      <w:r w:rsidRPr="00BC6FBD">
        <w:rPr>
          <w:color w:val="000000"/>
          <w:sz w:val="28"/>
          <w:szCs w:val="28"/>
          <w:lang w:val="vi-VN"/>
        </w:rPr>
        <w:t>Chủ</w:t>
      </w:r>
      <w:r w:rsidRPr="00BC6FBD">
        <w:rPr>
          <w:color w:val="000000"/>
          <w:sz w:val="28"/>
          <w:szCs w:val="28"/>
          <w:lang w:val="vi-VN" w:eastAsia="vi-VN"/>
        </w:rPr>
        <w:t xml:space="preserve"> tịch </w:t>
      </w:r>
      <w:r w:rsidRPr="00BC6FBD">
        <w:rPr>
          <w:color w:val="000000"/>
          <w:sz w:val="28"/>
          <w:szCs w:val="28"/>
          <w:lang w:val="vi-VN"/>
        </w:rPr>
        <w:t xml:space="preserve">Ủy </w:t>
      </w:r>
      <w:r w:rsidRPr="00BC6FBD">
        <w:rPr>
          <w:color w:val="000000"/>
          <w:sz w:val="28"/>
          <w:szCs w:val="28"/>
          <w:lang w:val="vi-VN" w:eastAsia="vi-VN"/>
        </w:rPr>
        <w:t xml:space="preserve">ban nhân dân tỉnh, thành phố trực thuộc trung ương, </w:t>
      </w:r>
      <w:r w:rsidRPr="00BC6FBD">
        <w:rPr>
          <w:color w:val="000000"/>
          <w:sz w:val="28"/>
          <w:szCs w:val="28"/>
          <w:lang w:val="vi-VN" w:eastAsia="vi-VN"/>
        </w:rPr>
        <w:lastRenderedPageBreak/>
        <w:t>các cơ quan, tổ chức và cá nhân có liên quan chịu trách nhiệm thi hành Nghị định này.</w:t>
      </w:r>
    </w:p>
    <w:p w14:paraId="64E7B557" w14:textId="77777777" w:rsidR="00FC1F11" w:rsidRPr="00E62572" w:rsidRDefault="00FC1F11" w:rsidP="00BC6FBD">
      <w:pPr>
        <w:pStyle w:val="NormalWeb"/>
        <w:widowControl w:val="0"/>
        <w:spacing w:before="120" w:beforeAutospacing="0" w:after="0" w:afterAutospacing="0"/>
        <w:ind w:firstLine="720"/>
        <w:jc w:val="both"/>
        <w:rPr>
          <w:color w:val="000000"/>
          <w:sz w:val="36"/>
          <w:szCs w:val="28"/>
          <w:lang w:val="vi-VN" w:eastAsia="vi-VN"/>
        </w:rPr>
      </w:pPr>
    </w:p>
    <w:tbl>
      <w:tblPr>
        <w:tblW w:w="0" w:type="auto"/>
        <w:tblLayout w:type="fixed"/>
        <w:tblCellMar>
          <w:left w:w="0" w:type="dxa"/>
          <w:right w:w="0" w:type="dxa"/>
        </w:tblCellMar>
        <w:tblLook w:val="04A0" w:firstRow="1" w:lastRow="0" w:firstColumn="1" w:lastColumn="0" w:noHBand="0" w:noVBand="1"/>
      </w:tblPr>
      <w:tblGrid>
        <w:gridCol w:w="5637"/>
        <w:gridCol w:w="3543"/>
      </w:tblGrid>
      <w:tr w:rsidR="00656B70" w:rsidRPr="00BC6FBD" w14:paraId="50B9FE05" w14:textId="77777777" w:rsidTr="00790E5A">
        <w:tc>
          <w:tcPr>
            <w:tcW w:w="5637" w:type="dxa"/>
            <w:tcMar>
              <w:top w:w="0" w:type="dxa"/>
              <w:left w:w="108" w:type="dxa"/>
              <w:bottom w:w="0" w:type="dxa"/>
              <w:right w:w="108" w:type="dxa"/>
            </w:tcMar>
            <w:hideMark/>
          </w:tcPr>
          <w:p w14:paraId="2824A7AB" w14:textId="77777777" w:rsidR="00446B17" w:rsidRPr="00CF6003" w:rsidRDefault="00B2515C" w:rsidP="00BC6FBD">
            <w:pPr>
              <w:widowControl w:val="0"/>
              <w:rPr>
                <w:color w:val="000000"/>
                <w:sz w:val="22"/>
                <w:szCs w:val="28"/>
                <w:lang w:val="vi-VN" w:eastAsia="vi-VN"/>
              </w:rPr>
            </w:pPr>
            <w:r w:rsidRPr="00446B17">
              <w:rPr>
                <w:b/>
                <w:bCs/>
                <w:i/>
                <w:iCs/>
                <w:color w:val="000000"/>
                <w:szCs w:val="28"/>
                <w:lang w:val="vi-VN" w:eastAsia="vi-VN"/>
              </w:rPr>
              <w:t>Nơi nhận:</w:t>
            </w:r>
            <w:r w:rsidRPr="00BC6FBD">
              <w:rPr>
                <w:b/>
                <w:bCs/>
                <w:i/>
                <w:iCs/>
                <w:color w:val="000000"/>
                <w:sz w:val="22"/>
                <w:szCs w:val="28"/>
                <w:lang w:val="vi-VN" w:eastAsia="vi-VN"/>
              </w:rPr>
              <w:br/>
            </w:r>
            <w:r w:rsidRPr="00BC6FBD">
              <w:rPr>
                <w:color w:val="000000"/>
                <w:sz w:val="22"/>
                <w:szCs w:val="28"/>
                <w:lang w:val="vi-VN" w:eastAsia="vi-VN"/>
              </w:rPr>
              <w:t>- Ban Bí thư Trung ương Đảng;</w:t>
            </w:r>
            <w:r w:rsidRPr="00BC6FBD">
              <w:rPr>
                <w:color w:val="000000"/>
                <w:sz w:val="22"/>
                <w:szCs w:val="28"/>
                <w:lang w:val="vi-VN" w:eastAsia="vi-VN"/>
              </w:rPr>
              <w:br/>
              <w:t>- Thủ tướng, các Phó Thủ tướng Chính phủ;</w:t>
            </w:r>
            <w:r w:rsidRPr="00BC6FBD">
              <w:rPr>
                <w:color w:val="000000"/>
                <w:sz w:val="22"/>
                <w:szCs w:val="28"/>
                <w:lang w:val="vi-VN" w:eastAsia="vi-VN"/>
              </w:rPr>
              <w:br/>
              <w:t>- Các bộ, cơ quan ngang bộ, cơ quan thuộc Chính phủ;</w:t>
            </w:r>
            <w:r w:rsidRPr="00BC6FBD">
              <w:rPr>
                <w:color w:val="000000"/>
                <w:sz w:val="22"/>
                <w:szCs w:val="28"/>
                <w:lang w:val="vi-VN" w:eastAsia="vi-VN"/>
              </w:rPr>
              <w:br/>
              <w:t>- HĐND, UBND các tỉnh, thành phố trực thuộc trung ương;</w:t>
            </w:r>
            <w:r w:rsidRPr="00BC6FBD">
              <w:rPr>
                <w:color w:val="000000"/>
                <w:sz w:val="22"/>
                <w:szCs w:val="28"/>
                <w:lang w:val="vi-VN" w:eastAsia="vi-VN"/>
              </w:rPr>
              <w:br/>
            </w:r>
            <w:r w:rsidRPr="00BC6FBD">
              <w:rPr>
                <w:color w:val="000000"/>
                <w:sz w:val="22"/>
                <w:szCs w:val="28"/>
                <w:lang w:val="vi-VN"/>
              </w:rPr>
              <w:t xml:space="preserve">- </w:t>
            </w:r>
            <w:r w:rsidRPr="00BC6FBD">
              <w:rPr>
                <w:color w:val="000000"/>
                <w:sz w:val="22"/>
                <w:szCs w:val="28"/>
                <w:lang w:val="vi-VN" w:eastAsia="vi-VN"/>
              </w:rPr>
              <w:t>Văn phòng Trung ương và các Ban của Đảng;</w:t>
            </w:r>
            <w:r w:rsidRPr="00BC6FBD">
              <w:rPr>
                <w:color w:val="000000"/>
                <w:sz w:val="22"/>
                <w:szCs w:val="28"/>
                <w:lang w:val="vi-VN" w:eastAsia="vi-VN"/>
              </w:rPr>
              <w:br/>
              <w:t>- Văn phòng Tổng Bí thư;</w:t>
            </w:r>
            <w:r w:rsidRPr="00BC6FBD">
              <w:rPr>
                <w:color w:val="000000"/>
                <w:sz w:val="22"/>
                <w:szCs w:val="28"/>
                <w:lang w:val="vi-VN" w:eastAsia="vi-VN"/>
              </w:rPr>
              <w:br/>
              <w:t>- Văn phòng Chủ tịch nước;</w:t>
            </w:r>
            <w:r w:rsidRPr="00BC6FBD">
              <w:rPr>
                <w:color w:val="000000"/>
                <w:sz w:val="22"/>
                <w:szCs w:val="28"/>
                <w:lang w:val="vi-VN" w:eastAsia="vi-VN"/>
              </w:rPr>
              <w:br/>
              <w:t>- Hội đồng Dân tộc và các Ủy ban của Quốc hội;</w:t>
            </w:r>
            <w:r w:rsidRPr="00BC6FBD">
              <w:rPr>
                <w:color w:val="000000"/>
                <w:sz w:val="22"/>
                <w:szCs w:val="28"/>
                <w:lang w:val="vi-VN" w:eastAsia="vi-VN"/>
              </w:rPr>
              <w:br/>
              <w:t>- Văn phòng Quốc hội;</w:t>
            </w:r>
            <w:r w:rsidRPr="00BC6FBD">
              <w:rPr>
                <w:color w:val="000000"/>
                <w:sz w:val="22"/>
                <w:szCs w:val="28"/>
                <w:lang w:val="vi-VN" w:eastAsia="vi-VN"/>
              </w:rPr>
              <w:br/>
              <w:t>- Tòa án nhân dân tối cao;</w:t>
            </w:r>
            <w:r w:rsidRPr="00BC6FBD">
              <w:rPr>
                <w:color w:val="000000"/>
                <w:sz w:val="22"/>
                <w:szCs w:val="28"/>
                <w:lang w:val="vi-VN" w:eastAsia="vi-VN"/>
              </w:rPr>
              <w:br/>
              <w:t>- Viện kiểm sát nhân dân tối cao;</w:t>
            </w:r>
            <w:r w:rsidRPr="00BC6FBD">
              <w:rPr>
                <w:color w:val="000000"/>
                <w:sz w:val="22"/>
                <w:szCs w:val="28"/>
                <w:lang w:val="vi-VN" w:eastAsia="vi-VN"/>
              </w:rPr>
              <w:br/>
              <w:t>- Kiểm toán nhà nước;</w:t>
            </w:r>
            <w:r w:rsidRPr="00BC6FBD">
              <w:rPr>
                <w:color w:val="000000"/>
                <w:sz w:val="22"/>
                <w:szCs w:val="28"/>
                <w:lang w:val="vi-VN" w:eastAsia="vi-VN"/>
              </w:rPr>
              <w:br/>
              <w:t xml:space="preserve">- Ủy ban Giám sát tài chính </w:t>
            </w:r>
            <w:r w:rsidR="00446B17" w:rsidRPr="00CF6003">
              <w:rPr>
                <w:color w:val="000000"/>
                <w:sz w:val="22"/>
                <w:szCs w:val="28"/>
                <w:lang w:val="vi-VN" w:eastAsia="vi-VN"/>
              </w:rPr>
              <w:t>q</w:t>
            </w:r>
            <w:r w:rsidRPr="00BC6FBD">
              <w:rPr>
                <w:color w:val="000000"/>
                <w:sz w:val="22"/>
                <w:szCs w:val="28"/>
                <w:lang w:val="vi-VN" w:eastAsia="vi-VN"/>
              </w:rPr>
              <w:t>uốc gia;</w:t>
            </w:r>
            <w:r w:rsidRPr="00BC6FBD">
              <w:rPr>
                <w:color w:val="000000"/>
                <w:sz w:val="22"/>
                <w:szCs w:val="28"/>
                <w:lang w:val="vi-VN" w:eastAsia="vi-VN"/>
              </w:rPr>
              <w:br/>
              <w:t>- Ngân hàng Chính sách xã hội;</w:t>
            </w:r>
            <w:r w:rsidRPr="00BC6FBD">
              <w:rPr>
                <w:color w:val="000000"/>
                <w:sz w:val="22"/>
                <w:szCs w:val="28"/>
                <w:lang w:val="vi-VN" w:eastAsia="vi-VN"/>
              </w:rPr>
              <w:br/>
              <w:t>- Ngân hàng Phát triển Việt Nam;</w:t>
            </w:r>
            <w:r w:rsidRPr="00BC6FBD">
              <w:rPr>
                <w:color w:val="000000"/>
                <w:sz w:val="22"/>
                <w:szCs w:val="28"/>
                <w:lang w:val="vi-VN" w:eastAsia="vi-VN"/>
              </w:rPr>
              <w:br/>
              <w:t>- Ủy ban trung ương Mặt trận Tổ quốc Việt Nam;</w:t>
            </w:r>
            <w:r w:rsidRPr="00BC6FBD">
              <w:rPr>
                <w:color w:val="000000"/>
                <w:sz w:val="22"/>
                <w:szCs w:val="28"/>
                <w:lang w:val="vi-VN" w:eastAsia="vi-VN"/>
              </w:rPr>
              <w:br/>
              <w:t xml:space="preserve">- Cơ quan </w:t>
            </w:r>
            <w:r w:rsidR="00446B17" w:rsidRPr="00CF6003">
              <w:rPr>
                <w:color w:val="000000"/>
                <w:sz w:val="22"/>
                <w:szCs w:val="28"/>
                <w:lang w:val="vi-VN" w:eastAsia="vi-VN"/>
              </w:rPr>
              <w:t>t</w:t>
            </w:r>
            <w:r w:rsidRPr="00BC6FBD">
              <w:rPr>
                <w:color w:val="000000"/>
                <w:sz w:val="22"/>
                <w:szCs w:val="28"/>
                <w:lang w:val="vi-VN" w:eastAsia="vi-VN"/>
              </w:rPr>
              <w:t>rung ương của các đoàn thể;</w:t>
            </w:r>
            <w:r w:rsidRPr="00BC6FBD">
              <w:rPr>
                <w:color w:val="000000"/>
                <w:sz w:val="22"/>
                <w:szCs w:val="28"/>
                <w:lang w:val="vi-VN" w:eastAsia="vi-VN"/>
              </w:rPr>
              <w:br/>
              <w:t xml:space="preserve">- VPCP: BTCN, các PCN, Trợ lý TTg, TGĐ </w:t>
            </w:r>
            <w:r w:rsidRPr="00BC6FBD">
              <w:rPr>
                <w:color w:val="000000"/>
                <w:sz w:val="22"/>
                <w:szCs w:val="28"/>
                <w:lang w:val="vi-VN"/>
              </w:rPr>
              <w:t>Cổ</w:t>
            </w:r>
            <w:r w:rsidRPr="00BC6FBD">
              <w:rPr>
                <w:color w:val="000000"/>
                <w:sz w:val="22"/>
                <w:szCs w:val="28"/>
                <w:lang w:val="vi-VN" w:eastAsia="vi-VN"/>
              </w:rPr>
              <w:t xml:space="preserve">ng TTĐT, </w:t>
            </w:r>
            <w:r w:rsidR="00446B17" w:rsidRPr="00CF6003">
              <w:rPr>
                <w:color w:val="000000"/>
                <w:sz w:val="22"/>
                <w:szCs w:val="28"/>
                <w:lang w:val="vi-VN" w:eastAsia="vi-VN"/>
              </w:rPr>
              <w:t xml:space="preserve">  </w:t>
            </w:r>
          </w:p>
          <w:p w14:paraId="21411587" w14:textId="77777777" w:rsidR="00B2515C" w:rsidRPr="00BC6FBD" w:rsidRDefault="00446B17" w:rsidP="00BC6FBD">
            <w:pPr>
              <w:widowControl w:val="0"/>
              <w:rPr>
                <w:color w:val="000000"/>
                <w:sz w:val="28"/>
                <w:szCs w:val="28"/>
                <w:lang w:val="vi-VN"/>
              </w:rPr>
            </w:pPr>
            <w:r w:rsidRPr="00CF6003">
              <w:rPr>
                <w:color w:val="000000"/>
                <w:sz w:val="22"/>
                <w:szCs w:val="28"/>
                <w:lang w:val="vi-VN" w:eastAsia="vi-VN"/>
              </w:rPr>
              <w:t xml:space="preserve">  </w:t>
            </w:r>
            <w:r w:rsidR="00B2515C" w:rsidRPr="00BC6FBD">
              <w:rPr>
                <w:color w:val="000000"/>
                <w:sz w:val="22"/>
                <w:szCs w:val="28"/>
                <w:lang w:val="vi-VN" w:eastAsia="vi-VN"/>
              </w:rPr>
              <w:t>các Vụ, Cục, đơn vị trực thuộc, Công báo;</w:t>
            </w:r>
            <w:r w:rsidR="00B2515C" w:rsidRPr="00BC6FBD">
              <w:rPr>
                <w:color w:val="000000"/>
                <w:sz w:val="22"/>
                <w:szCs w:val="28"/>
                <w:lang w:val="vi-VN" w:eastAsia="vi-VN"/>
              </w:rPr>
              <w:br/>
              <w:t xml:space="preserve">- Lưu: VT, </w:t>
            </w:r>
            <w:r w:rsidR="007B6FC6" w:rsidRPr="00BC6FBD">
              <w:rPr>
                <w:color w:val="000000"/>
                <w:sz w:val="22"/>
                <w:szCs w:val="28"/>
                <w:lang w:val="vi-VN" w:eastAsia="vi-VN"/>
              </w:rPr>
              <w:t>NC</w:t>
            </w:r>
            <w:r w:rsidRPr="00CF6003">
              <w:rPr>
                <w:color w:val="000000"/>
                <w:sz w:val="22"/>
                <w:szCs w:val="28"/>
                <w:lang w:val="vi-VN" w:eastAsia="vi-VN"/>
              </w:rPr>
              <w:t xml:space="preserve"> (2)</w:t>
            </w:r>
            <w:r w:rsidR="007B6FC6" w:rsidRPr="00BC6FBD">
              <w:rPr>
                <w:color w:val="000000"/>
                <w:sz w:val="22"/>
                <w:szCs w:val="28"/>
                <w:lang w:val="vi-VN" w:eastAsia="vi-VN"/>
              </w:rPr>
              <w:t>.</w:t>
            </w:r>
          </w:p>
        </w:tc>
        <w:tc>
          <w:tcPr>
            <w:tcW w:w="3543" w:type="dxa"/>
            <w:tcMar>
              <w:top w:w="0" w:type="dxa"/>
              <w:left w:w="108" w:type="dxa"/>
              <w:bottom w:w="0" w:type="dxa"/>
              <w:right w:w="108" w:type="dxa"/>
            </w:tcMar>
            <w:hideMark/>
          </w:tcPr>
          <w:p w14:paraId="58E39DAE" w14:textId="24663E8B" w:rsidR="00446B17" w:rsidRPr="0082752D" w:rsidRDefault="00B2515C" w:rsidP="00446B17">
            <w:pPr>
              <w:widowControl w:val="0"/>
              <w:autoSpaceDE w:val="0"/>
              <w:autoSpaceDN w:val="0"/>
              <w:adjustRightInd w:val="0"/>
              <w:jc w:val="center"/>
              <w:textAlignment w:val="center"/>
              <w:rPr>
                <w:b/>
                <w:bCs/>
                <w:color w:val="000000"/>
                <w:sz w:val="28"/>
                <w:szCs w:val="28"/>
                <w:lang w:val="vi-VN"/>
              </w:rPr>
            </w:pPr>
            <w:r w:rsidRPr="00BC6FBD">
              <w:rPr>
                <w:b/>
                <w:bCs/>
                <w:color w:val="000000"/>
                <w:sz w:val="28"/>
                <w:szCs w:val="28"/>
                <w:lang w:val="vi-VN"/>
              </w:rPr>
              <w:t>TM. CHÍNH PHỦ</w:t>
            </w:r>
            <w:r w:rsidRPr="00BC6FBD">
              <w:rPr>
                <w:b/>
                <w:bCs/>
                <w:color w:val="000000"/>
                <w:sz w:val="28"/>
                <w:szCs w:val="28"/>
                <w:lang w:val="vi-VN"/>
              </w:rPr>
              <w:br/>
            </w:r>
            <w:r w:rsidR="0082752D" w:rsidRPr="00CF6003">
              <w:rPr>
                <w:b/>
                <w:bCs/>
                <w:color w:val="000000"/>
                <w:sz w:val="28"/>
                <w:szCs w:val="28"/>
                <w:lang w:val="vi-VN"/>
              </w:rPr>
              <w:t xml:space="preserve">KT. </w:t>
            </w:r>
            <w:r w:rsidRPr="00BC6FBD">
              <w:rPr>
                <w:b/>
                <w:bCs/>
                <w:color w:val="000000"/>
                <w:sz w:val="28"/>
                <w:szCs w:val="28"/>
                <w:lang w:val="vi-VN"/>
              </w:rPr>
              <w:t>THỦ TƯỚNG</w:t>
            </w:r>
            <w:r w:rsidRPr="00BC6FBD">
              <w:rPr>
                <w:b/>
                <w:bCs/>
                <w:color w:val="000000"/>
                <w:sz w:val="28"/>
                <w:szCs w:val="28"/>
                <w:lang w:val="vi-VN"/>
              </w:rPr>
              <w:br/>
            </w:r>
            <w:r w:rsidR="0082752D" w:rsidRPr="0082752D">
              <w:rPr>
                <w:b/>
                <w:bCs/>
                <w:color w:val="000000"/>
                <w:sz w:val="28"/>
                <w:szCs w:val="28"/>
                <w:lang w:val="vi-VN"/>
              </w:rPr>
              <w:t>PHÓ THỦ TƯỚNG</w:t>
            </w:r>
          </w:p>
          <w:p w14:paraId="2F24FA8C" w14:textId="30843030" w:rsidR="00446B17" w:rsidRDefault="00446B17" w:rsidP="00446B17">
            <w:pPr>
              <w:widowControl w:val="0"/>
              <w:autoSpaceDE w:val="0"/>
              <w:autoSpaceDN w:val="0"/>
              <w:adjustRightInd w:val="0"/>
              <w:jc w:val="center"/>
              <w:textAlignment w:val="center"/>
              <w:rPr>
                <w:b/>
                <w:bCs/>
                <w:color w:val="000000"/>
                <w:sz w:val="28"/>
                <w:szCs w:val="28"/>
                <w:lang w:val="vi-VN"/>
              </w:rPr>
            </w:pPr>
            <w:r w:rsidRPr="0082752D">
              <w:rPr>
                <w:b/>
                <w:bCs/>
                <w:color w:val="000000"/>
                <w:sz w:val="28"/>
                <w:szCs w:val="28"/>
                <w:lang w:val="vi-VN"/>
              </w:rPr>
              <w:t xml:space="preserve"> </w:t>
            </w:r>
          </w:p>
          <w:p w14:paraId="5A3976A1" w14:textId="6988EC7B" w:rsidR="0082752D" w:rsidRDefault="0082752D" w:rsidP="00446B17">
            <w:pPr>
              <w:widowControl w:val="0"/>
              <w:autoSpaceDE w:val="0"/>
              <w:autoSpaceDN w:val="0"/>
              <w:adjustRightInd w:val="0"/>
              <w:jc w:val="center"/>
              <w:textAlignment w:val="center"/>
              <w:rPr>
                <w:b/>
                <w:bCs/>
                <w:color w:val="000000"/>
                <w:sz w:val="28"/>
                <w:szCs w:val="28"/>
                <w:lang w:val="vi-VN"/>
              </w:rPr>
            </w:pPr>
          </w:p>
          <w:p w14:paraId="44E51D66" w14:textId="77777777" w:rsidR="0082752D" w:rsidRPr="00CF6003" w:rsidRDefault="0082752D" w:rsidP="00446B17">
            <w:pPr>
              <w:widowControl w:val="0"/>
              <w:autoSpaceDE w:val="0"/>
              <w:autoSpaceDN w:val="0"/>
              <w:adjustRightInd w:val="0"/>
              <w:jc w:val="center"/>
              <w:textAlignment w:val="center"/>
              <w:rPr>
                <w:b/>
                <w:color w:val="FFFFFF"/>
                <w:szCs w:val="26"/>
                <w:lang w:val="vi-VN"/>
              </w:rPr>
            </w:pPr>
          </w:p>
          <w:p w14:paraId="38AC9AA3" w14:textId="77777777" w:rsidR="00446B17" w:rsidRPr="00CF6003" w:rsidRDefault="00446B17" w:rsidP="00446B17">
            <w:pPr>
              <w:widowControl w:val="0"/>
              <w:autoSpaceDE w:val="0"/>
              <w:autoSpaceDN w:val="0"/>
              <w:adjustRightInd w:val="0"/>
              <w:jc w:val="center"/>
              <w:textAlignment w:val="center"/>
              <w:rPr>
                <w:b/>
                <w:bCs/>
                <w:sz w:val="18"/>
                <w:szCs w:val="26"/>
                <w:lang w:val="vi-VN"/>
              </w:rPr>
            </w:pPr>
          </w:p>
          <w:p w14:paraId="442607BB" w14:textId="77777777" w:rsidR="0082752D" w:rsidRPr="00CF6003" w:rsidRDefault="0082752D" w:rsidP="00446B17">
            <w:pPr>
              <w:widowControl w:val="0"/>
              <w:jc w:val="center"/>
              <w:rPr>
                <w:b/>
                <w:color w:val="000000"/>
                <w:sz w:val="28"/>
                <w:szCs w:val="28"/>
                <w:lang w:val="vi-VN"/>
              </w:rPr>
            </w:pPr>
          </w:p>
          <w:p w14:paraId="576C1357" w14:textId="77777777" w:rsidR="0082752D" w:rsidRPr="00CF6003" w:rsidRDefault="0082752D" w:rsidP="00446B17">
            <w:pPr>
              <w:widowControl w:val="0"/>
              <w:jc w:val="center"/>
              <w:rPr>
                <w:b/>
                <w:color w:val="000000"/>
                <w:sz w:val="28"/>
                <w:szCs w:val="28"/>
                <w:lang w:val="vi-VN"/>
              </w:rPr>
            </w:pPr>
          </w:p>
          <w:p w14:paraId="50B52785" w14:textId="3578019E" w:rsidR="00B2515C" w:rsidRPr="00446B17" w:rsidRDefault="0082752D" w:rsidP="00446B17">
            <w:pPr>
              <w:widowControl w:val="0"/>
              <w:jc w:val="center"/>
              <w:rPr>
                <w:b/>
                <w:bCs/>
                <w:color w:val="000000"/>
                <w:sz w:val="28"/>
                <w:szCs w:val="28"/>
                <w:lang w:val="vi-VN"/>
              </w:rPr>
            </w:pPr>
            <w:r>
              <w:rPr>
                <w:b/>
                <w:color w:val="000000"/>
                <w:sz w:val="28"/>
                <w:szCs w:val="28"/>
              </w:rPr>
              <w:t>Trần Lưu Quang</w:t>
            </w:r>
          </w:p>
        </w:tc>
      </w:tr>
    </w:tbl>
    <w:p w14:paraId="0A52E474" w14:textId="77777777" w:rsidR="004B429B" w:rsidRPr="00BC6FBD" w:rsidRDefault="004B429B" w:rsidP="00BC6FBD">
      <w:pPr>
        <w:widowControl w:val="0"/>
        <w:spacing w:after="120"/>
        <w:rPr>
          <w:color w:val="000000"/>
          <w:sz w:val="28"/>
          <w:szCs w:val="28"/>
          <w:lang w:val="vi-VN"/>
        </w:rPr>
      </w:pPr>
    </w:p>
    <w:sectPr w:rsidR="004B429B" w:rsidRPr="00BC6FBD" w:rsidSect="00DD5B58">
      <w:headerReference w:type="default" r:id="rId16"/>
      <w:pgSz w:w="11906" w:h="16838"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EF6AC" w14:textId="77777777" w:rsidR="00DD5B58" w:rsidRDefault="00DD5B58" w:rsidP="008876BB">
      <w:r>
        <w:separator/>
      </w:r>
    </w:p>
  </w:endnote>
  <w:endnote w:type="continuationSeparator" w:id="0">
    <w:p w14:paraId="02A90427" w14:textId="77777777" w:rsidR="00DD5B58" w:rsidRDefault="00DD5B58" w:rsidP="00887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9B745" w14:textId="77777777" w:rsidR="00DD5B58" w:rsidRDefault="00DD5B58" w:rsidP="008876BB">
      <w:r>
        <w:separator/>
      </w:r>
    </w:p>
  </w:footnote>
  <w:footnote w:type="continuationSeparator" w:id="0">
    <w:p w14:paraId="12D8B3DD" w14:textId="77777777" w:rsidR="00DD5B58" w:rsidRDefault="00DD5B58" w:rsidP="00887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6823" w14:textId="77777777" w:rsidR="00581025" w:rsidRPr="00BC6FBD" w:rsidRDefault="00581025">
    <w:pPr>
      <w:pStyle w:val="Header"/>
      <w:jc w:val="center"/>
      <w:rPr>
        <w:sz w:val="28"/>
        <w:szCs w:val="28"/>
      </w:rPr>
    </w:pPr>
    <w:r w:rsidRPr="00BC6FBD">
      <w:rPr>
        <w:sz w:val="28"/>
        <w:szCs w:val="28"/>
      </w:rPr>
      <w:fldChar w:fldCharType="begin"/>
    </w:r>
    <w:r w:rsidRPr="00BC6FBD">
      <w:rPr>
        <w:sz w:val="28"/>
        <w:szCs w:val="28"/>
      </w:rPr>
      <w:instrText xml:space="preserve"> PAGE   \* MERGEFORMAT </w:instrText>
    </w:r>
    <w:r w:rsidRPr="00BC6FBD">
      <w:rPr>
        <w:sz w:val="28"/>
        <w:szCs w:val="28"/>
      </w:rPr>
      <w:fldChar w:fldCharType="separate"/>
    </w:r>
    <w:r w:rsidRPr="00BC6FBD">
      <w:rPr>
        <w:noProof/>
        <w:sz w:val="28"/>
        <w:szCs w:val="28"/>
      </w:rPr>
      <w:t>6</w:t>
    </w:r>
    <w:r w:rsidRPr="00BC6FBD">
      <w:rPr>
        <w:noProof/>
        <w:sz w:val="28"/>
        <w:szCs w:val="28"/>
      </w:rPr>
      <w:fldChar w:fldCharType="end"/>
    </w:r>
  </w:p>
  <w:p w14:paraId="7383BF22" w14:textId="77777777" w:rsidR="00581025" w:rsidRDefault="005810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2B25B75"/>
    <w:multiLevelType w:val="hybridMultilevel"/>
    <w:tmpl w:val="11984E80"/>
    <w:lvl w:ilvl="0" w:tplc="92C293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E0271FC"/>
    <w:multiLevelType w:val="hybridMultilevel"/>
    <w:tmpl w:val="0E9615F2"/>
    <w:lvl w:ilvl="0" w:tplc="F11C4C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463226"/>
    <w:multiLevelType w:val="hybridMultilevel"/>
    <w:tmpl w:val="2320FAF6"/>
    <w:lvl w:ilvl="0" w:tplc="0AA6E8D0">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4" w15:restartNumberingAfterBreak="0">
    <w:nsid w:val="428C27FC"/>
    <w:multiLevelType w:val="hybridMultilevel"/>
    <w:tmpl w:val="5AC22D02"/>
    <w:lvl w:ilvl="0" w:tplc="F96689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5517B3A"/>
    <w:multiLevelType w:val="hybridMultilevel"/>
    <w:tmpl w:val="7A36DFDA"/>
    <w:lvl w:ilvl="0" w:tplc="69704FD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41570E7"/>
    <w:multiLevelType w:val="hybridMultilevel"/>
    <w:tmpl w:val="BC9E8AF2"/>
    <w:lvl w:ilvl="0" w:tplc="2140F65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A675DF1"/>
    <w:multiLevelType w:val="hybridMultilevel"/>
    <w:tmpl w:val="D80240B4"/>
    <w:lvl w:ilvl="0" w:tplc="986C08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8D3FB0"/>
    <w:multiLevelType w:val="hybridMultilevel"/>
    <w:tmpl w:val="4278633A"/>
    <w:lvl w:ilvl="0" w:tplc="DF507D5A">
      <w:start w:val="1"/>
      <w:numFmt w:val="lowerLetter"/>
      <w:lvlText w:val="%1."/>
      <w:lvlJc w:val="left"/>
      <w:pPr>
        <w:ind w:left="922" w:hanging="360"/>
      </w:pPr>
      <w:rPr>
        <w:rFonts w:eastAsia="Times New Roman"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1512914331">
    <w:abstractNumId w:val="5"/>
  </w:num>
  <w:num w:numId="2" w16cid:durableId="294332565">
    <w:abstractNumId w:val="2"/>
  </w:num>
  <w:num w:numId="3" w16cid:durableId="150407726">
    <w:abstractNumId w:val="1"/>
  </w:num>
  <w:num w:numId="4" w16cid:durableId="1358962981">
    <w:abstractNumId w:val="4"/>
  </w:num>
  <w:num w:numId="5" w16cid:durableId="2093889925">
    <w:abstractNumId w:val="0"/>
  </w:num>
  <w:num w:numId="6" w16cid:durableId="684016343">
    <w:abstractNumId w:val="6"/>
  </w:num>
  <w:num w:numId="7" w16cid:durableId="517349758">
    <w:abstractNumId w:val="3"/>
  </w:num>
  <w:num w:numId="8" w16cid:durableId="1534075332">
    <w:abstractNumId w:val="8"/>
  </w:num>
  <w:num w:numId="9" w16cid:durableId="25421566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 Hanh Mr">
    <w15:presenceInfo w15:providerId="Windows Live" w15:userId="c362bedf0b5c79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SortMethod w:val="000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D2"/>
    <w:rsid w:val="00000701"/>
    <w:rsid w:val="000012D5"/>
    <w:rsid w:val="00001B1D"/>
    <w:rsid w:val="000020A5"/>
    <w:rsid w:val="00002716"/>
    <w:rsid w:val="000027EF"/>
    <w:rsid w:val="000034C2"/>
    <w:rsid w:val="00003E7C"/>
    <w:rsid w:val="00004552"/>
    <w:rsid w:val="00004D31"/>
    <w:rsid w:val="000056FC"/>
    <w:rsid w:val="000059BD"/>
    <w:rsid w:val="00005DE6"/>
    <w:rsid w:val="0000651A"/>
    <w:rsid w:val="00006AE1"/>
    <w:rsid w:val="00007580"/>
    <w:rsid w:val="000104FC"/>
    <w:rsid w:val="00017B39"/>
    <w:rsid w:val="00022454"/>
    <w:rsid w:val="0002312D"/>
    <w:rsid w:val="000249A2"/>
    <w:rsid w:val="00025F2C"/>
    <w:rsid w:val="00026781"/>
    <w:rsid w:val="00026D76"/>
    <w:rsid w:val="00027238"/>
    <w:rsid w:val="00030283"/>
    <w:rsid w:val="000302AE"/>
    <w:rsid w:val="000318FC"/>
    <w:rsid w:val="000322BB"/>
    <w:rsid w:val="0003245E"/>
    <w:rsid w:val="0003309F"/>
    <w:rsid w:val="000337EA"/>
    <w:rsid w:val="000349B6"/>
    <w:rsid w:val="00034E36"/>
    <w:rsid w:val="00035843"/>
    <w:rsid w:val="00036DCF"/>
    <w:rsid w:val="00036E1A"/>
    <w:rsid w:val="00036E77"/>
    <w:rsid w:val="00040880"/>
    <w:rsid w:val="000418FD"/>
    <w:rsid w:val="00042927"/>
    <w:rsid w:val="00042E0A"/>
    <w:rsid w:val="00043C92"/>
    <w:rsid w:val="000449F7"/>
    <w:rsid w:val="00045DB4"/>
    <w:rsid w:val="00045F81"/>
    <w:rsid w:val="00047694"/>
    <w:rsid w:val="00047DC5"/>
    <w:rsid w:val="00050181"/>
    <w:rsid w:val="000531A4"/>
    <w:rsid w:val="00056DAB"/>
    <w:rsid w:val="000574C0"/>
    <w:rsid w:val="00060C9C"/>
    <w:rsid w:val="00060FB0"/>
    <w:rsid w:val="00062E43"/>
    <w:rsid w:val="000630CF"/>
    <w:rsid w:val="00063898"/>
    <w:rsid w:val="00065426"/>
    <w:rsid w:val="00065441"/>
    <w:rsid w:val="0007087F"/>
    <w:rsid w:val="00070BB6"/>
    <w:rsid w:val="00071E92"/>
    <w:rsid w:val="00072361"/>
    <w:rsid w:val="000736D2"/>
    <w:rsid w:val="00073D53"/>
    <w:rsid w:val="00076F4D"/>
    <w:rsid w:val="0008151C"/>
    <w:rsid w:val="000824CF"/>
    <w:rsid w:val="000843BF"/>
    <w:rsid w:val="0008463E"/>
    <w:rsid w:val="00086C53"/>
    <w:rsid w:val="00092AE4"/>
    <w:rsid w:val="00092BC2"/>
    <w:rsid w:val="00092DB0"/>
    <w:rsid w:val="000949E2"/>
    <w:rsid w:val="000A1017"/>
    <w:rsid w:val="000A1634"/>
    <w:rsid w:val="000A1930"/>
    <w:rsid w:val="000A4189"/>
    <w:rsid w:val="000B1B42"/>
    <w:rsid w:val="000B2281"/>
    <w:rsid w:val="000B24DE"/>
    <w:rsid w:val="000B254D"/>
    <w:rsid w:val="000B2B4D"/>
    <w:rsid w:val="000B3532"/>
    <w:rsid w:val="000B599B"/>
    <w:rsid w:val="000B65CE"/>
    <w:rsid w:val="000B7939"/>
    <w:rsid w:val="000B7BE0"/>
    <w:rsid w:val="000C1BA8"/>
    <w:rsid w:val="000C2517"/>
    <w:rsid w:val="000C55C1"/>
    <w:rsid w:val="000C5E59"/>
    <w:rsid w:val="000C7951"/>
    <w:rsid w:val="000D0438"/>
    <w:rsid w:val="000D1131"/>
    <w:rsid w:val="000D3331"/>
    <w:rsid w:val="000D4910"/>
    <w:rsid w:val="000D5104"/>
    <w:rsid w:val="000D6CAC"/>
    <w:rsid w:val="000D6CBE"/>
    <w:rsid w:val="000D7AC4"/>
    <w:rsid w:val="000E04AD"/>
    <w:rsid w:val="000E067E"/>
    <w:rsid w:val="000E41BB"/>
    <w:rsid w:val="000E444D"/>
    <w:rsid w:val="000E4BE8"/>
    <w:rsid w:val="000E4E88"/>
    <w:rsid w:val="000E5648"/>
    <w:rsid w:val="000E7FDF"/>
    <w:rsid w:val="000F0FC4"/>
    <w:rsid w:val="000F3106"/>
    <w:rsid w:val="000F32CF"/>
    <w:rsid w:val="000F4DEF"/>
    <w:rsid w:val="000F4FF0"/>
    <w:rsid w:val="000F5261"/>
    <w:rsid w:val="000F5413"/>
    <w:rsid w:val="000F5416"/>
    <w:rsid w:val="000F5F3C"/>
    <w:rsid w:val="000F771F"/>
    <w:rsid w:val="000F7AE9"/>
    <w:rsid w:val="001008E1"/>
    <w:rsid w:val="001009AE"/>
    <w:rsid w:val="00100D76"/>
    <w:rsid w:val="00100E41"/>
    <w:rsid w:val="0010134D"/>
    <w:rsid w:val="00102A41"/>
    <w:rsid w:val="00102BC6"/>
    <w:rsid w:val="00102E1C"/>
    <w:rsid w:val="0010377B"/>
    <w:rsid w:val="0010383D"/>
    <w:rsid w:val="001042A8"/>
    <w:rsid w:val="0010766F"/>
    <w:rsid w:val="00107EE9"/>
    <w:rsid w:val="001131E5"/>
    <w:rsid w:val="00113982"/>
    <w:rsid w:val="00115202"/>
    <w:rsid w:val="00120876"/>
    <w:rsid w:val="00120A57"/>
    <w:rsid w:val="00123B4B"/>
    <w:rsid w:val="00124C5A"/>
    <w:rsid w:val="00126AC6"/>
    <w:rsid w:val="001314FD"/>
    <w:rsid w:val="00131968"/>
    <w:rsid w:val="001333FC"/>
    <w:rsid w:val="00134215"/>
    <w:rsid w:val="00136432"/>
    <w:rsid w:val="001364D6"/>
    <w:rsid w:val="00136989"/>
    <w:rsid w:val="001402D5"/>
    <w:rsid w:val="001409B4"/>
    <w:rsid w:val="00140A49"/>
    <w:rsid w:val="001415AD"/>
    <w:rsid w:val="001449A4"/>
    <w:rsid w:val="0014579F"/>
    <w:rsid w:val="00147D7B"/>
    <w:rsid w:val="00147DB9"/>
    <w:rsid w:val="00150D10"/>
    <w:rsid w:val="00152025"/>
    <w:rsid w:val="00152B3C"/>
    <w:rsid w:val="0015354B"/>
    <w:rsid w:val="0015397D"/>
    <w:rsid w:val="00156ADD"/>
    <w:rsid w:val="00156F06"/>
    <w:rsid w:val="001570B6"/>
    <w:rsid w:val="001603D6"/>
    <w:rsid w:val="00163BB7"/>
    <w:rsid w:val="00163D69"/>
    <w:rsid w:val="00164FE4"/>
    <w:rsid w:val="00165246"/>
    <w:rsid w:val="0017172C"/>
    <w:rsid w:val="00172565"/>
    <w:rsid w:val="001757FC"/>
    <w:rsid w:val="00175E10"/>
    <w:rsid w:val="00175F8A"/>
    <w:rsid w:val="0017772A"/>
    <w:rsid w:val="00180E60"/>
    <w:rsid w:val="00183398"/>
    <w:rsid w:val="0018438B"/>
    <w:rsid w:val="00185AA6"/>
    <w:rsid w:val="00187411"/>
    <w:rsid w:val="00187F80"/>
    <w:rsid w:val="00190A3D"/>
    <w:rsid w:val="00195502"/>
    <w:rsid w:val="001966BB"/>
    <w:rsid w:val="00197445"/>
    <w:rsid w:val="00197494"/>
    <w:rsid w:val="00197E0F"/>
    <w:rsid w:val="001A1013"/>
    <w:rsid w:val="001A1661"/>
    <w:rsid w:val="001A16E1"/>
    <w:rsid w:val="001A2422"/>
    <w:rsid w:val="001A2688"/>
    <w:rsid w:val="001A28AB"/>
    <w:rsid w:val="001A3CD0"/>
    <w:rsid w:val="001A3E87"/>
    <w:rsid w:val="001A45B9"/>
    <w:rsid w:val="001A470C"/>
    <w:rsid w:val="001A5594"/>
    <w:rsid w:val="001A592A"/>
    <w:rsid w:val="001A65DB"/>
    <w:rsid w:val="001A6E47"/>
    <w:rsid w:val="001B0F4A"/>
    <w:rsid w:val="001B2D76"/>
    <w:rsid w:val="001B39F8"/>
    <w:rsid w:val="001B46E4"/>
    <w:rsid w:val="001B549E"/>
    <w:rsid w:val="001B5783"/>
    <w:rsid w:val="001B7891"/>
    <w:rsid w:val="001C1E31"/>
    <w:rsid w:val="001C5C01"/>
    <w:rsid w:val="001D0E91"/>
    <w:rsid w:val="001D683B"/>
    <w:rsid w:val="001E080A"/>
    <w:rsid w:val="001E3421"/>
    <w:rsid w:val="001E4606"/>
    <w:rsid w:val="001E4BF5"/>
    <w:rsid w:val="001E604B"/>
    <w:rsid w:val="001E68AD"/>
    <w:rsid w:val="001E737A"/>
    <w:rsid w:val="001E7705"/>
    <w:rsid w:val="001E7AA6"/>
    <w:rsid w:val="001F146D"/>
    <w:rsid w:val="001F4603"/>
    <w:rsid w:val="001F52D3"/>
    <w:rsid w:val="001F61AF"/>
    <w:rsid w:val="001F722C"/>
    <w:rsid w:val="002019E0"/>
    <w:rsid w:val="00204176"/>
    <w:rsid w:val="002048BC"/>
    <w:rsid w:val="002050B1"/>
    <w:rsid w:val="002051E8"/>
    <w:rsid w:val="00206F24"/>
    <w:rsid w:val="0020799D"/>
    <w:rsid w:val="00210722"/>
    <w:rsid w:val="00210C70"/>
    <w:rsid w:val="0021138E"/>
    <w:rsid w:val="00212CB0"/>
    <w:rsid w:val="0021310F"/>
    <w:rsid w:val="00213385"/>
    <w:rsid w:val="0021437D"/>
    <w:rsid w:val="00215617"/>
    <w:rsid w:val="0021566B"/>
    <w:rsid w:val="00217B4C"/>
    <w:rsid w:val="00221D50"/>
    <w:rsid w:val="00221F76"/>
    <w:rsid w:val="00222EA0"/>
    <w:rsid w:val="00222F31"/>
    <w:rsid w:val="002230D3"/>
    <w:rsid w:val="0022382D"/>
    <w:rsid w:val="0022631B"/>
    <w:rsid w:val="00230A41"/>
    <w:rsid w:val="00232AF7"/>
    <w:rsid w:val="00232E67"/>
    <w:rsid w:val="0023409A"/>
    <w:rsid w:val="00234647"/>
    <w:rsid w:val="0023490B"/>
    <w:rsid w:val="00235911"/>
    <w:rsid w:val="002361C0"/>
    <w:rsid w:val="00240268"/>
    <w:rsid w:val="00242BC2"/>
    <w:rsid w:val="00243C7B"/>
    <w:rsid w:val="0024498A"/>
    <w:rsid w:val="00245DCD"/>
    <w:rsid w:val="00247306"/>
    <w:rsid w:val="00251111"/>
    <w:rsid w:val="00252A0A"/>
    <w:rsid w:val="00253177"/>
    <w:rsid w:val="00255355"/>
    <w:rsid w:val="00257134"/>
    <w:rsid w:val="0026114E"/>
    <w:rsid w:val="002614DF"/>
    <w:rsid w:val="00261E4E"/>
    <w:rsid w:val="0026293B"/>
    <w:rsid w:val="00263641"/>
    <w:rsid w:val="00264FF3"/>
    <w:rsid w:val="00265238"/>
    <w:rsid w:val="00265A81"/>
    <w:rsid w:val="00266371"/>
    <w:rsid w:val="00267FA8"/>
    <w:rsid w:val="00273624"/>
    <w:rsid w:val="00273D12"/>
    <w:rsid w:val="00273E44"/>
    <w:rsid w:val="002752B9"/>
    <w:rsid w:val="002764E7"/>
    <w:rsid w:val="00276C67"/>
    <w:rsid w:val="002802AF"/>
    <w:rsid w:val="00280AF7"/>
    <w:rsid w:val="0028126A"/>
    <w:rsid w:val="00281C09"/>
    <w:rsid w:val="002837DE"/>
    <w:rsid w:val="00285393"/>
    <w:rsid w:val="002863E1"/>
    <w:rsid w:val="00286E68"/>
    <w:rsid w:val="00287BC8"/>
    <w:rsid w:val="0029036E"/>
    <w:rsid w:val="00293375"/>
    <w:rsid w:val="00297089"/>
    <w:rsid w:val="002A0A0A"/>
    <w:rsid w:val="002A2E4F"/>
    <w:rsid w:val="002A3777"/>
    <w:rsid w:val="002A43B5"/>
    <w:rsid w:val="002A45A4"/>
    <w:rsid w:val="002B0B9C"/>
    <w:rsid w:val="002B42A1"/>
    <w:rsid w:val="002B4E02"/>
    <w:rsid w:val="002B6BC3"/>
    <w:rsid w:val="002B7120"/>
    <w:rsid w:val="002C1E57"/>
    <w:rsid w:val="002C213E"/>
    <w:rsid w:val="002C3588"/>
    <w:rsid w:val="002C500E"/>
    <w:rsid w:val="002C57AE"/>
    <w:rsid w:val="002C5CE5"/>
    <w:rsid w:val="002C64F0"/>
    <w:rsid w:val="002C661C"/>
    <w:rsid w:val="002C734F"/>
    <w:rsid w:val="002D0DBE"/>
    <w:rsid w:val="002D0E8B"/>
    <w:rsid w:val="002D26D6"/>
    <w:rsid w:val="002D3484"/>
    <w:rsid w:val="002D35F9"/>
    <w:rsid w:val="002D40A5"/>
    <w:rsid w:val="002D4BB9"/>
    <w:rsid w:val="002D4E8D"/>
    <w:rsid w:val="002E0175"/>
    <w:rsid w:val="002E01A8"/>
    <w:rsid w:val="002E04E5"/>
    <w:rsid w:val="002E06B4"/>
    <w:rsid w:val="002E1030"/>
    <w:rsid w:val="002E2009"/>
    <w:rsid w:val="002E243A"/>
    <w:rsid w:val="002E2AED"/>
    <w:rsid w:val="002E2E8E"/>
    <w:rsid w:val="002E3221"/>
    <w:rsid w:val="002E326C"/>
    <w:rsid w:val="002E6467"/>
    <w:rsid w:val="002E6A2E"/>
    <w:rsid w:val="002E77BC"/>
    <w:rsid w:val="002F0EBA"/>
    <w:rsid w:val="002F32CF"/>
    <w:rsid w:val="002F3524"/>
    <w:rsid w:val="002F400F"/>
    <w:rsid w:val="00300505"/>
    <w:rsid w:val="003008F9"/>
    <w:rsid w:val="0030284C"/>
    <w:rsid w:val="00303013"/>
    <w:rsid w:val="00303D95"/>
    <w:rsid w:val="00304507"/>
    <w:rsid w:val="0030457B"/>
    <w:rsid w:val="0030500A"/>
    <w:rsid w:val="0030506F"/>
    <w:rsid w:val="00305642"/>
    <w:rsid w:val="00310877"/>
    <w:rsid w:val="003137E3"/>
    <w:rsid w:val="00313957"/>
    <w:rsid w:val="0031461B"/>
    <w:rsid w:val="00316ECE"/>
    <w:rsid w:val="00316FBB"/>
    <w:rsid w:val="0031757A"/>
    <w:rsid w:val="00320CEE"/>
    <w:rsid w:val="003228DA"/>
    <w:rsid w:val="00322B21"/>
    <w:rsid w:val="003230BC"/>
    <w:rsid w:val="00323BCA"/>
    <w:rsid w:val="00325340"/>
    <w:rsid w:val="00330DC2"/>
    <w:rsid w:val="003315DA"/>
    <w:rsid w:val="0033197E"/>
    <w:rsid w:val="00331B4E"/>
    <w:rsid w:val="003334E7"/>
    <w:rsid w:val="003338F4"/>
    <w:rsid w:val="003348D2"/>
    <w:rsid w:val="00334A17"/>
    <w:rsid w:val="0033591C"/>
    <w:rsid w:val="00336320"/>
    <w:rsid w:val="00337F66"/>
    <w:rsid w:val="00342D21"/>
    <w:rsid w:val="00346008"/>
    <w:rsid w:val="003474E8"/>
    <w:rsid w:val="003476CA"/>
    <w:rsid w:val="003517FA"/>
    <w:rsid w:val="00351E57"/>
    <w:rsid w:val="00352A75"/>
    <w:rsid w:val="003533AA"/>
    <w:rsid w:val="003552B8"/>
    <w:rsid w:val="00360DA7"/>
    <w:rsid w:val="0036376C"/>
    <w:rsid w:val="0036422C"/>
    <w:rsid w:val="003649B8"/>
    <w:rsid w:val="003650D7"/>
    <w:rsid w:val="003654CF"/>
    <w:rsid w:val="003657AC"/>
    <w:rsid w:val="00365C6D"/>
    <w:rsid w:val="0036697E"/>
    <w:rsid w:val="0036785A"/>
    <w:rsid w:val="0037029B"/>
    <w:rsid w:val="00372041"/>
    <w:rsid w:val="0037272B"/>
    <w:rsid w:val="003756DE"/>
    <w:rsid w:val="003760F2"/>
    <w:rsid w:val="003770FC"/>
    <w:rsid w:val="0037722B"/>
    <w:rsid w:val="00380165"/>
    <w:rsid w:val="00381090"/>
    <w:rsid w:val="003812CB"/>
    <w:rsid w:val="003814A2"/>
    <w:rsid w:val="003831FF"/>
    <w:rsid w:val="003842FE"/>
    <w:rsid w:val="003848CC"/>
    <w:rsid w:val="00384E73"/>
    <w:rsid w:val="003900CD"/>
    <w:rsid w:val="0039055A"/>
    <w:rsid w:val="003929C0"/>
    <w:rsid w:val="00393329"/>
    <w:rsid w:val="0039412A"/>
    <w:rsid w:val="003942A5"/>
    <w:rsid w:val="00396A7E"/>
    <w:rsid w:val="00396D15"/>
    <w:rsid w:val="00396EFD"/>
    <w:rsid w:val="00397FAB"/>
    <w:rsid w:val="003A16F2"/>
    <w:rsid w:val="003B0E20"/>
    <w:rsid w:val="003B300B"/>
    <w:rsid w:val="003B3240"/>
    <w:rsid w:val="003B348B"/>
    <w:rsid w:val="003B3F6A"/>
    <w:rsid w:val="003C03CF"/>
    <w:rsid w:val="003C0960"/>
    <w:rsid w:val="003C0B80"/>
    <w:rsid w:val="003C0CDD"/>
    <w:rsid w:val="003C57F7"/>
    <w:rsid w:val="003C631D"/>
    <w:rsid w:val="003D051A"/>
    <w:rsid w:val="003D13FB"/>
    <w:rsid w:val="003D1AF9"/>
    <w:rsid w:val="003D2AE6"/>
    <w:rsid w:val="003D2C9F"/>
    <w:rsid w:val="003D31ED"/>
    <w:rsid w:val="003D3BDF"/>
    <w:rsid w:val="003D3C20"/>
    <w:rsid w:val="003D3DA1"/>
    <w:rsid w:val="003D4734"/>
    <w:rsid w:val="003D4A14"/>
    <w:rsid w:val="003D6191"/>
    <w:rsid w:val="003D72C2"/>
    <w:rsid w:val="003D7447"/>
    <w:rsid w:val="003D7B86"/>
    <w:rsid w:val="003E4209"/>
    <w:rsid w:val="003E60CC"/>
    <w:rsid w:val="003E73B5"/>
    <w:rsid w:val="003F1615"/>
    <w:rsid w:val="003F2B5D"/>
    <w:rsid w:val="003F307B"/>
    <w:rsid w:val="003F32F1"/>
    <w:rsid w:val="003F36FD"/>
    <w:rsid w:val="00400AE4"/>
    <w:rsid w:val="004023A8"/>
    <w:rsid w:val="00402624"/>
    <w:rsid w:val="00403B64"/>
    <w:rsid w:val="00404924"/>
    <w:rsid w:val="0040502D"/>
    <w:rsid w:val="0040519C"/>
    <w:rsid w:val="00406233"/>
    <w:rsid w:val="00407279"/>
    <w:rsid w:val="00410F0C"/>
    <w:rsid w:val="00413269"/>
    <w:rsid w:val="00413349"/>
    <w:rsid w:val="00415A3C"/>
    <w:rsid w:val="00417292"/>
    <w:rsid w:val="00424E96"/>
    <w:rsid w:val="00426639"/>
    <w:rsid w:val="00427DCA"/>
    <w:rsid w:val="00432348"/>
    <w:rsid w:val="00435F0E"/>
    <w:rsid w:val="00441208"/>
    <w:rsid w:val="00441692"/>
    <w:rsid w:val="00441ED2"/>
    <w:rsid w:val="004441AD"/>
    <w:rsid w:val="004455B8"/>
    <w:rsid w:val="00446182"/>
    <w:rsid w:val="0044648B"/>
    <w:rsid w:val="00446B17"/>
    <w:rsid w:val="0044746D"/>
    <w:rsid w:val="00451521"/>
    <w:rsid w:val="00453563"/>
    <w:rsid w:val="00453AF4"/>
    <w:rsid w:val="00454400"/>
    <w:rsid w:val="00456D5F"/>
    <w:rsid w:val="004601AA"/>
    <w:rsid w:val="004607A6"/>
    <w:rsid w:val="00460B27"/>
    <w:rsid w:val="004635ED"/>
    <w:rsid w:val="0046439B"/>
    <w:rsid w:val="0046444F"/>
    <w:rsid w:val="004653F7"/>
    <w:rsid w:val="00466E75"/>
    <w:rsid w:val="004670B8"/>
    <w:rsid w:val="00467BFC"/>
    <w:rsid w:val="00472BFE"/>
    <w:rsid w:val="00473E8B"/>
    <w:rsid w:val="00477956"/>
    <w:rsid w:val="00477BF8"/>
    <w:rsid w:val="00477E9F"/>
    <w:rsid w:val="004800AD"/>
    <w:rsid w:val="00481CE1"/>
    <w:rsid w:val="004828BD"/>
    <w:rsid w:val="00482D1D"/>
    <w:rsid w:val="00483DAF"/>
    <w:rsid w:val="00485030"/>
    <w:rsid w:val="004853E2"/>
    <w:rsid w:val="004859D7"/>
    <w:rsid w:val="004867FB"/>
    <w:rsid w:val="0048726E"/>
    <w:rsid w:val="00490CD4"/>
    <w:rsid w:val="004936EF"/>
    <w:rsid w:val="00493E25"/>
    <w:rsid w:val="00493F85"/>
    <w:rsid w:val="00494BCB"/>
    <w:rsid w:val="00496370"/>
    <w:rsid w:val="00496E82"/>
    <w:rsid w:val="00497D34"/>
    <w:rsid w:val="004A2347"/>
    <w:rsid w:val="004A5161"/>
    <w:rsid w:val="004A63B5"/>
    <w:rsid w:val="004B1806"/>
    <w:rsid w:val="004B3816"/>
    <w:rsid w:val="004B3986"/>
    <w:rsid w:val="004B429B"/>
    <w:rsid w:val="004B4D8E"/>
    <w:rsid w:val="004B63B2"/>
    <w:rsid w:val="004C1A30"/>
    <w:rsid w:val="004C37DD"/>
    <w:rsid w:val="004C5A3B"/>
    <w:rsid w:val="004C6785"/>
    <w:rsid w:val="004C6EAA"/>
    <w:rsid w:val="004C79B4"/>
    <w:rsid w:val="004D0DD4"/>
    <w:rsid w:val="004D344D"/>
    <w:rsid w:val="004D3ADF"/>
    <w:rsid w:val="004D4CD9"/>
    <w:rsid w:val="004D5871"/>
    <w:rsid w:val="004D60D7"/>
    <w:rsid w:val="004D6AA8"/>
    <w:rsid w:val="004D70CE"/>
    <w:rsid w:val="004E1BD1"/>
    <w:rsid w:val="004E2B47"/>
    <w:rsid w:val="004E359B"/>
    <w:rsid w:val="004E381A"/>
    <w:rsid w:val="004E43B1"/>
    <w:rsid w:val="004E46E2"/>
    <w:rsid w:val="004E5D53"/>
    <w:rsid w:val="004E7D84"/>
    <w:rsid w:val="004E7E3B"/>
    <w:rsid w:val="004F19B7"/>
    <w:rsid w:val="004F20B0"/>
    <w:rsid w:val="004F278F"/>
    <w:rsid w:val="004F2A8E"/>
    <w:rsid w:val="004F5801"/>
    <w:rsid w:val="0050485F"/>
    <w:rsid w:val="00504C69"/>
    <w:rsid w:val="005051E0"/>
    <w:rsid w:val="005078D1"/>
    <w:rsid w:val="005105CD"/>
    <w:rsid w:val="00511980"/>
    <w:rsid w:val="00512B7B"/>
    <w:rsid w:val="00513D86"/>
    <w:rsid w:val="00514436"/>
    <w:rsid w:val="0051446F"/>
    <w:rsid w:val="00515212"/>
    <w:rsid w:val="005170BB"/>
    <w:rsid w:val="00522519"/>
    <w:rsid w:val="00523540"/>
    <w:rsid w:val="005262BE"/>
    <w:rsid w:val="00531BA3"/>
    <w:rsid w:val="00532A8C"/>
    <w:rsid w:val="00532B23"/>
    <w:rsid w:val="005334BD"/>
    <w:rsid w:val="0053476F"/>
    <w:rsid w:val="00540930"/>
    <w:rsid w:val="0054358E"/>
    <w:rsid w:val="00543905"/>
    <w:rsid w:val="005442B7"/>
    <w:rsid w:val="00544A88"/>
    <w:rsid w:val="0054540C"/>
    <w:rsid w:val="00546C34"/>
    <w:rsid w:val="00546D3F"/>
    <w:rsid w:val="005473BC"/>
    <w:rsid w:val="00547B5A"/>
    <w:rsid w:val="00550C43"/>
    <w:rsid w:val="00551920"/>
    <w:rsid w:val="00552C3C"/>
    <w:rsid w:val="00557C4F"/>
    <w:rsid w:val="00560632"/>
    <w:rsid w:val="005607C6"/>
    <w:rsid w:val="00560FE1"/>
    <w:rsid w:val="00562817"/>
    <w:rsid w:val="00562AF1"/>
    <w:rsid w:val="00563E81"/>
    <w:rsid w:val="005644E5"/>
    <w:rsid w:val="005660D3"/>
    <w:rsid w:val="005668C5"/>
    <w:rsid w:val="005669A3"/>
    <w:rsid w:val="005669E3"/>
    <w:rsid w:val="00566DB2"/>
    <w:rsid w:val="005716F1"/>
    <w:rsid w:val="00571740"/>
    <w:rsid w:val="005720C1"/>
    <w:rsid w:val="00574DD5"/>
    <w:rsid w:val="005756C3"/>
    <w:rsid w:val="00575E0D"/>
    <w:rsid w:val="00576CBC"/>
    <w:rsid w:val="00576E40"/>
    <w:rsid w:val="00577009"/>
    <w:rsid w:val="005805B1"/>
    <w:rsid w:val="00581025"/>
    <w:rsid w:val="0058219C"/>
    <w:rsid w:val="00582755"/>
    <w:rsid w:val="00583C76"/>
    <w:rsid w:val="005842CF"/>
    <w:rsid w:val="00584529"/>
    <w:rsid w:val="005855C5"/>
    <w:rsid w:val="005857AF"/>
    <w:rsid w:val="00586430"/>
    <w:rsid w:val="005868DC"/>
    <w:rsid w:val="00587761"/>
    <w:rsid w:val="0058792F"/>
    <w:rsid w:val="005909BE"/>
    <w:rsid w:val="005917C3"/>
    <w:rsid w:val="00594ED9"/>
    <w:rsid w:val="0059604B"/>
    <w:rsid w:val="0059641A"/>
    <w:rsid w:val="005A0B94"/>
    <w:rsid w:val="005A1AEE"/>
    <w:rsid w:val="005A2872"/>
    <w:rsid w:val="005A3300"/>
    <w:rsid w:val="005A3D5F"/>
    <w:rsid w:val="005A58DB"/>
    <w:rsid w:val="005A5D7C"/>
    <w:rsid w:val="005A67B6"/>
    <w:rsid w:val="005A7960"/>
    <w:rsid w:val="005A7B96"/>
    <w:rsid w:val="005B0819"/>
    <w:rsid w:val="005B1341"/>
    <w:rsid w:val="005B19ED"/>
    <w:rsid w:val="005B1E4A"/>
    <w:rsid w:val="005B26B8"/>
    <w:rsid w:val="005B27F5"/>
    <w:rsid w:val="005B4649"/>
    <w:rsid w:val="005B5A5B"/>
    <w:rsid w:val="005B62D0"/>
    <w:rsid w:val="005B7C5F"/>
    <w:rsid w:val="005B7F1F"/>
    <w:rsid w:val="005C0825"/>
    <w:rsid w:val="005C31B8"/>
    <w:rsid w:val="005C3303"/>
    <w:rsid w:val="005C6687"/>
    <w:rsid w:val="005C66AB"/>
    <w:rsid w:val="005C79EF"/>
    <w:rsid w:val="005D07ED"/>
    <w:rsid w:val="005D14A3"/>
    <w:rsid w:val="005D16C1"/>
    <w:rsid w:val="005D205B"/>
    <w:rsid w:val="005D2FAA"/>
    <w:rsid w:val="005D484A"/>
    <w:rsid w:val="005D4D72"/>
    <w:rsid w:val="005D5A63"/>
    <w:rsid w:val="005D6607"/>
    <w:rsid w:val="005D69C2"/>
    <w:rsid w:val="005E0199"/>
    <w:rsid w:val="005E1B1B"/>
    <w:rsid w:val="005E1EF5"/>
    <w:rsid w:val="005E26FE"/>
    <w:rsid w:val="005E437C"/>
    <w:rsid w:val="005E5DD4"/>
    <w:rsid w:val="005E7088"/>
    <w:rsid w:val="005E748C"/>
    <w:rsid w:val="005F13A5"/>
    <w:rsid w:val="005F1CD3"/>
    <w:rsid w:val="005F20AB"/>
    <w:rsid w:val="005F2466"/>
    <w:rsid w:val="005F32D2"/>
    <w:rsid w:val="005F40F5"/>
    <w:rsid w:val="005F43AC"/>
    <w:rsid w:val="005F49D4"/>
    <w:rsid w:val="005F54B3"/>
    <w:rsid w:val="005F6386"/>
    <w:rsid w:val="005F7149"/>
    <w:rsid w:val="005F7281"/>
    <w:rsid w:val="00600A16"/>
    <w:rsid w:val="006011FF"/>
    <w:rsid w:val="00602EF1"/>
    <w:rsid w:val="00604140"/>
    <w:rsid w:val="00604C64"/>
    <w:rsid w:val="00604FCA"/>
    <w:rsid w:val="00607A9A"/>
    <w:rsid w:val="006105E0"/>
    <w:rsid w:val="0061288D"/>
    <w:rsid w:val="00612A3E"/>
    <w:rsid w:val="00615A5F"/>
    <w:rsid w:val="00616C42"/>
    <w:rsid w:val="00617453"/>
    <w:rsid w:val="00620BC2"/>
    <w:rsid w:val="0062165D"/>
    <w:rsid w:val="006220ED"/>
    <w:rsid w:val="006221DC"/>
    <w:rsid w:val="00625374"/>
    <w:rsid w:val="00625697"/>
    <w:rsid w:val="00627A84"/>
    <w:rsid w:val="006300F9"/>
    <w:rsid w:val="006304D6"/>
    <w:rsid w:val="006318A8"/>
    <w:rsid w:val="00632BBC"/>
    <w:rsid w:val="00635096"/>
    <w:rsid w:val="00635DFB"/>
    <w:rsid w:val="00635FAE"/>
    <w:rsid w:val="00636D65"/>
    <w:rsid w:val="006372D3"/>
    <w:rsid w:val="006404B2"/>
    <w:rsid w:val="00642485"/>
    <w:rsid w:val="00643668"/>
    <w:rsid w:val="0064369C"/>
    <w:rsid w:val="00643AA5"/>
    <w:rsid w:val="00643B3D"/>
    <w:rsid w:val="00645689"/>
    <w:rsid w:val="00651B56"/>
    <w:rsid w:val="00653294"/>
    <w:rsid w:val="00653C4A"/>
    <w:rsid w:val="00653FCD"/>
    <w:rsid w:val="00656B70"/>
    <w:rsid w:val="006579D6"/>
    <w:rsid w:val="0066060E"/>
    <w:rsid w:val="00662B76"/>
    <w:rsid w:val="0066350F"/>
    <w:rsid w:val="00664EB4"/>
    <w:rsid w:val="0066662A"/>
    <w:rsid w:val="00666D05"/>
    <w:rsid w:val="0066744E"/>
    <w:rsid w:val="006677F4"/>
    <w:rsid w:val="00671EED"/>
    <w:rsid w:val="00671FBB"/>
    <w:rsid w:val="0067254E"/>
    <w:rsid w:val="006738AC"/>
    <w:rsid w:val="00673B5A"/>
    <w:rsid w:val="006746EC"/>
    <w:rsid w:val="00675F04"/>
    <w:rsid w:val="00676321"/>
    <w:rsid w:val="00677A40"/>
    <w:rsid w:val="00680519"/>
    <w:rsid w:val="00680F77"/>
    <w:rsid w:val="00681EC0"/>
    <w:rsid w:val="006842AC"/>
    <w:rsid w:val="00685195"/>
    <w:rsid w:val="006913C5"/>
    <w:rsid w:val="006923B8"/>
    <w:rsid w:val="0069327B"/>
    <w:rsid w:val="0069639C"/>
    <w:rsid w:val="006A284A"/>
    <w:rsid w:val="006A540D"/>
    <w:rsid w:val="006A59AD"/>
    <w:rsid w:val="006A5DF9"/>
    <w:rsid w:val="006A67DA"/>
    <w:rsid w:val="006A6C9E"/>
    <w:rsid w:val="006A753C"/>
    <w:rsid w:val="006A7BE6"/>
    <w:rsid w:val="006B1342"/>
    <w:rsid w:val="006B13CE"/>
    <w:rsid w:val="006B18DA"/>
    <w:rsid w:val="006B237C"/>
    <w:rsid w:val="006B24F2"/>
    <w:rsid w:val="006B25D0"/>
    <w:rsid w:val="006B4367"/>
    <w:rsid w:val="006B6D83"/>
    <w:rsid w:val="006C0128"/>
    <w:rsid w:val="006C040E"/>
    <w:rsid w:val="006C208B"/>
    <w:rsid w:val="006C370A"/>
    <w:rsid w:val="006C39B4"/>
    <w:rsid w:val="006C4843"/>
    <w:rsid w:val="006C4B4B"/>
    <w:rsid w:val="006C4B88"/>
    <w:rsid w:val="006C4EE0"/>
    <w:rsid w:val="006C5C5F"/>
    <w:rsid w:val="006C6E76"/>
    <w:rsid w:val="006C7B51"/>
    <w:rsid w:val="006C7FA5"/>
    <w:rsid w:val="006D07B7"/>
    <w:rsid w:val="006D1B01"/>
    <w:rsid w:val="006D3111"/>
    <w:rsid w:val="006D456F"/>
    <w:rsid w:val="006D4F47"/>
    <w:rsid w:val="006D5084"/>
    <w:rsid w:val="006D6033"/>
    <w:rsid w:val="006D63F5"/>
    <w:rsid w:val="006D664F"/>
    <w:rsid w:val="006D7206"/>
    <w:rsid w:val="006D759B"/>
    <w:rsid w:val="006E0540"/>
    <w:rsid w:val="006E15B1"/>
    <w:rsid w:val="006E2590"/>
    <w:rsid w:val="006E48F8"/>
    <w:rsid w:val="006E5351"/>
    <w:rsid w:val="006E543F"/>
    <w:rsid w:val="006E7305"/>
    <w:rsid w:val="006E7BD3"/>
    <w:rsid w:val="006E7EB8"/>
    <w:rsid w:val="006F0146"/>
    <w:rsid w:val="006F0897"/>
    <w:rsid w:val="006F15D2"/>
    <w:rsid w:val="006F2042"/>
    <w:rsid w:val="006F2320"/>
    <w:rsid w:val="006F46A5"/>
    <w:rsid w:val="006F529D"/>
    <w:rsid w:val="007002B2"/>
    <w:rsid w:val="00700AC5"/>
    <w:rsid w:val="007031AE"/>
    <w:rsid w:val="00703334"/>
    <w:rsid w:val="00704304"/>
    <w:rsid w:val="00704735"/>
    <w:rsid w:val="00704D27"/>
    <w:rsid w:val="00704F7D"/>
    <w:rsid w:val="00705CEC"/>
    <w:rsid w:val="00705FDF"/>
    <w:rsid w:val="0070602D"/>
    <w:rsid w:val="00710910"/>
    <w:rsid w:val="00711241"/>
    <w:rsid w:val="00712CCF"/>
    <w:rsid w:val="00713435"/>
    <w:rsid w:val="0071381B"/>
    <w:rsid w:val="0072143A"/>
    <w:rsid w:val="00721FC1"/>
    <w:rsid w:val="00723C51"/>
    <w:rsid w:val="00724169"/>
    <w:rsid w:val="00725CEE"/>
    <w:rsid w:val="00727550"/>
    <w:rsid w:val="0073042E"/>
    <w:rsid w:val="00731C66"/>
    <w:rsid w:val="007356AE"/>
    <w:rsid w:val="00735E4C"/>
    <w:rsid w:val="00735F35"/>
    <w:rsid w:val="007402F5"/>
    <w:rsid w:val="00740865"/>
    <w:rsid w:val="00741062"/>
    <w:rsid w:val="00742041"/>
    <w:rsid w:val="00744EA4"/>
    <w:rsid w:val="007463FF"/>
    <w:rsid w:val="007469C0"/>
    <w:rsid w:val="007473FA"/>
    <w:rsid w:val="007509FE"/>
    <w:rsid w:val="007573D8"/>
    <w:rsid w:val="00757C5F"/>
    <w:rsid w:val="00761E55"/>
    <w:rsid w:val="007646FD"/>
    <w:rsid w:val="00766D32"/>
    <w:rsid w:val="0076742F"/>
    <w:rsid w:val="007703DE"/>
    <w:rsid w:val="00771B7F"/>
    <w:rsid w:val="00775462"/>
    <w:rsid w:val="007770BB"/>
    <w:rsid w:val="00777774"/>
    <w:rsid w:val="00777930"/>
    <w:rsid w:val="00781CE8"/>
    <w:rsid w:val="007833C9"/>
    <w:rsid w:val="0078400B"/>
    <w:rsid w:val="00785407"/>
    <w:rsid w:val="0078663C"/>
    <w:rsid w:val="00787144"/>
    <w:rsid w:val="00787411"/>
    <w:rsid w:val="00790E5A"/>
    <w:rsid w:val="00790FBA"/>
    <w:rsid w:val="0079389D"/>
    <w:rsid w:val="00795646"/>
    <w:rsid w:val="007969F9"/>
    <w:rsid w:val="007971EC"/>
    <w:rsid w:val="00797AD6"/>
    <w:rsid w:val="007A1813"/>
    <w:rsid w:val="007A33B8"/>
    <w:rsid w:val="007A3907"/>
    <w:rsid w:val="007A560E"/>
    <w:rsid w:val="007A6593"/>
    <w:rsid w:val="007A7332"/>
    <w:rsid w:val="007B0130"/>
    <w:rsid w:val="007B1298"/>
    <w:rsid w:val="007B1ABC"/>
    <w:rsid w:val="007B41DF"/>
    <w:rsid w:val="007B4825"/>
    <w:rsid w:val="007B500C"/>
    <w:rsid w:val="007B5AE3"/>
    <w:rsid w:val="007B6FC6"/>
    <w:rsid w:val="007B748F"/>
    <w:rsid w:val="007C285D"/>
    <w:rsid w:val="007C66CA"/>
    <w:rsid w:val="007C79F8"/>
    <w:rsid w:val="007D0093"/>
    <w:rsid w:val="007D4116"/>
    <w:rsid w:val="007D53E6"/>
    <w:rsid w:val="007D5732"/>
    <w:rsid w:val="007D5AF9"/>
    <w:rsid w:val="007D69EF"/>
    <w:rsid w:val="007E077F"/>
    <w:rsid w:val="007E1620"/>
    <w:rsid w:val="007E1B64"/>
    <w:rsid w:val="007E1C4F"/>
    <w:rsid w:val="007E5AA0"/>
    <w:rsid w:val="007E5AE4"/>
    <w:rsid w:val="007E5B69"/>
    <w:rsid w:val="007E60BA"/>
    <w:rsid w:val="007E65DA"/>
    <w:rsid w:val="007F10AB"/>
    <w:rsid w:val="007F20A1"/>
    <w:rsid w:val="007F303C"/>
    <w:rsid w:val="007F371C"/>
    <w:rsid w:val="007F44DB"/>
    <w:rsid w:val="007F4D5F"/>
    <w:rsid w:val="007F5520"/>
    <w:rsid w:val="007F5A6A"/>
    <w:rsid w:val="007F5B8C"/>
    <w:rsid w:val="007F7082"/>
    <w:rsid w:val="00802D89"/>
    <w:rsid w:val="00803DC0"/>
    <w:rsid w:val="008043BA"/>
    <w:rsid w:val="00805629"/>
    <w:rsid w:val="00806BDD"/>
    <w:rsid w:val="00806D4B"/>
    <w:rsid w:val="008075B9"/>
    <w:rsid w:val="008079F9"/>
    <w:rsid w:val="00811458"/>
    <w:rsid w:val="008121BC"/>
    <w:rsid w:val="00813B6F"/>
    <w:rsid w:val="00815239"/>
    <w:rsid w:val="00815377"/>
    <w:rsid w:val="0081538C"/>
    <w:rsid w:val="008168B1"/>
    <w:rsid w:val="008168BD"/>
    <w:rsid w:val="008202EE"/>
    <w:rsid w:val="0082162D"/>
    <w:rsid w:val="00821DD6"/>
    <w:rsid w:val="00821FED"/>
    <w:rsid w:val="008259EF"/>
    <w:rsid w:val="0082716B"/>
    <w:rsid w:val="0082752D"/>
    <w:rsid w:val="00831A53"/>
    <w:rsid w:val="008338A3"/>
    <w:rsid w:val="008358B6"/>
    <w:rsid w:val="00842FCC"/>
    <w:rsid w:val="0084399D"/>
    <w:rsid w:val="008452A1"/>
    <w:rsid w:val="00845D63"/>
    <w:rsid w:val="00846702"/>
    <w:rsid w:val="00846B38"/>
    <w:rsid w:val="00852435"/>
    <w:rsid w:val="00852B7E"/>
    <w:rsid w:val="00852C82"/>
    <w:rsid w:val="008601AD"/>
    <w:rsid w:val="00860F06"/>
    <w:rsid w:val="00861C4E"/>
    <w:rsid w:val="00862EAA"/>
    <w:rsid w:val="00863760"/>
    <w:rsid w:val="00864420"/>
    <w:rsid w:val="00865A10"/>
    <w:rsid w:val="00865C8D"/>
    <w:rsid w:val="0086773B"/>
    <w:rsid w:val="00870F4B"/>
    <w:rsid w:val="00871CB8"/>
    <w:rsid w:val="00873450"/>
    <w:rsid w:val="00874C93"/>
    <w:rsid w:val="00875217"/>
    <w:rsid w:val="008758B1"/>
    <w:rsid w:val="00875D5B"/>
    <w:rsid w:val="00877682"/>
    <w:rsid w:val="008779D7"/>
    <w:rsid w:val="008815AD"/>
    <w:rsid w:val="00882EE7"/>
    <w:rsid w:val="00883890"/>
    <w:rsid w:val="00885CDE"/>
    <w:rsid w:val="00886CF6"/>
    <w:rsid w:val="008876BB"/>
    <w:rsid w:val="00887E64"/>
    <w:rsid w:val="0089229E"/>
    <w:rsid w:val="0089334A"/>
    <w:rsid w:val="00893BF9"/>
    <w:rsid w:val="0089447A"/>
    <w:rsid w:val="00894EE1"/>
    <w:rsid w:val="008A184A"/>
    <w:rsid w:val="008A18BA"/>
    <w:rsid w:val="008A38D6"/>
    <w:rsid w:val="008A472A"/>
    <w:rsid w:val="008A484F"/>
    <w:rsid w:val="008A4AA5"/>
    <w:rsid w:val="008A4C19"/>
    <w:rsid w:val="008A76AC"/>
    <w:rsid w:val="008A77C6"/>
    <w:rsid w:val="008B0105"/>
    <w:rsid w:val="008B1A5A"/>
    <w:rsid w:val="008B4773"/>
    <w:rsid w:val="008B5333"/>
    <w:rsid w:val="008B6685"/>
    <w:rsid w:val="008B6AEC"/>
    <w:rsid w:val="008B6C84"/>
    <w:rsid w:val="008B72F8"/>
    <w:rsid w:val="008B76F3"/>
    <w:rsid w:val="008B7CE6"/>
    <w:rsid w:val="008B7FB8"/>
    <w:rsid w:val="008C07C5"/>
    <w:rsid w:val="008C1975"/>
    <w:rsid w:val="008C2AD2"/>
    <w:rsid w:val="008C4627"/>
    <w:rsid w:val="008C63C5"/>
    <w:rsid w:val="008C754A"/>
    <w:rsid w:val="008D0740"/>
    <w:rsid w:val="008D202B"/>
    <w:rsid w:val="008D2474"/>
    <w:rsid w:val="008D4845"/>
    <w:rsid w:val="008D4C43"/>
    <w:rsid w:val="008D625F"/>
    <w:rsid w:val="008D7107"/>
    <w:rsid w:val="008D72D6"/>
    <w:rsid w:val="008D74AA"/>
    <w:rsid w:val="008D7761"/>
    <w:rsid w:val="008E27BA"/>
    <w:rsid w:val="008E5F27"/>
    <w:rsid w:val="008E682A"/>
    <w:rsid w:val="008F032E"/>
    <w:rsid w:val="008F09BB"/>
    <w:rsid w:val="008F143C"/>
    <w:rsid w:val="008F24F8"/>
    <w:rsid w:val="008F257D"/>
    <w:rsid w:val="008F31EA"/>
    <w:rsid w:val="008F4911"/>
    <w:rsid w:val="008F57BC"/>
    <w:rsid w:val="008F59AC"/>
    <w:rsid w:val="008F5ADC"/>
    <w:rsid w:val="008F610D"/>
    <w:rsid w:val="008F71B2"/>
    <w:rsid w:val="00900A2C"/>
    <w:rsid w:val="00901762"/>
    <w:rsid w:val="009020C9"/>
    <w:rsid w:val="00903276"/>
    <w:rsid w:val="0090480A"/>
    <w:rsid w:val="009106FF"/>
    <w:rsid w:val="009111CB"/>
    <w:rsid w:val="00911E62"/>
    <w:rsid w:val="00911E6D"/>
    <w:rsid w:val="00914BFA"/>
    <w:rsid w:val="00915754"/>
    <w:rsid w:val="00921BD9"/>
    <w:rsid w:val="009221B6"/>
    <w:rsid w:val="009228BC"/>
    <w:rsid w:val="00923AE2"/>
    <w:rsid w:val="00924370"/>
    <w:rsid w:val="00925BC8"/>
    <w:rsid w:val="00931273"/>
    <w:rsid w:val="0093341C"/>
    <w:rsid w:val="009335CC"/>
    <w:rsid w:val="00940553"/>
    <w:rsid w:val="009408C4"/>
    <w:rsid w:val="00941444"/>
    <w:rsid w:val="00942889"/>
    <w:rsid w:val="0094303F"/>
    <w:rsid w:val="00943AD8"/>
    <w:rsid w:val="00944299"/>
    <w:rsid w:val="00947092"/>
    <w:rsid w:val="009514D9"/>
    <w:rsid w:val="00951514"/>
    <w:rsid w:val="009523AA"/>
    <w:rsid w:val="0095443A"/>
    <w:rsid w:val="00954910"/>
    <w:rsid w:val="00960799"/>
    <w:rsid w:val="00962918"/>
    <w:rsid w:val="009655EA"/>
    <w:rsid w:val="0096583E"/>
    <w:rsid w:val="0096685B"/>
    <w:rsid w:val="0096765F"/>
    <w:rsid w:val="00970876"/>
    <w:rsid w:val="00970EEE"/>
    <w:rsid w:val="0097138F"/>
    <w:rsid w:val="00971419"/>
    <w:rsid w:val="009716C3"/>
    <w:rsid w:val="00971AA1"/>
    <w:rsid w:val="00973D05"/>
    <w:rsid w:val="009745E4"/>
    <w:rsid w:val="009746EF"/>
    <w:rsid w:val="00975303"/>
    <w:rsid w:val="00975CF2"/>
    <w:rsid w:val="00980A50"/>
    <w:rsid w:val="00980BBB"/>
    <w:rsid w:val="00982014"/>
    <w:rsid w:val="009829FE"/>
    <w:rsid w:val="00982D41"/>
    <w:rsid w:val="0098306C"/>
    <w:rsid w:val="00983318"/>
    <w:rsid w:val="00985A11"/>
    <w:rsid w:val="00985A9D"/>
    <w:rsid w:val="00986577"/>
    <w:rsid w:val="00992B46"/>
    <w:rsid w:val="00993E06"/>
    <w:rsid w:val="00995A4F"/>
    <w:rsid w:val="009962C5"/>
    <w:rsid w:val="0099635F"/>
    <w:rsid w:val="00996531"/>
    <w:rsid w:val="00997364"/>
    <w:rsid w:val="00997B05"/>
    <w:rsid w:val="00997DA7"/>
    <w:rsid w:val="009A04AB"/>
    <w:rsid w:val="009A2072"/>
    <w:rsid w:val="009A5319"/>
    <w:rsid w:val="009A6050"/>
    <w:rsid w:val="009A63FF"/>
    <w:rsid w:val="009A6EEF"/>
    <w:rsid w:val="009A7AD0"/>
    <w:rsid w:val="009B1F61"/>
    <w:rsid w:val="009B48D8"/>
    <w:rsid w:val="009B5F62"/>
    <w:rsid w:val="009B7BEF"/>
    <w:rsid w:val="009C127E"/>
    <w:rsid w:val="009C3F69"/>
    <w:rsid w:val="009C40CD"/>
    <w:rsid w:val="009C5917"/>
    <w:rsid w:val="009D0189"/>
    <w:rsid w:val="009D0B0D"/>
    <w:rsid w:val="009D0F65"/>
    <w:rsid w:val="009D107A"/>
    <w:rsid w:val="009D2943"/>
    <w:rsid w:val="009D2C50"/>
    <w:rsid w:val="009D3955"/>
    <w:rsid w:val="009D3ABC"/>
    <w:rsid w:val="009D4234"/>
    <w:rsid w:val="009D4B96"/>
    <w:rsid w:val="009D587E"/>
    <w:rsid w:val="009D60AB"/>
    <w:rsid w:val="009D6285"/>
    <w:rsid w:val="009D649F"/>
    <w:rsid w:val="009E20F1"/>
    <w:rsid w:val="009E47D2"/>
    <w:rsid w:val="009E5CF0"/>
    <w:rsid w:val="009E5D48"/>
    <w:rsid w:val="009E6240"/>
    <w:rsid w:val="009E6E94"/>
    <w:rsid w:val="009F1524"/>
    <w:rsid w:val="009F1B82"/>
    <w:rsid w:val="009F2A4E"/>
    <w:rsid w:val="009F3662"/>
    <w:rsid w:val="009F3EB9"/>
    <w:rsid w:val="009F6001"/>
    <w:rsid w:val="009F7EE8"/>
    <w:rsid w:val="00A012FB"/>
    <w:rsid w:val="00A01635"/>
    <w:rsid w:val="00A01C57"/>
    <w:rsid w:val="00A01D4F"/>
    <w:rsid w:val="00A01F22"/>
    <w:rsid w:val="00A039AC"/>
    <w:rsid w:val="00A04E4B"/>
    <w:rsid w:val="00A059FF"/>
    <w:rsid w:val="00A06703"/>
    <w:rsid w:val="00A06D53"/>
    <w:rsid w:val="00A07482"/>
    <w:rsid w:val="00A10BD8"/>
    <w:rsid w:val="00A11AFD"/>
    <w:rsid w:val="00A15ABB"/>
    <w:rsid w:val="00A15EBC"/>
    <w:rsid w:val="00A16CCA"/>
    <w:rsid w:val="00A16EB5"/>
    <w:rsid w:val="00A22BFA"/>
    <w:rsid w:val="00A237A6"/>
    <w:rsid w:val="00A237A8"/>
    <w:rsid w:val="00A25CB1"/>
    <w:rsid w:val="00A265DF"/>
    <w:rsid w:val="00A36436"/>
    <w:rsid w:val="00A36600"/>
    <w:rsid w:val="00A40C20"/>
    <w:rsid w:val="00A416AD"/>
    <w:rsid w:val="00A44368"/>
    <w:rsid w:val="00A45B1F"/>
    <w:rsid w:val="00A461ED"/>
    <w:rsid w:val="00A46279"/>
    <w:rsid w:val="00A47861"/>
    <w:rsid w:val="00A539B1"/>
    <w:rsid w:val="00A53A4A"/>
    <w:rsid w:val="00A53DCB"/>
    <w:rsid w:val="00A55680"/>
    <w:rsid w:val="00A60120"/>
    <w:rsid w:val="00A61263"/>
    <w:rsid w:val="00A618DE"/>
    <w:rsid w:val="00A64384"/>
    <w:rsid w:val="00A648DD"/>
    <w:rsid w:val="00A64E9F"/>
    <w:rsid w:val="00A6523E"/>
    <w:rsid w:val="00A6582F"/>
    <w:rsid w:val="00A678AE"/>
    <w:rsid w:val="00A67BF4"/>
    <w:rsid w:val="00A703C8"/>
    <w:rsid w:val="00A70ECC"/>
    <w:rsid w:val="00A726A4"/>
    <w:rsid w:val="00A72D53"/>
    <w:rsid w:val="00A746D8"/>
    <w:rsid w:val="00A76025"/>
    <w:rsid w:val="00A76147"/>
    <w:rsid w:val="00A765FD"/>
    <w:rsid w:val="00A76B29"/>
    <w:rsid w:val="00A772F3"/>
    <w:rsid w:val="00A776D7"/>
    <w:rsid w:val="00A77A24"/>
    <w:rsid w:val="00A813B7"/>
    <w:rsid w:val="00A82052"/>
    <w:rsid w:val="00A830DA"/>
    <w:rsid w:val="00A83A88"/>
    <w:rsid w:val="00A85461"/>
    <w:rsid w:val="00A86028"/>
    <w:rsid w:val="00A8620C"/>
    <w:rsid w:val="00A91C9F"/>
    <w:rsid w:val="00A95759"/>
    <w:rsid w:val="00A961E6"/>
    <w:rsid w:val="00A964E5"/>
    <w:rsid w:val="00A977D7"/>
    <w:rsid w:val="00AA01A3"/>
    <w:rsid w:val="00AA24EF"/>
    <w:rsid w:val="00AA2552"/>
    <w:rsid w:val="00AB3224"/>
    <w:rsid w:val="00AB33B5"/>
    <w:rsid w:val="00AB4E42"/>
    <w:rsid w:val="00AB53F7"/>
    <w:rsid w:val="00AB6624"/>
    <w:rsid w:val="00AB7322"/>
    <w:rsid w:val="00AB7716"/>
    <w:rsid w:val="00AB7831"/>
    <w:rsid w:val="00AC0C47"/>
    <w:rsid w:val="00AC2060"/>
    <w:rsid w:val="00AC217A"/>
    <w:rsid w:val="00AC5FAF"/>
    <w:rsid w:val="00AC6401"/>
    <w:rsid w:val="00AD0653"/>
    <w:rsid w:val="00AD0BC3"/>
    <w:rsid w:val="00AD2DD7"/>
    <w:rsid w:val="00AD3C3F"/>
    <w:rsid w:val="00AD4E6E"/>
    <w:rsid w:val="00AD5C79"/>
    <w:rsid w:val="00AD5FC9"/>
    <w:rsid w:val="00AD6AE0"/>
    <w:rsid w:val="00AE0D51"/>
    <w:rsid w:val="00AE408C"/>
    <w:rsid w:val="00AE415F"/>
    <w:rsid w:val="00AE4591"/>
    <w:rsid w:val="00AE726E"/>
    <w:rsid w:val="00AF2FD6"/>
    <w:rsid w:val="00AF3262"/>
    <w:rsid w:val="00AF3352"/>
    <w:rsid w:val="00AF5507"/>
    <w:rsid w:val="00AF5AE2"/>
    <w:rsid w:val="00AF6F49"/>
    <w:rsid w:val="00B005B5"/>
    <w:rsid w:val="00B02713"/>
    <w:rsid w:val="00B05159"/>
    <w:rsid w:val="00B05351"/>
    <w:rsid w:val="00B0574B"/>
    <w:rsid w:val="00B05A97"/>
    <w:rsid w:val="00B100DB"/>
    <w:rsid w:val="00B10E9B"/>
    <w:rsid w:val="00B1205B"/>
    <w:rsid w:val="00B12CD5"/>
    <w:rsid w:val="00B136FE"/>
    <w:rsid w:val="00B13F2A"/>
    <w:rsid w:val="00B15E17"/>
    <w:rsid w:val="00B16791"/>
    <w:rsid w:val="00B167AC"/>
    <w:rsid w:val="00B16EC1"/>
    <w:rsid w:val="00B2043F"/>
    <w:rsid w:val="00B20B6A"/>
    <w:rsid w:val="00B22085"/>
    <w:rsid w:val="00B24DB3"/>
    <w:rsid w:val="00B2515C"/>
    <w:rsid w:val="00B2658A"/>
    <w:rsid w:val="00B2681B"/>
    <w:rsid w:val="00B26CB8"/>
    <w:rsid w:val="00B275A7"/>
    <w:rsid w:val="00B3028A"/>
    <w:rsid w:val="00B30738"/>
    <w:rsid w:val="00B3076C"/>
    <w:rsid w:val="00B31E78"/>
    <w:rsid w:val="00B34524"/>
    <w:rsid w:val="00B346B4"/>
    <w:rsid w:val="00B34A4D"/>
    <w:rsid w:val="00B34B66"/>
    <w:rsid w:val="00B372B9"/>
    <w:rsid w:val="00B37B19"/>
    <w:rsid w:val="00B37DD4"/>
    <w:rsid w:val="00B44CD6"/>
    <w:rsid w:val="00B456F5"/>
    <w:rsid w:val="00B45F58"/>
    <w:rsid w:val="00B46C90"/>
    <w:rsid w:val="00B46E20"/>
    <w:rsid w:val="00B47964"/>
    <w:rsid w:val="00B50415"/>
    <w:rsid w:val="00B5049A"/>
    <w:rsid w:val="00B51967"/>
    <w:rsid w:val="00B534EB"/>
    <w:rsid w:val="00B53E54"/>
    <w:rsid w:val="00B548D1"/>
    <w:rsid w:val="00B5672E"/>
    <w:rsid w:val="00B57330"/>
    <w:rsid w:val="00B60E9A"/>
    <w:rsid w:val="00B61718"/>
    <w:rsid w:val="00B61D9B"/>
    <w:rsid w:val="00B62904"/>
    <w:rsid w:val="00B633E0"/>
    <w:rsid w:val="00B63791"/>
    <w:rsid w:val="00B66E5A"/>
    <w:rsid w:val="00B672FA"/>
    <w:rsid w:val="00B712A1"/>
    <w:rsid w:val="00B74D57"/>
    <w:rsid w:val="00B74F50"/>
    <w:rsid w:val="00B751CA"/>
    <w:rsid w:val="00B7782C"/>
    <w:rsid w:val="00B812E6"/>
    <w:rsid w:val="00B81B47"/>
    <w:rsid w:val="00B850F3"/>
    <w:rsid w:val="00B85DA0"/>
    <w:rsid w:val="00B86F9E"/>
    <w:rsid w:val="00B87687"/>
    <w:rsid w:val="00B945BB"/>
    <w:rsid w:val="00B95BEA"/>
    <w:rsid w:val="00B95DDA"/>
    <w:rsid w:val="00B966A6"/>
    <w:rsid w:val="00B96FBA"/>
    <w:rsid w:val="00BA0A7D"/>
    <w:rsid w:val="00BA1DBA"/>
    <w:rsid w:val="00BA2162"/>
    <w:rsid w:val="00BA3901"/>
    <w:rsid w:val="00BA3BFF"/>
    <w:rsid w:val="00BA4E48"/>
    <w:rsid w:val="00BA4E4B"/>
    <w:rsid w:val="00BA7BF4"/>
    <w:rsid w:val="00BB01EB"/>
    <w:rsid w:val="00BB3A28"/>
    <w:rsid w:val="00BB4983"/>
    <w:rsid w:val="00BB683E"/>
    <w:rsid w:val="00BC0431"/>
    <w:rsid w:val="00BC0727"/>
    <w:rsid w:val="00BC1E44"/>
    <w:rsid w:val="00BC23DE"/>
    <w:rsid w:val="00BC6FBD"/>
    <w:rsid w:val="00BC790F"/>
    <w:rsid w:val="00BD22B0"/>
    <w:rsid w:val="00BD580A"/>
    <w:rsid w:val="00BD5F7E"/>
    <w:rsid w:val="00BD6026"/>
    <w:rsid w:val="00BD649F"/>
    <w:rsid w:val="00BD6861"/>
    <w:rsid w:val="00BD7A6D"/>
    <w:rsid w:val="00BE1652"/>
    <w:rsid w:val="00BE1AFE"/>
    <w:rsid w:val="00BE1DCD"/>
    <w:rsid w:val="00BE2219"/>
    <w:rsid w:val="00BE2EE8"/>
    <w:rsid w:val="00BE3071"/>
    <w:rsid w:val="00BE3F1E"/>
    <w:rsid w:val="00BE4603"/>
    <w:rsid w:val="00BE626F"/>
    <w:rsid w:val="00BE6E46"/>
    <w:rsid w:val="00BE744D"/>
    <w:rsid w:val="00BF0BFB"/>
    <w:rsid w:val="00BF21B0"/>
    <w:rsid w:val="00BF2276"/>
    <w:rsid w:val="00BF4368"/>
    <w:rsid w:val="00BF6182"/>
    <w:rsid w:val="00BF66AD"/>
    <w:rsid w:val="00BF6711"/>
    <w:rsid w:val="00BF77CE"/>
    <w:rsid w:val="00C005DD"/>
    <w:rsid w:val="00C03134"/>
    <w:rsid w:val="00C04022"/>
    <w:rsid w:val="00C0415B"/>
    <w:rsid w:val="00C05BDA"/>
    <w:rsid w:val="00C06752"/>
    <w:rsid w:val="00C076CD"/>
    <w:rsid w:val="00C10DF5"/>
    <w:rsid w:val="00C12877"/>
    <w:rsid w:val="00C178E0"/>
    <w:rsid w:val="00C2145D"/>
    <w:rsid w:val="00C23993"/>
    <w:rsid w:val="00C23DDA"/>
    <w:rsid w:val="00C25A17"/>
    <w:rsid w:val="00C31ECE"/>
    <w:rsid w:val="00C33D74"/>
    <w:rsid w:val="00C342AA"/>
    <w:rsid w:val="00C34800"/>
    <w:rsid w:val="00C34C9F"/>
    <w:rsid w:val="00C34EAE"/>
    <w:rsid w:val="00C36C9B"/>
    <w:rsid w:val="00C37160"/>
    <w:rsid w:val="00C37E5C"/>
    <w:rsid w:val="00C37F5A"/>
    <w:rsid w:val="00C453FB"/>
    <w:rsid w:val="00C45CF9"/>
    <w:rsid w:val="00C467D6"/>
    <w:rsid w:val="00C4697B"/>
    <w:rsid w:val="00C47D0F"/>
    <w:rsid w:val="00C50338"/>
    <w:rsid w:val="00C51C84"/>
    <w:rsid w:val="00C534C2"/>
    <w:rsid w:val="00C5423D"/>
    <w:rsid w:val="00C546DE"/>
    <w:rsid w:val="00C55546"/>
    <w:rsid w:val="00C558EC"/>
    <w:rsid w:val="00C642E6"/>
    <w:rsid w:val="00C64B8B"/>
    <w:rsid w:val="00C64BAE"/>
    <w:rsid w:val="00C65F80"/>
    <w:rsid w:val="00C71ADA"/>
    <w:rsid w:val="00C724ED"/>
    <w:rsid w:val="00C72CE3"/>
    <w:rsid w:val="00C72D2E"/>
    <w:rsid w:val="00C7440E"/>
    <w:rsid w:val="00C76078"/>
    <w:rsid w:val="00C77C38"/>
    <w:rsid w:val="00C77E81"/>
    <w:rsid w:val="00C84ABB"/>
    <w:rsid w:val="00C855E8"/>
    <w:rsid w:val="00C85722"/>
    <w:rsid w:val="00C857A2"/>
    <w:rsid w:val="00C86456"/>
    <w:rsid w:val="00C86E2D"/>
    <w:rsid w:val="00C92437"/>
    <w:rsid w:val="00C93577"/>
    <w:rsid w:val="00C95B88"/>
    <w:rsid w:val="00C95C27"/>
    <w:rsid w:val="00CA1383"/>
    <w:rsid w:val="00CA2585"/>
    <w:rsid w:val="00CA25A3"/>
    <w:rsid w:val="00CA46DC"/>
    <w:rsid w:val="00CA494A"/>
    <w:rsid w:val="00CA4B3B"/>
    <w:rsid w:val="00CA52AA"/>
    <w:rsid w:val="00CA57B1"/>
    <w:rsid w:val="00CA57E7"/>
    <w:rsid w:val="00CB2D33"/>
    <w:rsid w:val="00CB436B"/>
    <w:rsid w:val="00CB47C7"/>
    <w:rsid w:val="00CB4A43"/>
    <w:rsid w:val="00CB4C98"/>
    <w:rsid w:val="00CB5B7F"/>
    <w:rsid w:val="00CB5EEE"/>
    <w:rsid w:val="00CC0871"/>
    <w:rsid w:val="00CC0B80"/>
    <w:rsid w:val="00CC0FCD"/>
    <w:rsid w:val="00CC1A0A"/>
    <w:rsid w:val="00CC1D02"/>
    <w:rsid w:val="00CC3706"/>
    <w:rsid w:val="00CC471E"/>
    <w:rsid w:val="00CC4CE8"/>
    <w:rsid w:val="00CC59AB"/>
    <w:rsid w:val="00CD4392"/>
    <w:rsid w:val="00CD4C36"/>
    <w:rsid w:val="00CD566E"/>
    <w:rsid w:val="00CD6EAA"/>
    <w:rsid w:val="00CD7972"/>
    <w:rsid w:val="00CE35A0"/>
    <w:rsid w:val="00CE41DD"/>
    <w:rsid w:val="00CE6459"/>
    <w:rsid w:val="00CF0D87"/>
    <w:rsid w:val="00CF1775"/>
    <w:rsid w:val="00CF6003"/>
    <w:rsid w:val="00CF7B43"/>
    <w:rsid w:val="00CF7C68"/>
    <w:rsid w:val="00D02AA5"/>
    <w:rsid w:val="00D047F9"/>
    <w:rsid w:val="00D07A80"/>
    <w:rsid w:val="00D121E6"/>
    <w:rsid w:val="00D1236B"/>
    <w:rsid w:val="00D1246E"/>
    <w:rsid w:val="00D137A6"/>
    <w:rsid w:val="00D146DB"/>
    <w:rsid w:val="00D15E59"/>
    <w:rsid w:val="00D167C2"/>
    <w:rsid w:val="00D179A1"/>
    <w:rsid w:val="00D20297"/>
    <w:rsid w:val="00D21B15"/>
    <w:rsid w:val="00D23761"/>
    <w:rsid w:val="00D23987"/>
    <w:rsid w:val="00D26176"/>
    <w:rsid w:val="00D261E5"/>
    <w:rsid w:val="00D27B33"/>
    <w:rsid w:val="00D27BE3"/>
    <w:rsid w:val="00D3328B"/>
    <w:rsid w:val="00D35542"/>
    <w:rsid w:val="00D36B34"/>
    <w:rsid w:val="00D36F7E"/>
    <w:rsid w:val="00D37008"/>
    <w:rsid w:val="00D375AA"/>
    <w:rsid w:val="00D37A4D"/>
    <w:rsid w:val="00D403D6"/>
    <w:rsid w:val="00D406A0"/>
    <w:rsid w:val="00D40750"/>
    <w:rsid w:val="00D40D2C"/>
    <w:rsid w:val="00D41070"/>
    <w:rsid w:val="00D412C6"/>
    <w:rsid w:val="00D41A17"/>
    <w:rsid w:val="00D42C9F"/>
    <w:rsid w:val="00D42DF1"/>
    <w:rsid w:val="00D4319C"/>
    <w:rsid w:val="00D431B7"/>
    <w:rsid w:val="00D433C9"/>
    <w:rsid w:val="00D4694D"/>
    <w:rsid w:val="00D50AFC"/>
    <w:rsid w:val="00D512AC"/>
    <w:rsid w:val="00D51457"/>
    <w:rsid w:val="00D517B8"/>
    <w:rsid w:val="00D51E2D"/>
    <w:rsid w:val="00D53DCF"/>
    <w:rsid w:val="00D54B1D"/>
    <w:rsid w:val="00D54C3A"/>
    <w:rsid w:val="00D57401"/>
    <w:rsid w:val="00D574C2"/>
    <w:rsid w:val="00D6002A"/>
    <w:rsid w:val="00D60B44"/>
    <w:rsid w:val="00D6160C"/>
    <w:rsid w:val="00D62B3C"/>
    <w:rsid w:val="00D65387"/>
    <w:rsid w:val="00D6538B"/>
    <w:rsid w:val="00D7045A"/>
    <w:rsid w:val="00D71211"/>
    <w:rsid w:val="00D7308C"/>
    <w:rsid w:val="00D73F6B"/>
    <w:rsid w:val="00D74198"/>
    <w:rsid w:val="00D74ADD"/>
    <w:rsid w:val="00D74BE0"/>
    <w:rsid w:val="00D77F62"/>
    <w:rsid w:val="00D80752"/>
    <w:rsid w:val="00D80EA4"/>
    <w:rsid w:val="00D80F37"/>
    <w:rsid w:val="00D8106A"/>
    <w:rsid w:val="00D819F5"/>
    <w:rsid w:val="00D846AA"/>
    <w:rsid w:val="00D85152"/>
    <w:rsid w:val="00D85DE4"/>
    <w:rsid w:val="00D963C2"/>
    <w:rsid w:val="00D9792A"/>
    <w:rsid w:val="00DA0DF4"/>
    <w:rsid w:val="00DA0E9C"/>
    <w:rsid w:val="00DA11A3"/>
    <w:rsid w:val="00DA14C9"/>
    <w:rsid w:val="00DA237D"/>
    <w:rsid w:val="00DA53F3"/>
    <w:rsid w:val="00DA7F71"/>
    <w:rsid w:val="00DB05F3"/>
    <w:rsid w:val="00DB37AF"/>
    <w:rsid w:val="00DB6B7C"/>
    <w:rsid w:val="00DB72B7"/>
    <w:rsid w:val="00DC202A"/>
    <w:rsid w:val="00DC3084"/>
    <w:rsid w:val="00DC31EB"/>
    <w:rsid w:val="00DC32AA"/>
    <w:rsid w:val="00DD1043"/>
    <w:rsid w:val="00DD4AF9"/>
    <w:rsid w:val="00DD5B58"/>
    <w:rsid w:val="00DD619C"/>
    <w:rsid w:val="00DD63F8"/>
    <w:rsid w:val="00DD7219"/>
    <w:rsid w:val="00DE3779"/>
    <w:rsid w:val="00DE3C32"/>
    <w:rsid w:val="00DE424E"/>
    <w:rsid w:val="00DE4C0C"/>
    <w:rsid w:val="00DE6A35"/>
    <w:rsid w:val="00DE6B2A"/>
    <w:rsid w:val="00DE7E14"/>
    <w:rsid w:val="00DF0E5D"/>
    <w:rsid w:val="00DF1B57"/>
    <w:rsid w:val="00DF1B62"/>
    <w:rsid w:val="00DF2B6F"/>
    <w:rsid w:val="00DF2D79"/>
    <w:rsid w:val="00DF3D25"/>
    <w:rsid w:val="00DF41E3"/>
    <w:rsid w:val="00DF4326"/>
    <w:rsid w:val="00DF5EF1"/>
    <w:rsid w:val="00DF73A0"/>
    <w:rsid w:val="00E009F0"/>
    <w:rsid w:val="00E03102"/>
    <w:rsid w:val="00E0376A"/>
    <w:rsid w:val="00E043E7"/>
    <w:rsid w:val="00E060D7"/>
    <w:rsid w:val="00E06A6E"/>
    <w:rsid w:val="00E1178F"/>
    <w:rsid w:val="00E1349A"/>
    <w:rsid w:val="00E136E6"/>
    <w:rsid w:val="00E14C26"/>
    <w:rsid w:val="00E15094"/>
    <w:rsid w:val="00E1552E"/>
    <w:rsid w:val="00E15A26"/>
    <w:rsid w:val="00E16A0C"/>
    <w:rsid w:val="00E16F3D"/>
    <w:rsid w:val="00E17207"/>
    <w:rsid w:val="00E17624"/>
    <w:rsid w:val="00E178AF"/>
    <w:rsid w:val="00E17CA3"/>
    <w:rsid w:val="00E2421F"/>
    <w:rsid w:val="00E24D63"/>
    <w:rsid w:val="00E3114A"/>
    <w:rsid w:val="00E32160"/>
    <w:rsid w:val="00E34194"/>
    <w:rsid w:val="00E34A58"/>
    <w:rsid w:val="00E35052"/>
    <w:rsid w:val="00E36A54"/>
    <w:rsid w:val="00E37F2A"/>
    <w:rsid w:val="00E40486"/>
    <w:rsid w:val="00E437B6"/>
    <w:rsid w:val="00E43954"/>
    <w:rsid w:val="00E448D9"/>
    <w:rsid w:val="00E44D38"/>
    <w:rsid w:val="00E46266"/>
    <w:rsid w:val="00E50A43"/>
    <w:rsid w:val="00E50A7F"/>
    <w:rsid w:val="00E51012"/>
    <w:rsid w:val="00E515F1"/>
    <w:rsid w:val="00E51AFE"/>
    <w:rsid w:val="00E51D1A"/>
    <w:rsid w:val="00E52075"/>
    <w:rsid w:val="00E54FB1"/>
    <w:rsid w:val="00E55165"/>
    <w:rsid w:val="00E5581C"/>
    <w:rsid w:val="00E60C7C"/>
    <w:rsid w:val="00E61F65"/>
    <w:rsid w:val="00E62572"/>
    <w:rsid w:val="00E62E5D"/>
    <w:rsid w:val="00E62EA3"/>
    <w:rsid w:val="00E65F29"/>
    <w:rsid w:val="00E66C6C"/>
    <w:rsid w:val="00E700CF"/>
    <w:rsid w:val="00E7081B"/>
    <w:rsid w:val="00E72508"/>
    <w:rsid w:val="00E727D5"/>
    <w:rsid w:val="00E72FAF"/>
    <w:rsid w:val="00E73EC5"/>
    <w:rsid w:val="00E7527B"/>
    <w:rsid w:val="00E7776F"/>
    <w:rsid w:val="00E8009C"/>
    <w:rsid w:val="00E8106D"/>
    <w:rsid w:val="00E84AD7"/>
    <w:rsid w:val="00E85F73"/>
    <w:rsid w:val="00E869E5"/>
    <w:rsid w:val="00E87765"/>
    <w:rsid w:val="00E87D1D"/>
    <w:rsid w:val="00E92C63"/>
    <w:rsid w:val="00E964E9"/>
    <w:rsid w:val="00EA068F"/>
    <w:rsid w:val="00EA1800"/>
    <w:rsid w:val="00EA3122"/>
    <w:rsid w:val="00EA34E1"/>
    <w:rsid w:val="00EA4CF3"/>
    <w:rsid w:val="00EA55B7"/>
    <w:rsid w:val="00EA590F"/>
    <w:rsid w:val="00EA5DC3"/>
    <w:rsid w:val="00EB1A08"/>
    <w:rsid w:val="00EB3254"/>
    <w:rsid w:val="00EB496C"/>
    <w:rsid w:val="00EB6783"/>
    <w:rsid w:val="00EB7170"/>
    <w:rsid w:val="00EB795B"/>
    <w:rsid w:val="00EB7B2B"/>
    <w:rsid w:val="00EC03D7"/>
    <w:rsid w:val="00EC5FEE"/>
    <w:rsid w:val="00EC6BCD"/>
    <w:rsid w:val="00EC795E"/>
    <w:rsid w:val="00EC7A79"/>
    <w:rsid w:val="00ED0328"/>
    <w:rsid w:val="00ED24C9"/>
    <w:rsid w:val="00ED38F5"/>
    <w:rsid w:val="00ED3F46"/>
    <w:rsid w:val="00ED4943"/>
    <w:rsid w:val="00ED4ADB"/>
    <w:rsid w:val="00ED7503"/>
    <w:rsid w:val="00EE05C1"/>
    <w:rsid w:val="00EE0B72"/>
    <w:rsid w:val="00EE110D"/>
    <w:rsid w:val="00EE14AD"/>
    <w:rsid w:val="00EE2636"/>
    <w:rsid w:val="00EE449E"/>
    <w:rsid w:val="00EE4634"/>
    <w:rsid w:val="00EE46F4"/>
    <w:rsid w:val="00EE5732"/>
    <w:rsid w:val="00EE711F"/>
    <w:rsid w:val="00EE7CA9"/>
    <w:rsid w:val="00EE7E3C"/>
    <w:rsid w:val="00EE7FAB"/>
    <w:rsid w:val="00EF0A48"/>
    <w:rsid w:val="00EF379B"/>
    <w:rsid w:val="00EF4A3F"/>
    <w:rsid w:val="00EF4C48"/>
    <w:rsid w:val="00EF5787"/>
    <w:rsid w:val="00EF6B7E"/>
    <w:rsid w:val="00EF75BA"/>
    <w:rsid w:val="00F015E9"/>
    <w:rsid w:val="00F02AE8"/>
    <w:rsid w:val="00F041E7"/>
    <w:rsid w:val="00F05A40"/>
    <w:rsid w:val="00F07D53"/>
    <w:rsid w:val="00F110F6"/>
    <w:rsid w:val="00F11116"/>
    <w:rsid w:val="00F11B41"/>
    <w:rsid w:val="00F15AEB"/>
    <w:rsid w:val="00F166C4"/>
    <w:rsid w:val="00F1673C"/>
    <w:rsid w:val="00F16F17"/>
    <w:rsid w:val="00F174FB"/>
    <w:rsid w:val="00F17E41"/>
    <w:rsid w:val="00F20731"/>
    <w:rsid w:val="00F211CD"/>
    <w:rsid w:val="00F21724"/>
    <w:rsid w:val="00F22FFA"/>
    <w:rsid w:val="00F247AC"/>
    <w:rsid w:val="00F24B33"/>
    <w:rsid w:val="00F26FCA"/>
    <w:rsid w:val="00F273BA"/>
    <w:rsid w:val="00F279AC"/>
    <w:rsid w:val="00F33602"/>
    <w:rsid w:val="00F34DAB"/>
    <w:rsid w:val="00F363E4"/>
    <w:rsid w:val="00F365A1"/>
    <w:rsid w:val="00F4069D"/>
    <w:rsid w:val="00F40762"/>
    <w:rsid w:val="00F4112F"/>
    <w:rsid w:val="00F42CAE"/>
    <w:rsid w:val="00F43579"/>
    <w:rsid w:val="00F473C5"/>
    <w:rsid w:val="00F504FF"/>
    <w:rsid w:val="00F5077C"/>
    <w:rsid w:val="00F50E3B"/>
    <w:rsid w:val="00F51C41"/>
    <w:rsid w:val="00F53E46"/>
    <w:rsid w:val="00F55B2C"/>
    <w:rsid w:val="00F56677"/>
    <w:rsid w:val="00F60E8E"/>
    <w:rsid w:val="00F61316"/>
    <w:rsid w:val="00F6482E"/>
    <w:rsid w:val="00F6546F"/>
    <w:rsid w:val="00F65BB2"/>
    <w:rsid w:val="00F65E45"/>
    <w:rsid w:val="00F66860"/>
    <w:rsid w:val="00F66DED"/>
    <w:rsid w:val="00F67896"/>
    <w:rsid w:val="00F67A83"/>
    <w:rsid w:val="00F70973"/>
    <w:rsid w:val="00F71177"/>
    <w:rsid w:val="00F71857"/>
    <w:rsid w:val="00F72045"/>
    <w:rsid w:val="00F72D38"/>
    <w:rsid w:val="00F75DEF"/>
    <w:rsid w:val="00F762A6"/>
    <w:rsid w:val="00F7721B"/>
    <w:rsid w:val="00F775E5"/>
    <w:rsid w:val="00F77C5E"/>
    <w:rsid w:val="00F80401"/>
    <w:rsid w:val="00F810A0"/>
    <w:rsid w:val="00F817EB"/>
    <w:rsid w:val="00F82790"/>
    <w:rsid w:val="00F84AD6"/>
    <w:rsid w:val="00F86511"/>
    <w:rsid w:val="00F8734C"/>
    <w:rsid w:val="00F87E41"/>
    <w:rsid w:val="00F93E3E"/>
    <w:rsid w:val="00F9594F"/>
    <w:rsid w:val="00F9626E"/>
    <w:rsid w:val="00FA0042"/>
    <w:rsid w:val="00FA03BE"/>
    <w:rsid w:val="00FA1D4D"/>
    <w:rsid w:val="00FA1D80"/>
    <w:rsid w:val="00FA243A"/>
    <w:rsid w:val="00FA2F9F"/>
    <w:rsid w:val="00FA337E"/>
    <w:rsid w:val="00FA3C9A"/>
    <w:rsid w:val="00FA5275"/>
    <w:rsid w:val="00FB15A5"/>
    <w:rsid w:val="00FB1EC4"/>
    <w:rsid w:val="00FB2332"/>
    <w:rsid w:val="00FB64F2"/>
    <w:rsid w:val="00FB672A"/>
    <w:rsid w:val="00FB6934"/>
    <w:rsid w:val="00FB6BC0"/>
    <w:rsid w:val="00FB6E7A"/>
    <w:rsid w:val="00FC0137"/>
    <w:rsid w:val="00FC06C7"/>
    <w:rsid w:val="00FC1F11"/>
    <w:rsid w:val="00FC2ED1"/>
    <w:rsid w:val="00FC49BC"/>
    <w:rsid w:val="00FC4CA2"/>
    <w:rsid w:val="00FC5A06"/>
    <w:rsid w:val="00FC6028"/>
    <w:rsid w:val="00FC66F5"/>
    <w:rsid w:val="00FC7499"/>
    <w:rsid w:val="00FC75BE"/>
    <w:rsid w:val="00FC7F70"/>
    <w:rsid w:val="00FD10B7"/>
    <w:rsid w:val="00FD1F88"/>
    <w:rsid w:val="00FD2115"/>
    <w:rsid w:val="00FD2488"/>
    <w:rsid w:val="00FD5B6B"/>
    <w:rsid w:val="00FE2702"/>
    <w:rsid w:val="00FE2704"/>
    <w:rsid w:val="00FE31E7"/>
    <w:rsid w:val="00FE334E"/>
    <w:rsid w:val="00FE48F6"/>
    <w:rsid w:val="00FE709B"/>
    <w:rsid w:val="00FF17B1"/>
    <w:rsid w:val="00FF2324"/>
    <w:rsid w:val="00FF25AD"/>
    <w:rsid w:val="00FF2E59"/>
    <w:rsid w:val="00FF3AC9"/>
    <w:rsid w:val="00FF3C14"/>
    <w:rsid w:val="00FF4A21"/>
    <w:rsid w:val="00FF5008"/>
    <w:rsid w:val="00FF5152"/>
    <w:rsid w:val="00FF76D9"/>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E08E0F"/>
  <w15:chartTrackingRefBased/>
  <w15:docId w15:val="{C5D4C345-E7B4-4D71-8A82-A4B1D1A0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paragraph" w:styleId="Heading1">
    <w:name w:val="heading 1"/>
    <w:basedOn w:val="Normal"/>
    <w:next w:val="Normal"/>
    <w:link w:val="Heading1Char"/>
    <w:qFormat/>
    <w:rsid w:val="00F24B33"/>
    <w:pPr>
      <w:keepNext/>
      <w:jc w:val="center"/>
      <w:outlineLvl w:val="0"/>
    </w:pPr>
    <w:rPr>
      <w:rFonts w:ascii=".VnTimeH" w:hAnsi=".VnTimeH"/>
      <w:b/>
      <w:sz w:val="28"/>
      <w:szCs w:val="20"/>
      <w:lang w:val="en-AU" w:eastAsia="x-none"/>
    </w:rPr>
  </w:style>
  <w:style w:type="paragraph" w:styleId="Heading4">
    <w:name w:val="heading 4"/>
    <w:basedOn w:val="Normal"/>
    <w:next w:val="Normal"/>
    <w:link w:val="Heading4Char"/>
    <w:uiPriority w:val="99"/>
    <w:semiHidden/>
    <w:unhideWhenUsed/>
    <w:qFormat/>
    <w:rsid w:val="007B1298"/>
    <w:pPr>
      <w:keepNext/>
      <w:spacing w:before="240" w:after="60"/>
      <w:outlineLvl w:val="3"/>
    </w:pPr>
    <w:rPr>
      <w:rFonts w:ascii="Arial" w:hAnsi="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76BB"/>
    <w:pPr>
      <w:spacing w:before="100" w:beforeAutospacing="1" w:after="100" w:afterAutospacing="1"/>
    </w:pPr>
  </w:style>
  <w:style w:type="paragraph" w:styleId="FootnoteText">
    <w:name w:val="footnote text"/>
    <w:basedOn w:val="Normal"/>
    <w:link w:val="FootnoteTextChar"/>
    <w:unhideWhenUsed/>
    <w:rsid w:val="008876BB"/>
    <w:rPr>
      <w:sz w:val="20"/>
      <w:szCs w:val="20"/>
    </w:rPr>
  </w:style>
  <w:style w:type="character" w:customStyle="1" w:styleId="FootnoteTextChar">
    <w:name w:val="Footnote Text Char"/>
    <w:basedOn w:val="DefaultParagraphFont"/>
    <w:link w:val="FootnoteText"/>
    <w:rsid w:val="008876BB"/>
  </w:style>
  <w:style w:type="character" w:styleId="FootnoteReference">
    <w:name w:val="footnote reference"/>
    <w:semiHidden/>
    <w:unhideWhenUsed/>
    <w:rsid w:val="008876BB"/>
    <w:rPr>
      <w:vertAlign w:val="superscript"/>
    </w:rPr>
  </w:style>
  <w:style w:type="character" w:customStyle="1" w:styleId="Vnbnnidung">
    <w:name w:val="Văn bản nội dung_"/>
    <w:link w:val="Vnbnnidung0"/>
    <w:uiPriority w:val="99"/>
    <w:rsid w:val="00F24B33"/>
    <w:rPr>
      <w:rFonts w:ascii="Arial" w:eastAsia="Arial" w:hAnsi="Arial" w:cs="Arial"/>
      <w:shd w:val="clear" w:color="auto" w:fill="FFFFFF"/>
    </w:rPr>
  </w:style>
  <w:style w:type="paragraph" w:customStyle="1" w:styleId="Vnbnnidung0">
    <w:name w:val="Văn bản nội dung"/>
    <w:basedOn w:val="Normal"/>
    <w:link w:val="Vnbnnidung"/>
    <w:uiPriority w:val="99"/>
    <w:rsid w:val="00F24B33"/>
    <w:pPr>
      <w:widowControl w:val="0"/>
      <w:shd w:val="clear" w:color="auto" w:fill="FFFFFF"/>
      <w:spacing w:before="540" w:after="2460" w:line="0" w:lineRule="atLeast"/>
      <w:ind w:hanging="360"/>
      <w:jc w:val="center"/>
    </w:pPr>
    <w:rPr>
      <w:rFonts w:ascii="Arial" w:eastAsia="Arial" w:hAnsi="Arial" w:cs="Arial"/>
      <w:sz w:val="20"/>
      <w:szCs w:val="20"/>
    </w:rPr>
  </w:style>
  <w:style w:type="character" w:customStyle="1" w:styleId="Heading1Char">
    <w:name w:val="Heading 1 Char"/>
    <w:link w:val="Heading1"/>
    <w:rsid w:val="00F24B33"/>
    <w:rPr>
      <w:rFonts w:ascii=".VnTimeH" w:hAnsi=".VnTimeH"/>
      <w:b/>
      <w:sz w:val="28"/>
      <w:lang w:val="en-AU" w:eastAsia="x-none"/>
    </w:rPr>
  </w:style>
  <w:style w:type="paragraph" w:customStyle="1" w:styleId="Default">
    <w:name w:val="Default"/>
    <w:rsid w:val="00F07D53"/>
    <w:pPr>
      <w:autoSpaceDE w:val="0"/>
      <w:autoSpaceDN w:val="0"/>
      <w:adjustRightInd w:val="0"/>
    </w:pPr>
    <w:rPr>
      <w:color w:val="000000"/>
      <w:sz w:val="24"/>
      <w:szCs w:val="24"/>
      <w:lang w:val="en-US" w:eastAsia="en-US"/>
    </w:rPr>
  </w:style>
  <w:style w:type="character" w:customStyle="1" w:styleId="hps">
    <w:name w:val="hps"/>
    <w:rsid w:val="001A3E87"/>
  </w:style>
  <w:style w:type="paragraph" w:styleId="BalloonText">
    <w:name w:val="Balloon Text"/>
    <w:basedOn w:val="Normal"/>
    <w:link w:val="BalloonTextChar"/>
    <w:uiPriority w:val="99"/>
    <w:semiHidden/>
    <w:unhideWhenUsed/>
    <w:rsid w:val="00D80F37"/>
    <w:rPr>
      <w:rFonts w:ascii="Segoe UI" w:hAnsi="Segoe UI" w:cs="Segoe UI"/>
      <w:sz w:val="18"/>
      <w:szCs w:val="18"/>
    </w:rPr>
  </w:style>
  <w:style w:type="character" w:customStyle="1" w:styleId="BalloonTextChar">
    <w:name w:val="Balloon Text Char"/>
    <w:link w:val="BalloonText"/>
    <w:uiPriority w:val="99"/>
    <w:semiHidden/>
    <w:rsid w:val="00D80F37"/>
    <w:rPr>
      <w:rFonts w:ascii="Segoe UI" w:hAnsi="Segoe UI" w:cs="Segoe UI"/>
      <w:sz w:val="18"/>
      <w:szCs w:val="18"/>
    </w:rPr>
  </w:style>
  <w:style w:type="character" w:customStyle="1" w:styleId="fontstyle01">
    <w:name w:val="fontstyle01"/>
    <w:rsid w:val="00962918"/>
    <w:rPr>
      <w:rFonts w:ascii="TimesNewRomanPSMT" w:hAnsi="TimesNewRomanPSMT" w:hint="default"/>
      <w:b w:val="0"/>
      <w:bCs w:val="0"/>
      <w:i w:val="0"/>
      <w:iCs w:val="0"/>
      <w:color w:val="0000FF"/>
      <w:sz w:val="24"/>
      <w:szCs w:val="24"/>
    </w:rPr>
  </w:style>
  <w:style w:type="character" w:styleId="CommentReference">
    <w:name w:val="annotation reference"/>
    <w:uiPriority w:val="99"/>
    <w:semiHidden/>
    <w:unhideWhenUsed/>
    <w:rsid w:val="00CB4A43"/>
    <w:rPr>
      <w:sz w:val="16"/>
      <w:szCs w:val="16"/>
    </w:rPr>
  </w:style>
  <w:style w:type="paragraph" w:styleId="CommentText">
    <w:name w:val="annotation text"/>
    <w:basedOn w:val="Normal"/>
    <w:link w:val="CommentTextChar"/>
    <w:uiPriority w:val="99"/>
    <w:semiHidden/>
    <w:unhideWhenUsed/>
    <w:rsid w:val="00CB4A43"/>
    <w:rPr>
      <w:sz w:val="20"/>
      <w:szCs w:val="20"/>
    </w:rPr>
  </w:style>
  <w:style w:type="character" w:customStyle="1" w:styleId="CommentTextChar">
    <w:name w:val="Comment Text Char"/>
    <w:basedOn w:val="DefaultParagraphFont"/>
    <w:link w:val="CommentText"/>
    <w:uiPriority w:val="99"/>
    <w:semiHidden/>
    <w:rsid w:val="00CB4A43"/>
  </w:style>
  <w:style w:type="paragraph" w:styleId="Header">
    <w:name w:val="header"/>
    <w:aliases w:val="En-tête client,HeaderPort"/>
    <w:basedOn w:val="Normal"/>
    <w:link w:val="HeaderChar"/>
    <w:uiPriority w:val="99"/>
    <w:unhideWhenUsed/>
    <w:rsid w:val="00576E40"/>
    <w:pPr>
      <w:tabs>
        <w:tab w:val="center" w:pos="4680"/>
        <w:tab w:val="right" w:pos="9360"/>
      </w:tabs>
    </w:pPr>
  </w:style>
  <w:style w:type="character" w:customStyle="1" w:styleId="HeaderChar">
    <w:name w:val="Header Char"/>
    <w:aliases w:val="En-tête client Char,HeaderPort Char"/>
    <w:link w:val="Header"/>
    <w:uiPriority w:val="99"/>
    <w:rsid w:val="00576E40"/>
    <w:rPr>
      <w:sz w:val="24"/>
      <w:szCs w:val="24"/>
    </w:rPr>
  </w:style>
  <w:style w:type="paragraph" w:styleId="Footer">
    <w:name w:val="footer"/>
    <w:basedOn w:val="Normal"/>
    <w:link w:val="FooterChar"/>
    <w:uiPriority w:val="99"/>
    <w:unhideWhenUsed/>
    <w:rsid w:val="00576E40"/>
    <w:pPr>
      <w:tabs>
        <w:tab w:val="center" w:pos="4680"/>
        <w:tab w:val="right" w:pos="9360"/>
      </w:tabs>
    </w:pPr>
  </w:style>
  <w:style w:type="character" w:customStyle="1" w:styleId="FooterChar">
    <w:name w:val="Footer Char"/>
    <w:link w:val="Footer"/>
    <w:uiPriority w:val="99"/>
    <w:rsid w:val="00576E40"/>
    <w:rPr>
      <w:sz w:val="24"/>
      <w:szCs w:val="24"/>
    </w:rPr>
  </w:style>
  <w:style w:type="character" w:customStyle="1" w:styleId="BodyTextChar">
    <w:name w:val="Body Text Char"/>
    <w:link w:val="BodyText"/>
    <w:rsid w:val="0082162D"/>
    <w:rPr>
      <w:sz w:val="26"/>
      <w:szCs w:val="26"/>
      <w:shd w:val="clear" w:color="auto" w:fill="FFFFFF"/>
    </w:rPr>
  </w:style>
  <w:style w:type="paragraph" w:styleId="BodyText">
    <w:name w:val="Body Text"/>
    <w:basedOn w:val="Normal"/>
    <w:link w:val="BodyTextChar"/>
    <w:qFormat/>
    <w:rsid w:val="0082162D"/>
    <w:pPr>
      <w:widowControl w:val="0"/>
      <w:shd w:val="clear" w:color="auto" w:fill="FFFFFF"/>
      <w:spacing w:after="220" w:line="259" w:lineRule="auto"/>
      <w:ind w:firstLine="400"/>
      <w:jc w:val="both"/>
    </w:pPr>
    <w:rPr>
      <w:sz w:val="26"/>
      <w:szCs w:val="26"/>
    </w:rPr>
  </w:style>
  <w:style w:type="character" w:customStyle="1" w:styleId="BodyTextChar1">
    <w:name w:val="Body Text Char1"/>
    <w:uiPriority w:val="99"/>
    <w:semiHidden/>
    <w:rsid w:val="0082162D"/>
    <w:rPr>
      <w:sz w:val="24"/>
      <w:szCs w:val="24"/>
    </w:rPr>
  </w:style>
  <w:style w:type="character" w:customStyle="1" w:styleId="Heading4Char">
    <w:name w:val="Heading 4 Char"/>
    <w:link w:val="Heading4"/>
    <w:uiPriority w:val="99"/>
    <w:semiHidden/>
    <w:rsid w:val="007B1298"/>
    <w:rPr>
      <w:rFonts w:ascii="Arial" w:eastAsia="Times New Roman" w:hAnsi="Arial" w:cs="Times New Roman"/>
      <w:b/>
      <w:bCs/>
      <w:sz w:val="28"/>
      <w:szCs w:val="28"/>
      <w:lang w:val="en-US" w:eastAsia="en-US"/>
    </w:rPr>
  </w:style>
  <w:style w:type="table" w:styleId="TableGrid">
    <w:name w:val="Table Grid"/>
    <w:basedOn w:val="TableNormal"/>
    <w:uiPriority w:val="39"/>
    <w:rsid w:val="00EF75BA"/>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B05351"/>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3A16F2"/>
    <w:rPr>
      <w:b/>
      <w:bCs/>
    </w:rPr>
  </w:style>
  <w:style w:type="character" w:customStyle="1" w:styleId="CommentSubjectChar">
    <w:name w:val="Comment Subject Char"/>
    <w:link w:val="CommentSubject"/>
    <w:uiPriority w:val="99"/>
    <w:semiHidden/>
    <w:rsid w:val="003A16F2"/>
    <w:rPr>
      <w:b/>
      <w:bCs/>
      <w:lang w:eastAsia="en-US"/>
    </w:rPr>
  </w:style>
  <w:style w:type="paragraph" w:customStyle="1" w:styleId="n-dieund-p">
    <w:name w:val="n-dieund-p"/>
    <w:basedOn w:val="Normal"/>
    <w:rsid w:val="00A059FF"/>
    <w:pPr>
      <w:jc w:val="both"/>
    </w:pPr>
    <w:rPr>
      <w:sz w:val="20"/>
      <w:szCs w:val="20"/>
    </w:rPr>
  </w:style>
  <w:style w:type="paragraph" w:styleId="ListParagraph">
    <w:name w:val="List Paragraph"/>
    <w:basedOn w:val="Normal"/>
    <w:uiPriority w:val="34"/>
    <w:qFormat/>
    <w:rsid w:val="00FF5152"/>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064899">
      <w:bodyDiv w:val="1"/>
      <w:marLeft w:val="0"/>
      <w:marRight w:val="0"/>
      <w:marTop w:val="0"/>
      <w:marBottom w:val="0"/>
      <w:divBdr>
        <w:top w:val="none" w:sz="0" w:space="0" w:color="auto"/>
        <w:left w:val="none" w:sz="0" w:space="0" w:color="auto"/>
        <w:bottom w:val="none" w:sz="0" w:space="0" w:color="auto"/>
        <w:right w:val="none" w:sz="0" w:space="0" w:color="auto"/>
      </w:divBdr>
    </w:div>
    <w:div w:id="808088713">
      <w:bodyDiv w:val="1"/>
      <w:marLeft w:val="0"/>
      <w:marRight w:val="0"/>
      <w:marTop w:val="0"/>
      <w:marBottom w:val="0"/>
      <w:divBdr>
        <w:top w:val="none" w:sz="0" w:space="0" w:color="auto"/>
        <w:left w:val="none" w:sz="0" w:space="0" w:color="auto"/>
        <w:bottom w:val="none" w:sz="0" w:space="0" w:color="auto"/>
        <w:right w:val="none" w:sz="0" w:space="0" w:color="auto"/>
      </w:divBdr>
    </w:div>
    <w:div w:id="992831057">
      <w:bodyDiv w:val="1"/>
      <w:marLeft w:val="0"/>
      <w:marRight w:val="0"/>
      <w:marTop w:val="0"/>
      <w:marBottom w:val="0"/>
      <w:divBdr>
        <w:top w:val="none" w:sz="0" w:space="0" w:color="auto"/>
        <w:left w:val="none" w:sz="0" w:space="0" w:color="auto"/>
        <w:bottom w:val="none" w:sz="0" w:space="0" w:color="auto"/>
        <w:right w:val="none" w:sz="0" w:space="0" w:color="auto"/>
      </w:divBdr>
    </w:div>
    <w:div w:id="997273623">
      <w:bodyDiv w:val="1"/>
      <w:marLeft w:val="0"/>
      <w:marRight w:val="0"/>
      <w:marTop w:val="0"/>
      <w:marBottom w:val="0"/>
      <w:divBdr>
        <w:top w:val="none" w:sz="0" w:space="0" w:color="auto"/>
        <w:left w:val="none" w:sz="0" w:space="0" w:color="auto"/>
        <w:bottom w:val="none" w:sz="0" w:space="0" w:color="auto"/>
        <w:right w:val="none" w:sz="0" w:space="0" w:color="auto"/>
      </w:divBdr>
    </w:div>
    <w:div w:id="1684670707">
      <w:bodyDiv w:val="1"/>
      <w:marLeft w:val="0"/>
      <w:marRight w:val="0"/>
      <w:marTop w:val="0"/>
      <w:marBottom w:val="0"/>
      <w:divBdr>
        <w:top w:val="none" w:sz="0" w:space="0" w:color="auto"/>
        <w:left w:val="none" w:sz="0" w:space="0" w:color="auto"/>
        <w:bottom w:val="none" w:sz="0" w:space="0" w:color="auto"/>
        <w:right w:val="none" w:sz="0" w:space="0" w:color="auto"/>
      </w:divBdr>
    </w:div>
    <w:div w:id="1746415814">
      <w:bodyDiv w:val="1"/>
      <w:marLeft w:val="0"/>
      <w:marRight w:val="0"/>
      <w:marTop w:val="0"/>
      <w:marBottom w:val="0"/>
      <w:divBdr>
        <w:top w:val="none" w:sz="0" w:space="0" w:color="auto"/>
        <w:left w:val="none" w:sz="0" w:space="0" w:color="auto"/>
        <w:bottom w:val="none" w:sz="0" w:space="0" w:color="auto"/>
        <w:right w:val="none" w:sz="0" w:space="0" w:color="auto"/>
      </w:divBdr>
    </w:div>
    <w:div w:id="1766919490">
      <w:bodyDiv w:val="1"/>
      <w:marLeft w:val="0"/>
      <w:marRight w:val="0"/>
      <w:marTop w:val="0"/>
      <w:marBottom w:val="0"/>
      <w:divBdr>
        <w:top w:val="none" w:sz="0" w:space="0" w:color="auto"/>
        <w:left w:val="none" w:sz="0" w:space="0" w:color="auto"/>
        <w:bottom w:val="none" w:sz="0" w:space="0" w:color="auto"/>
        <w:right w:val="none" w:sz="0" w:space="0" w:color="auto"/>
      </w:divBdr>
    </w:div>
    <w:div w:id="1973703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ustoms.gov.vn/SitePages/Tariff.aspx?portlet=DetailsImportTax&amp;code=29051900"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ustoms.gov.vn/SitePages/Tariff.aspx?portlet=DetailsImportTax&amp;code=2930909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ustoms.gov.vn/SitePages/Tariff.aspx?portlet=DetailsImportTax&amp;code=29209090" TargetMode="External"/><Relationship Id="rId5" Type="http://schemas.openxmlformats.org/officeDocument/2006/relationships/numbering" Target="numbering.xml"/><Relationship Id="rId15" Type="http://schemas.openxmlformats.org/officeDocument/2006/relationships/hyperlink" Target="http://www.customs.gov.vn/SitePages/Tariff.aspx?portlet=DetailsImportTax&amp;code=2811299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ustoms.gov.vn/SitePages/Tariff.aspx?portlet=DetailsImportTax&amp;code=29209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015DF-60A9-43BB-8DF2-0B0D3F37A2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49162A-5D2C-4B20-8AD9-BE37F7F328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68881F9-E72C-4823-A3C9-78EEDF6E602F}">
  <ds:schemaRefs>
    <ds:schemaRef ds:uri="http://schemas.microsoft.com/sharepoint/v3/contenttype/forms"/>
  </ds:schemaRefs>
</ds:datastoreItem>
</file>

<file path=customXml/itemProps4.xml><?xml version="1.0" encoding="utf-8"?>
<ds:datastoreItem xmlns:ds="http://schemas.openxmlformats.org/officeDocument/2006/customXml" ds:itemID="{4D50B109-B21F-429C-AB10-3331DC67F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16595</Words>
  <Characters>59386</Characters>
  <Application>Microsoft Office Word</Application>
  <DocSecurity>0</DocSecurity>
  <Lines>494</Lines>
  <Paragraphs>151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75830</CharactersWithSpaces>
  <SharedDoc>false</SharedDoc>
  <HLinks>
    <vt:vector size="30" baseType="variant">
      <vt:variant>
        <vt:i4>8257592</vt:i4>
      </vt:variant>
      <vt:variant>
        <vt:i4>12</vt:i4>
      </vt:variant>
      <vt:variant>
        <vt:i4>0</vt:i4>
      </vt:variant>
      <vt:variant>
        <vt:i4>5</vt:i4>
      </vt:variant>
      <vt:variant>
        <vt:lpwstr>http://www.customs.gov.vn/SitePages/Tariff.aspx?portlet=DetailsImportTax&amp;code=28112990</vt:lpwstr>
      </vt:variant>
      <vt:variant>
        <vt:lpwstr/>
      </vt:variant>
      <vt:variant>
        <vt:i4>7798832</vt:i4>
      </vt:variant>
      <vt:variant>
        <vt:i4>9</vt:i4>
      </vt:variant>
      <vt:variant>
        <vt:i4>0</vt:i4>
      </vt:variant>
      <vt:variant>
        <vt:i4>5</vt:i4>
      </vt:variant>
      <vt:variant>
        <vt:lpwstr>http://www.customs.gov.vn/SitePages/Tariff.aspx?portlet=DetailsImportTax&amp;code=29209090</vt:lpwstr>
      </vt:variant>
      <vt:variant>
        <vt:lpwstr/>
      </vt:variant>
      <vt:variant>
        <vt:i4>8060979</vt:i4>
      </vt:variant>
      <vt:variant>
        <vt:i4>6</vt:i4>
      </vt:variant>
      <vt:variant>
        <vt:i4>0</vt:i4>
      </vt:variant>
      <vt:variant>
        <vt:i4>5</vt:i4>
      </vt:variant>
      <vt:variant>
        <vt:lpwstr>http://www.customs.gov.vn/SitePages/Tariff.aspx?portlet=DetailsImportTax&amp;code=29051900</vt:lpwstr>
      </vt:variant>
      <vt:variant>
        <vt:lpwstr/>
      </vt:variant>
      <vt:variant>
        <vt:i4>7798833</vt:i4>
      </vt:variant>
      <vt:variant>
        <vt:i4>3</vt:i4>
      </vt:variant>
      <vt:variant>
        <vt:i4>0</vt:i4>
      </vt:variant>
      <vt:variant>
        <vt:i4>5</vt:i4>
      </vt:variant>
      <vt:variant>
        <vt:lpwstr>http://www.customs.gov.vn/SitePages/Tariff.aspx?portlet=DetailsImportTax&amp;code=29309090</vt:lpwstr>
      </vt:variant>
      <vt:variant>
        <vt:lpwstr/>
      </vt:variant>
      <vt:variant>
        <vt:i4>7798832</vt:i4>
      </vt:variant>
      <vt:variant>
        <vt:i4>0</vt:i4>
      </vt:variant>
      <vt:variant>
        <vt:i4>0</vt:i4>
      </vt:variant>
      <vt:variant>
        <vt:i4>5</vt:i4>
      </vt:variant>
      <vt:variant>
        <vt:lpwstr>http://www.customs.gov.vn/SitePages/Tariff.aspx?portlet=DetailsImportTax&amp;code=29209090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tukhiem</dc:creator>
  <cp:keywords/>
  <cp:lastModifiedBy>Tran Hanh Mr</cp:lastModifiedBy>
  <cp:revision>2</cp:revision>
  <cp:lastPrinted>2024-03-26T11:46:00Z</cp:lastPrinted>
  <dcterms:created xsi:type="dcterms:W3CDTF">2024-03-26T11:47:00Z</dcterms:created>
  <dcterms:modified xsi:type="dcterms:W3CDTF">2024-03-26T11:47:00Z</dcterms:modified>
</cp:coreProperties>
</file>